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Default="0032738F">
          <w:pPr>
            <w:pStyle w:val="TOCHeading"/>
          </w:pPr>
          <w:r>
            <w:t>Contents</w:t>
          </w:r>
        </w:p>
        <w:p w14:paraId="02CBDB3E" w14:textId="188C0D68" w:rsidR="008A78BF" w:rsidRDefault="0032738F">
          <w:pPr>
            <w:pStyle w:val="TOC1"/>
            <w:tabs>
              <w:tab w:val="right" w:leader="dot" w:pos="9016"/>
            </w:tabs>
            <w:rPr>
              <w:noProof/>
              <w:lang w:val="en-US" w:eastAsia="en-US"/>
            </w:rPr>
          </w:pPr>
          <w:r>
            <w:fldChar w:fldCharType="begin"/>
          </w:r>
          <w:r>
            <w:instrText xml:space="preserve"> TOC \o "1-3" \h \z \u </w:instrText>
          </w:r>
          <w:r>
            <w:fldChar w:fldCharType="separate"/>
          </w:r>
          <w:hyperlink w:anchor="_Toc214669658" w:history="1">
            <w:r w:rsidR="008A78BF" w:rsidRPr="00FA0A4A">
              <w:rPr>
                <w:rStyle w:val="Hyperlink"/>
                <w:noProof/>
              </w:rPr>
              <w:t>Video 0 - Welcome to the Central Bank of Armenia</w:t>
            </w:r>
            <w:r w:rsidR="008A78BF">
              <w:rPr>
                <w:noProof/>
                <w:webHidden/>
              </w:rPr>
              <w:tab/>
            </w:r>
            <w:r w:rsidR="008A78BF">
              <w:rPr>
                <w:noProof/>
                <w:webHidden/>
              </w:rPr>
              <w:fldChar w:fldCharType="begin"/>
            </w:r>
            <w:r w:rsidR="008A78BF">
              <w:rPr>
                <w:noProof/>
                <w:webHidden/>
              </w:rPr>
              <w:instrText xml:space="preserve"> PAGEREF _Toc214669658 \h </w:instrText>
            </w:r>
            <w:r w:rsidR="008A78BF">
              <w:rPr>
                <w:noProof/>
                <w:webHidden/>
              </w:rPr>
            </w:r>
            <w:r w:rsidR="008A78BF">
              <w:rPr>
                <w:noProof/>
                <w:webHidden/>
              </w:rPr>
              <w:fldChar w:fldCharType="separate"/>
            </w:r>
            <w:r w:rsidR="004F65DD">
              <w:rPr>
                <w:noProof/>
                <w:webHidden/>
              </w:rPr>
              <w:t>2</w:t>
            </w:r>
            <w:r w:rsidR="008A78BF">
              <w:rPr>
                <w:noProof/>
                <w:webHidden/>
              </w:rPr>
              <w:fldChar w:fldCharType="end"/>
            </w:r>
          </w:hyperlink>
        </w:p>
        <w:p w14:paraId="61A6794B" w14:textId="641375EF" w:rsidR="008A78BF" w:rsidRDefault="008A78BF">
          <w:pPr>
            <w:pStyle w:val="TOC1"/>
            <w:tabs>
              <w:tab w:val="right" w:leader="dot" w:pos="9016"/>
            </w:tabs>
            <w:rPr>
              <w:noProof/>
              <w:lang w:val="en-US" w:eastAsia="en-US"/>
            </w:rPr>
          </w:pPr>
          <w:hyperlink w:anchor="_Toc214669659" w:history="1">
            <w:r w:rsidRPr="00FA0A4A">
              <w:rPr>
                <w:rStyle w:val="Hyperlink"/>
                <w:noProof/>
              </w:rPr>
              <w:t>Video 1 - Lessons from the 1970s: The “Great Inflation”</w:t>
            </w:r>
            <w:r>
              <w:rPr>
                <w:noProof/>
                <w:webHidden/>
              </w:rPr>
              <w:tab/>
            </w:r>
            <w:r>
              <w:rPr>
                <w:noProof/>
                <w:webHidden/>
              </w:rPr>
              <w:fldChar w:fldCharType="begin"/>
            </w:r>
            <w:r>
              <w:rPr>
                <w:noProof/>
                <w:webHidden/>
              </w:rPr>
              <w:instrText xml:space="preserve"> PAGEREF _Toc214669659 \h </w:instrText>
            </w:r>
            <w:r>
              <w:rPr>
                <w:noProof/>
                <w:webHidden/>
              </w:rPr>
            </w:r>
            <w:r>
              <w:rPr>
                <w:noProof/>
                <w:webHidden/>
              </w:rPr>
              <w:fldChar w:fldCharType="separate"/>
            </w:r>
            <w:r w:rsidR="004F65DD">
              <w:rPr>
                <w:noProof/>
                <w:webHidden/>
              </w:rPr>
              <w:t>5</w:t>
            </w:r>
            <w:r>
              <w:rPr>
                <w:noProof/>
                <w:webHidden/>
              </w:rPr>
              <w:fldChar w:fldCharType="end"/>
            </w:r>
          </w:hyperlink>
        </w:p>
        <w:p w14:paraId="4A880CB0" w14:textId="59A044B0" w:rsidR="008A78BF" w:rsidRDefault="008A78BF">
          <w:pPr>
            <w:pStyle w:val="TOC1"/>
            <w:tabs>
              <w:tab w:val="right" w:leader="dot" w:pos="9016"/>
            </w:tabs>
            <w:rPr>
              <w:noProof/>
              <w:lang w:val="en-US" w:eastAsia="en-US"/>
            </w:rPr>
          </w:pPr>
          <w:hyperlink w:anchor="_Toc214669660" w:history="1">
            <w:r w:rsidRPr="00FA0A4A">
              <w:rPr>
                <w:rStyle w:val="Hyperlink"/>
                <w:noProof/>
              </w:rPr>
              <w:t>Video 2 - Monetary Targeting: Controlling Money to Control Inflation</w:t>
            </w:r>
            <w:r>
              <w:rPr>
                <w:noProof/>
                <w:webHidden/>
              </w:rPr>
              <w:tab/>
            </w:r>
            <w:r>
              <w:rPr>
                <w:noProof/>
                <w:webHidden/>
              </w:rPr>
              <w:fldChar w:fldCharType="begin"/>
            </w:r>
            <w:r>
              <w:rPr>
                <w:noProof/>
                <w:webHidden/>
              </w:rPr>
              <w:instrText xml:space="preserve"> PAGEREF _Toc214669660 \h </w:instrText>
            </w:r>
            <w:r>
              <w:rPr>
                <w:noProof/>
                <w:webHidden/>
              </w:rPr>
            </w:r>
            <w:r>
              <w:rPr>
                <w:noProof/>
                <w:webHidden/>
              </w:rPr>
              <w:fldChar w:fldCharType="separate"/>
            </w:r>
            <w:r w:rsidR="004F65DD">
              <w:rPr>
                <w:noProof/>
                <w:webHidden/>
              </w:rPr>
              <w:t>10</w:t>
            </w:r>
            <w:r>
              <w:rPr>
                <w:noProof/>
                <w:webHidden/>
              </w:rPr>
              <w:fldChar w:fldCharType="end"/>
            </w:r>
          </w:hyperlink>
        </w:p>
        <w:p w14:paraId="605B8FA1" w14:textId="7477FF3B" w:rsidR="008A78BF" w:rsidRDefault="008A78BF">
          <w:pPr>
            <w:pStyle w:val="TOC1"/>
            <w:tabs>
              <w:tab w:val="right" w:leader="dot" w:pos="9016"/>
            </w:tabs>
            <w:rPr>
              <w:noProof/>
              <w:lang w:val="en-US" w:eastAsia="en-US"/>
            </w:rPr>
          </w:pPr>
          <w:hyperlink w:anchor="_Toc214669661" w:history="1">
            <w:r w:rsidRPr="00FA0A4A">
              <w:rPr>
                <w:rStyle w:val="Hyperlink"/>
                <w:noProof/>
              </w:rPr>
              <w:t>Video 3 - The Birth of Inflation Targeting: A New Era in Monetary Policy</w:t>
            </w:r>
            <w:r>
              <w:rPr>
                <w:noProof/>
                <w:webHidden/>
              </w:rPr>
              <w:tab/>
            </w:r>
            <w:r>
              <w:rPr>
                <w:noProof/>
                <w:webHidden/>
              </w:rPr>
              <w:fldChar w:fldCharType="begin"/>
            </w:r>
            <w:r>
              <w:rPr>
                <w:noProof/>
                <w:webHidden/>
              </w:rPr>
              <w:instrText xml:space="preserve"> PAGEREF _Toc214669661 \h </w:instrText>
            </w:r>
            <w:r>
              <w:rPr>
                <w:noProof/>
                <w:webHidden/>
              </w:rPr>
            </w:r>
            <w:r>
              <w:rPr>
                <w:noProof/>
                <w:webHidden/>
              </w:rPr>
              <w:fldChar w:fldCharType="separate"/>
            </w:r>
            <w:r w:rsidR="004F65DD">
              <w:rPr>
                <w:noProof/>
                <w:webHidden/>
              </w:rPr>
              <w:t>16</w:t>
            </w:r>
            <w:r>
              <w:rPr>
                <w:noProof/>
                <w:webHidden/>
              </w:rPr>
              <w:fldChar w:fldCharType="end"/>
            </w:r>
          </w:hyperlink>
        </w:p>
        <w:p w14:paraId="33A20F92" w14:textId="3A877ED5" w:rsidR="008A78BF" w:rsidRDefault="008A78BF">
          <w:pPr>
            <w:pStyle w:val="TOC1"/>
            <w:tabs>
              <w:tab w:val="right" w:leader="dot" w:pos="9016"/>
            </w:tabs>
            <w:rPr>
              <w:noProof/>
              <w:lang w:val="en-US" w:eastAsia="en-US"/>
            </w:rPr>
          </w:pPr>
          <w:hyperlink w:anchor="_Toc214669662" w:history="1">
            <w:r w:rsidRPr="00FA0A4A">
              <w:rPr>
                <w:rStyle w:val="Hyperlink"/>
                <w:noProof/>
              </w:rPr>
              <w:t>Video 4 - Principles 1 &amp; 2 A Clear Nominal Anchor and Consistency Between Objectives</w:t>
            </w:r>
            <w:r>
              <w:rPr>
                <w:noProof/>
                <w:webHidden/>
              </w:rPr>
              <w:tab/>
            </w:r>
            <w:r>
              <w:rPr>
                <w:noProof/>
                <w:webHidden/>
              </w:rPr>
              <w:fldChar w:fldCharType="begin"/>
            </w:r>
            <w:r>
              <w:rPr>
                <w:noProof/>
                <w:webHidden/>
              </w:rPr>
              <w:instrText xml:space="preserve"> PAGEREF _Toc214669662 \h </w:instrText>
            </w:r>
            <w:r>
              <w:rPr>
                <w:noProof/>
                <w:webHidden/>
              </w:rPr>
            </w:r>
            <w:r>
              <w:rPr>
                <w:noProof/>
                <w:webHidden/>
              </w:rPr>
              <w:fldChar w:fldCharType="separate"/>
            </w:r>
            <w:r w:rsidR="004F65DD">
              <w:rPr>
                <w:noProof/>
                <w:webHidden/>
              </w:rPr>
              <w:t>22</w:t>
            </w:r>
            <w:r>
              <w:rPr>
                <w:noProof/>
                <w:webHidden/>
              </w:rPr>
              <w:fldChar w:fldCharType="end"/>
            </w:r>
          </w:hyperlink>
        </w:p>
        <w:p w14:paraId="6B3C2615" w14:textId="7B1989B7" w:rsidR="008A78BF" w:rsidRDefault="008A78BF">
          <w:pPr>
            <w:pStyle w:val="TOC1"/>
            <w:tabs>
              <w:tab w:val="right" w:leader="dot" w:pos="9016"/>
            </w:tabs>
            <w:rPr>
              <w:noProof/>
              <w:lang w:val="en-US" w:eastAsia="en-US"/>
            </w:rPr>
          </w:pPr>
          <w:hyperlink w:anchor="_Toc214669663" w:history="1">
            <w:r w:rsidRPr="00FA0A4A">
              <w:rPr>
                <w:rStyle w:val="Hyperlink"/>
                <w:noProof/>
              </w:rPr>
              <w:t>Video 5 - Principles 3 &amp; 4: MP and Other Policies — The Inflation–Output Trade-Off</w:t>
            </w:r>
            <w:r>
              <w:rPr>
                <w:noProof/>
                <w:webHidden/>
              </w:rPr>
              <w:tab/>
            </w:r>
            <w:r>
              <w:rPr>
                <w:noProof/>
                <w:webHidden/>
              </w:rPr>
              <w:fldChar w:fldCharType="begin"/>
            </w:r>
            <w:r>
              <w:rPr>
                <w:noProof/>
                <w:webHidden/>
              </w:rPr>
              <w:instrText xml:space="preserve"> PAGEREF _Toc214669663 \h </w:instrText>
            </w:r>
            <w:r>
              <w:rPr>
                <w:noProof/>
                <w:webHidden/>
              </w:rPr>
            </w:r>
            <w:r>
              <w:rPr>
                <w:noProof/>
                <w:webHidden/>
              </w:rPr>
              <w:fldChar w:fldCharType="separate"/>
            </w:r>
            <w:r w:rsidR="004F65DD">
              <w:rPr>
                <w:noProof/>
                <w:webHidden/>
              </w:rPr>
              <w:t>26</w:t>
            </w:r>
            <w:r>
              <w:rPr>
                <w:noProof/>
                <w:webHidden/>
              </w:rPr>
              <w:fldChar w:fldCharType="end"/>
            </w:r>
          </w:hyperlink>
        </w:p>
        <w:p w14:paraId="7D8DEFDB" w14:textId="1DC5379B" w:rsidR="008A78BF" w:rsidRDefault="008A78BF">
          <w:pPr>
            <w:pStyle w:val="TOC1"/>
            <w:tabs>
              <w:tab w:val="right" w:leader="dot" w:pos="9016"/>
            </w:tabs>
            <w:rPr>
              <w:noProof/>
              <w:lang w:val="en-US" w:eastAsia="en-US"/>
            </w:rPr>
          </w:pPr>
          <w:hyperlink w:anchor="_Toc214669664" w:history="1">
            <w:r w:rsidRPr="00FA0A4A">
              <w:rPr>
                <w:rStyle w:val="Hyperlink"/>
                <w:noProof/>
              </w:rPr>
              <w:t>Video 5.1 - Monetary Policy Transmission Mechanisms</w:t>
            </w:r>
            <w:r>
              <w:rPr>
                <w:noProof/>
                <w:webHidden/>
              </w:rPr>
              <w:tab/>
            </w:r>
            <w:r>
              <w:rPr>
                <w:noProof/>
                <w:webHidden/>
              </w:rPr>
              <w:fldChar w:fldCharType="begin"/>
            </w:r>
            <w:r>
              <w:rPr>
                <w:noProof/>
                <w:webHidden/>
              </w:rPr>
              <w:instrText xml:space="preserve"> PAGEREF _Toc214669664 \h </w:instrText>
            </w:r>
            <w:r>
              <w:rPr>
                <w:noProof/>
                <w:webHidden/>
              </w:rPr>
            </w:r>
            <w:r>
              <w:rPr>
                <w:noProof/>
                <w:webHidden/>
              </w:rPr>
              <w:fldChar w:fldCharType="separate"/>
            </w:r>
            <w:r w:rsidR="004F65DD">
              <w:rPr>
                <w:noProof/>
                <w:webHidden/>
              </w:rPr>
              <w:t>33</w:t>
            </w:r>
            <w:r>
              <w:rPr>
                <w:noProof/>
                <w:webHidden/>
              </w:rPr>
              <w:fldChar w:fldCharType="end"/>
            </w:r>
          </w:hyperlink>
        </w:p>
        <w:p w14:paraId="4937AB0E" w14:textId="31F2EE2E" w:rsidR="008A78BF" w:rsidRDefault="008A78BF">
          <w:pPr>
            <w:pStyle w:val="TOC1"/>
            <w:tabs>
              <w:tab w:val="right" w:leader="dot" w:pos="9016"/>
            </w:tabs>
            <w:rPr>
              <w:noProof/>
              <w:lang w:val="en-US" w:eastAsia="en-US"/>
            </w:rPr>
          </w:pPr>
          <w:hyperlink w:anchor="_Toc214669665" w:history="1">
            <w:r w:rsidRPr="00FA0A4A">
              <w:rPr>
                <w:rStyle w:val="Hyperlink"/>
                <w:noProof/>
              </w:rPr>
              <w:t>Video 6 - Principles 5 &amp; 6: Independence, Transparency, and Accountability</w:t>
            </w:r>
            <w:r>
              <w:rPr>
                <w:noProof/>
                <w:webHidden/>
              </w:rPr>
              <w:tab/>
            </w:r>
            <w:r>
              <w:rPr>
                <w:noProof/>
                <w:webHidden/>
              </w:rPr>
              <w:fldChar w:fldCharType="begin"/>
            </w:r>
            <w:r>
              <w:rPr>
                <w:noProof/>
                <w:webHidden/>
              </w:rPr>
              <w:instrText xml:space="preserve"> PAGEREF _Toc214669665 \h </w:instrText>
            </w:r>
            <w:r>
              <w:rPr>
                <w:noProof/>
                <w:webHidden/>
              </w:rPr>
            </w:r>
            <w:r>
              <w:rPr>
                <w:noProof/>
                <w:webHidden/>
              </w:rPr>
              <w:fldChar w:fldCharType="separate"/>
            </w:r>
            <w:r w:rsidR="004F65DD">
              <w:rPr>
                <w:noProof/>
                <w:webHidden/>
              </w:rPr>
              <w:t>38</w:t>
            </w:r>
            <w:r>
              <w:rPr>
                <w:noProof/>
                <w:webHidden/>
              </w:rPr>
              <w:fldChar w:fldCharType="end"/>
            </w:r>
          </w:hyperlink>
        </w:p>
        <w:p w14:paraId="77AA13B8" w14:textId="4FA82F61" w:rsidR="008A78BF" w:rsidRDefault="008A78BF">
          <w:pPr>
            <w:pStyle w:val="TOC1"/>
            <w:tabs>
              <w:tab w:val="right" w:leader="dot" w:pos="9016"/>
            </w:tabs>
            <w:rPr>
              <w:noProof/>
              <w:lang w:val="en-US" w:eastAsia="en-US"/>
            </w:rPr>
          </w:pPr>
          <w:hyperlink w:anchor="_Toc214669666" w:history="1">
            <w:r w:rsidRPr="00FA0A4A">
              <w:rPr>
                <w:rStyle w:val="Hyperlink"/>
                <w:noProof/>
              </w:rPr>
              <w:t>Video 7 - When the World Changed: The Limits of FPAS Mark I</w:t>
            </w:r>
            <w:r>
              <w:rPr>
                <w:noProof/>
                <w:webHidden/>
              </w:rPr>
              <w:tab/>
            </w:r>
            <w:r>
              <w:rPr>
                <w:noProof/>
                <w:webHidden/>
              </w:rPr>
              <w:fldChar w:fldCharType="begin"/>
            </w:r>
            <w:r>
              <w:rPr>
                <w:noProof/>
                <w:webHidden/>
              </w:rPr>
              <w:instrText xml:space="preserve"> PAGEREF _Toc214669666 \h </w:instrText>
            </w:r>
            <w:r>
              <w:rPr>
                <w:noProof/>
                <w:webHidden/>
              </w:rPr>
            </w:r>
            <w:r>
              <w:rPr>
                <w:noProof/>
                <w:webHidden/>
              </w:rPr>
              <w:fldChar w:fldCharType="separate"/>
            </w:r>
            <w:r w:rsidR="004F65DD">
              <w:rPr>
                <w:noProof/>
                <w:webHidden/>
              </w:rPr>
              <w:t>43</w:t>
            </w:r>
            <w:r>
              <w:rPr>
                <w:noProof/>
                <w:webHidden/>
              </w:rPr>
              <w:fldChar w:fldCharType="end"/>
            </w:r>
          </w:hyperlink>
        </w:p>
        <w:p w14:paraId="52C37FAA" w14:textId="022E7FD2" w:rsidR="008A78BF" w:rsidRDefault="008A78BF">
          <w:pPr>
            <w:pStyle w:val="TOC1"/>
            <w:tabs>
              <w:tab w:val="right" w:leader="dot" w:pos="9016"/>
            </w:tabs>
            <w:rPr>
              <w:noProof/>
              <w:lang w:val="en-US" w:eastAsia="en-US"/>
            </w:rPr>
          </w:pPr>
          <w:hyperlink w:anchor="_Toc214669667" w:history="1">
            <w:r w:rsidRPr="00FA0A4A">
              <w:rPr>
                <w:rStyle w:val="Hyperlink"/>
                <w:noProof/>
              </w:rPr>
              <w:t>Video 8 - FPAS Mark II: The Least-Regrets Mindset</w:t>
            </w:r>
            <w:r>
              <w:rPr>
                <w:noProof/>
                <w:webHidden/>
              </w:rPr>
              <w:tab/>
            </w:r>
            <w:r>
              <w:rPr>
                <w:noProof/>
                <w:webHidden/>
              </w:rPr>
              <w:fldChar w:fldCharType="begin"/>
            </w:r>
            <w:r>
              <w:rPr>
                <w:noProof/>
                <w:webHidden/>
              </w:rPr>
              <w:instrText xml:space="preserve"> PAGEREF _Toc214669667 \h </w:instrText>
            </w:r>
            <w:r>
              <w:rPr>
                <w:noProof/>
                <w:webHidden/>
              </w:rPr>
            </w:r>
            <w:r>
              <w:rPr>
                <w:noProof/>
                <w:webHidden/>
              </w:rPr>
              <w:fldChar w:fldCharType="separate"/>
            </w:r>
            <w:r w:rsidR="004F65DD">
              <w:rPr>
                <w:noProof/>
                <w:webHidden/>
              </w:rPr>
              <w:t>49</w:t>
            </w:r>
            <w:r>
              <w:rPr>
                <w:noProof/>
                <w:webHidden/>
              </w:rPr>
              <w:fldChar w:fldCharType="end"/>
            </w:r>
          </w:hyperlink>
        </w:p>
        <w:p w14:paraId="3105867C" w14:textId="4CEA5E20" w:rsidR="008A78BF" w:rsidRDefault="008A78BF">
          <w:pPr>
            <w:pStyle w:val="TOC1"/>
            <w:tabs>
              <w:tab w:val="right" w:leader="dot" w:pos="9016"/>
            </w:tabs>
            <w:rPr>
              <w:noProof/>
              <w:lang w:val="en-US" w:eastAsia="en-US"/>
            </w:rPr>
          </w:pPr>
          <w:hyperlink w:anchor="_Toc214669668" w:history="1">
            <w:r w:rsidRPr="00FA0A4A">
              <w:rPr>
                <w:rStyle w:val="Hyperlink"/>
                <w:noProof/>
              </w:rPr>
              <w:t>Video 9 - Scenario-Based Forward Guidance</w:t>
            </w:r>
            <w:r>
              <w:rPr>
                <w:noProof/>
                <w:webHidden/>
              </w:rPr>
              <w:tab/>
            </w:r>
            <w:r>
              <w:rPr>
                <w:noProof/>
                <w:webHidden/>
              </w:rPr>
              <w:fldChar w:fldCharType="begin"/>
            </w:r>
            <w:r>
              <w:rPr>
                <w:noProof/>
                <w:webHidden/>
              </w:rPr>
              <w:instrText xml:space="preserve"> PAGEREF _Toc214669668 \h </w:instrText>
            </w:r>
            <w:r>
              <w:rPr>
                <w:noProof/>
                <w:webHidden/>
              </w:rPr>
            </w:r>
            <w:r>
              <w:rPr>
                <w:noProof/>
                <w:webHidden/>
              </w:rPr>
              <w:fldChar w:fldCharType="separate"/>
            </w:r>
            <w:r w:rsidR="004F65DD">
              <w:rPr>
                <w:noProof/>
                <w:webHidden/>
              </w:rPr>
              <w:t>57</w:t>
            </w:r>
            <w:r>
              <w:rPr>
                <w:noProof/>
                <w:webHidden/>
              </w:rPr>
              <w:fldChar w:fldCharType="end"/>
            </w:r>
          </w:hyperlink>
        </w:p>
        <w:p w14:paraId="3C0501D6" w14:textId="5629CC5D" w:rsidR="008A78BF" w:rsidRDefault="008A78BF">
          <w:pPr>
            <w:pStyle w:val="TOC1"/>
            <w:tabs>
              <w:tab w:val="right" w:leader="dot" w:pos="9016"/>
            </w:tabs>
            <w:rPr>
              <w:noProof/>
              <w:lang w:val="en-US" w:eastAsia="en-US"/>
            </w:rPr>
          </w:pPr>
          <w:hyperlink w:anchor="_Toc214669669" w:history="1">
            <w:r w:rsidRPr="00FA0A4A">
              <w:rPr>
                <w:rStyle w:val="Hyperlink"/>
                <w:noProof/>
              </w:rPr>
              <w:t>Video 10 - Building Scenarios: The 3R Principle</w:t>
            </w:r>
            <w:r>
              <w:rPr>
                <w:noProof/>
                <w:webHidden/>
              </w:rPr>
              <w:tab/>
            </w:r>
            <w:r>
              <w:rPr>
                <w:noProof/>
                <w:webHidden/>
              </w:rPr>
              <w:fldChar w:fldCharType="begin"/>
            </w:r>
            <w:r>
              <w:rPr>
                <w:noProof/>
                <w:webHidden/>
              </w:rPr>
              <w:instrText xml:space="preserve"> PAGEREF _Toc214669669 \h </w:instrText>
            </w:r>
            <w:r>
              <w:rPr>
                <w:noProof/>
                <w:webHidden/>
              </w:rPr>
            </w:r>
            <w:r>
              <w:rPr>
                <w:noProof/>
                <w:webHidden/>
              </w:rPr>
              <w:fldChar w:fldCharType="separate"/>
            </w:r>
            <w:r w:rsidR="004F65DD">
              <w:rPr>
                <w:noProof/>
                <w:webHidden/>
              </w:rPr>
              <w:t>65</w:t>
            </w:r>
            <w:r>
              <w:rPr>
                <w:noProof/>
                <w:webHidden/>
              </w:rPr>
              <w:fldChar w:fldCharType="end"/>
            </w:r>
          </w:hyperlink>
        </w:p>
        <w:p w14:paraId="272450D3" w14:textId="1C91FB5B" w:rsidR="008A78BF" w:rsidRDefault="008A78BF">
          <w:pPr>
            <w:pStyle w:val="TOC1"/>
            <w:tabs>
              <w:tab w:val="right" w:leader="dot" w:pos="9016"/>
            </w:tabs>
            <w:rPr>
              <w:noProof/>
              <w:lang w:val="en-US" w:eastAsia="en-US"/>
            </w:rPr>
          </w:pPr>
          <w:hyperlink w:anchor="_Toc214669670" w:history="1">
            <w:r w:rsidRPr="00FA0A4A">
              <w:rPr>
                <w:rStyle w:val="Hyperlink"/>
                <w:noProof/>
              </w:rPr>
              <w:t>Video 11 - Changing Roles: Board and Staff under FPAS Mark II</w:t>
            </w:r>
            <w:r>
              <w:rPr>
                <w:noProof/>
                <w:webHidden/>
              </w:rPr>
              <w:tab/>
            </w:r>
            <w:r>
              <w:rPr>
                <w:noProof/>
                <w:webHidden/>
              </w:rPr>
              <w:fldChar w:fldCharType="begin"/>
            </w:r>
            <w:r>
              <w:rPr>
                <w:noProof/>
                <w:webHidden/>
              </w:rPr>
              <w:instrText xml:space="preserve"> PAGEREF _Toc214669670 \h </w:instrText>
            </w:r>
            <w:r>
              <w:rPr>
                <w:noProof/>
                <w:webHidden/>
              </w:rPr>
            </w:r>
            <w:r>
              <w:rPr>
                <w:noProof/>
                <w:webHidden/>
              </w:rPr>
              <w:fldChar w:fldCharType="separate"/>
            </w:r>
            <w:r w:rsidR="004F65DD">
              <w:rPr>
                <w:noProof/>
                <w:webHidden/>
              </w:rPr>
              <w:t>72</w:t>
            </w:r>
            <w:r>
              <w:rPr>
                <w:noProof/>
                <w:webHidden/>
              </w:rPr>
              <w:fldChar w:fldCharType="end"/>
            </w:r>
          </w:hyperlink>
        </w:p>
        <w:p w14:paraId="373D7F93" w14:textId="2764974B" w:rsidR="008A78BF" w:rsidRDefault="008A78BF">
          <w:pPr>
            <w:pStyle w:val="TOC1"/>
            <w:tabs>
              <w:tab w:val="right" w:leader="dot" w:pos="9016"/>
            </w:tabs>
            <w:rPr>
              <w:noProof/>
              <w:lang w:val="en-US" w:eastAsia="en-US"/>
            </w:rPr>
          </w:pPr>
          <w:hyperlink w:anchor="_Toc214669671" w:history="1">
            <w:r w:rsidRPr="00FA0A4A">
              <w:rPr>
                <w:rStyle w:val="Hyperlink"/>
                <w:noProof/>
              </w:rPr>
              <w:t>Video 12 - Policy-Making Cycle and Policy-Relevant Analysis</w:t>
            </w:r>
            <w:r>
              <w:rPr>
                <w:noProof/>
                <w:webHidden/>
              </w:rPr>
              <w:tab/>
            </w:r>
            <w:r>
              <w:rPr>
                <w:noProof/>
                <w:webHidden/>
              </w:rPr>
              <w:fldChar w:fldCharType="begin"/>
            </w:r>
            <w:r>
              <w:rPr>
                <w:noProof/>
                <w:webHidden/>
              </w:rPr>
              <w:instrText xml:space="preserve"> PAGEREF _Toc214669671 \h </w:instrText>
            </w:r>
            <w:r>
              <w:rPr>
                <w:noProof/>
                <w:webHidden/>
              </w:rPr>
            </w:r>
            <w:r>
              <w:rPr>
                <w:noProof/>
                <w:webHidden/>
              </w:rPr>
              <w:fldChar w:fldCharType="separate"/>
            </w:r>
            <w:r w:rsidR="004F65DD">
              <w:rPr>
                <w:noProof/>
                <w:webHidden/>
              </w:rPr>
              <w:t>77</w:t>
            </w:r>
            <w:r>
              <w:rPr>
                <w:noProof/>
                <w:webHidden/>
              </w:rPr>
              <w:fldChar w:fldCharType="end"/>
            </w:r>
          </w:hyperlink>
        </w:p>
        <w:p w14:paraId="4D540AD6" w14:textId="590CEBCA" w:rsidR="008A78BF" w:rsidRDefault="008A78BF">
          <w:pPr>
            <w:pStyle w:val="TOC1"/>
            <w:tabs>
              <w:tab w:val="right" w:leader="dot" w:pos="9016"/>
            </w:tabs>
            <w:rPr>
              <w:noProof/>
              <w:lang w:val="en-US" w:eastAsia="en-US"/>
            </w:rPr>
          </w:pPr>
          <w:hyperlink w:anchor="_Toc214669672" w:history="1">
            <w:r w:rsidRPr="00FA0A4A">
              <w:rPr>
                <w:rStyle w:val="Hyperlink"/>
                <w:noProof/>
              </w:rPr>
              <w:t>Video 13 - Analytical Toolkit and Modelling Innovations</w:t>
            </w:r>
            <w:r>
              <w:rPr>
                <w:noProof/>
                <w:webHidden/>
              </w:rPr>
              <w:tab/>
            </w:r>
            <w:r>
              <w:rPr>
                <w:noProof/>
                <w:webHidden/>
              </w:rPr>
              <w:fldChar w:fldCharType="begin"/>
            </w:r>
            <w:r>
              <w:rPr>
                <w:noProof/>
                <w:webHidden/>
              </w:rPr>
              <w:instrText xml:space="preserve"> PAGEREF _Toc214669672 \h </w:instrText>
            </w:r>
            <w:r>
              <w:rPr>
                <w:noProof/>
                <w:webHidden/>
              </w:rPr>
            </w:r>
            <w:r>
              <w:rPr>
                <w:noProof/>
                <w:webHidden/>
              </w:rPr>
              <w:fldChar w:fldCharType="separate"/>
            </w:r>
            <w:r w:rsidR="004F65DD">
              <w:rPr>
                <w:noProof/>
                <w:webHidden/>
              </w:rPr>
              <w:t>84</w:t>
            </w:r>
            <w:r>
              <w:rPr>
                <w:noProof/>
                <w:webHidden/>
              </w:rPr>
              <w:fldChar w:fldCharType="end"/>
            </w:r>
          </w:hyperlink>
        </w:p>
        <w:p w14:paraId="2C3084D1" w14:textId="5FBE9287" w:rsidR="008A78BF" w:rsidRDefault="008A78BF">
          <w:pPr>
            <w:pStyle w:val="TOC1"/>
            <w:tabs>
              <w:tab w:val="right" w:leader="dot" w:pos="9016"/>
            </w:tabs>
            <w:rPr>
              <w:noProof/>
              <w:lang w:val="en-US" w:eastAsia="en-US"/>
            </w:rPr>
          </w:pPr>
          <w:hyperlink w:anchor="_Toc214669673" w:history="1">
            <w:r w:rsidRPr="00FA0A4A">
              <w:rPr>
                <w:rStyle w:val="Hyperlink"/>
                <w:noProof/>
              </w:rPr>
              <w:t>Video 14 - Dynamic Learning and Human Capital Development</w:t>
            </w:r>
            <w:r>
              <w:rPr>
                <w:noProof/>
                <w:webHidden/>
              </w:rPr>
              <w:tab/>
            </w:r>
            <w:r>
              <w:rPr>
                <w:noProof/>
                <w:webHidden/>
              </w:rPr>
              <w:fldChar w:fldCharType="begin"/>
            </w:r>
            <w:r>
              <w:rPr>
                <w:noProof/>
                <w:webHidden/>
              </w:rPr>
              <w:instrText xml:space="preserve"> PAGEREF _Toc214669673 \h </w:instrText>
            </w:r>
            <w:r>
              <w:rPr>
                <w:noProof/>
                <w:webHidden/>
              </w:rPr>
            </w:r>
            <w:r>
              <w:rPr>
                <w:noProof/>
                <w:webHidden/>
              </w:rPr>
              <w:fldChar w:fldCharType="separate"/>
            </w:r>
            <w:r w:rsidR="004F65DD">
              <w:rPr>
                <w:noProof/>
                <w:webHidden/>
              </w:rPr>
              <w:t>90</w:t>
            </w:r>
            <w:r>
              <w:rPr>
                <w:noProof/>
                <w:webHidden/>
              </w:rPr>
              <w:fldChar w:fldCharType="end"/>
            </w:r>
          </w:hyperlink>
        </w:p>
        <w:p w14:paraId="5C640DEE" w14:textId="2D081F55" w:rsidR="008A78BF" w:rsidRDefault="008A78BF">
          <w:pPr>
            <w:pStyle w:val="TOC1"/>
            <w:tabs>
              <w:tab w:val="right" w:leader="dot" w:pos="9016"/>
            </w:tabs>
            <w:rPr>
              <w:noProof/>
              <w:lang w:val="en-US" w:eastAsia="en-US"/>
            </w:rPr>
          </w:pPr>
          <w:hyperlink w:anchor="_Toc214669674" w:history="1">
            <w:r w:rsidRPr="00FA0A4A">
              <w:rPr>
                <w:rStyle w:val="Hyperlink"/>
                <w:noProof/>
              </w:rPr>
              <w:t>! Video 15 - Organization, Rotation, and Performance Management</w:t>
            </w:r>
            <w:r>
              <w:rPr>
                <w:noProof/>
                <w:webHidden/>
              </w:rPr>
              <w:tab/>
            </w:r>
            <w:r>
              <w:rPr>
                <w:noProof/>
                <w:webHidden/>
              </w:rPr>
              <w:fldChar w:fldCharType="begin"/>
            </w:r>
            <w:r>
              <w:rPr>
                <w:noProof/>
                <w:webHidden/>
              </w:rPr>
              <w:instrText xml:space="preserve"> PAGEREF _Toc214669674 \h </w:instrText>
            </w:r>
            <w:r>
              <w:rPr>
                <w:noProof/>
                <w:webHidden/>
              </w:rPr>
            </w:r>
            <w:r>
              <w:rPr>
                <w:noProof/>
                <w:webHidden/>
              </w:rPr>
              <w:fldChar w:fldCharType="separate"/>
            </w:r>
            <w:r w:rsidR="004F65DD">
              <w:rPr>
                <w:noProof/>
                <w:webHidden/>
              </w:rPr>
              <w:t>95</w:t>
            </w:r>
            <w:r>
              <w:rPr>
                <w:noProof/>
                <w:webHidden/>
              </w:rPr>
              <w:fldChar w:fldCharType="end"/>
            </w:r>
          </w:hyperlink>
        </w:p>
        <w:p w14:paraId="057752A9" w14:textId="2BA6D500" w:rsidR="008A78BF" w:rsidRDefault="008A78BF">
          <w:pPr>
            <w:pStyle w:val="TOC1"/>
            <w:tabs>
              <w:tab w:val="right" w:leader="dot" w:pos="9016"/>
            </w:tabs>
            <w:rPr>
              <w:noProof/>
              <w:lang w:val="en-US" w:eastAsia="en-US"/>
            </w:rPr>
          </w:pPr>
          <w:hyperlink w:anchor="_Toc214669675" w:history="1">
            <w:r w:rsidRPr="00FA0A4A">
              <w:rPr>
                <w:rStyle w:val="Hyperlink"/>
                <w:noProof/>
              </w:rPr>
              <w:t>Video 16 - Strategic Communication in Modern Central Banking</w:t>
            </w:r>
            <w:r>
              <w:rPr>
                <w:noProof/>
                <w:webHidden/>
              </w:rPr>
              <w:tab/>
            </w:r>
            <w:r>
              <w:rPr>
                <w:noProof/>
                <w:webHidden/>
              </w:rPr>
              <w:fldChar w:fldCharType="begin"/>
            </w:r>
            <w:r>
              <w:rPr>
                <w:noProof/>
                <w:webHidden/>
              </w:rPr>
              <w:instrText xml:space="preserve"> PAGEREF _Toc214669675 \h </w:instrText>
            </w:r>
            <w:r>
              <w:rPr>
                <w:noProof/>
                <w:webHidden/>
              </w:rPr>
            </w:r>
            <w:r>
              <w:rPr>
                <w:noProof/>
                <w:webHidden/>
              </w:rPr>
              <w:fldChar w:fldCharType="separate"/>
            </w:r>
            <w:r w:rsidR="004F65DD">
              <w:rPr>
                <w:noProof/>
                <w:webHidden/>
              </w:rPr>
              <w:t>100</w:t>
            </w:r>
            <w:r>
              <w:rPr>
                <w:noProof/>
                <w:webHidden/>
              </w:rPr>
              <w:fldChar w:fldCharType="end"/>
            </w:r>
          </w:hyperlink>
        </w:p>
        <w:p w14:paraId="4DAABFC9" w14:textId="3A4621AA" w:rsidR="008A78BF" w:rsidRDefault="008A78BF">
          <w:pPr>
            <w:pStyle w:val="TOC1"/>
            <w:tabs>
              <w:tab w:val="right" w:leader="dot" w:pos="9016"/>
            </w:tabs>
            <w:rPr>
              <w:noProof/>
              <w:lang w:val="en-US" w:eastAsia="en-US"/>
            </w:rPr>
          </w:pPr>
          <w:hyperlink w:anchor="_Toc214669676" w:history="1">
            <w:r w:rsidRPr="00FA0A4A">
              <w:rPr>
                <w:rStyle w:val="Hyperlink"/>
                <w:noProof/>
              </w:rPr>
              <w:t>! Video 17 - Measuring and Enhancing Transparency</w:t>
            </w:r>
            <w:r>
              <w:rPr>
                <w:noProof/>
                <w:webHidden/>
              </w:rPr>
              <w:tab/>
            </w:r>
            <w:r>
              <w:rPr>
                <w:noProof/>
                <w:webHidden/>
              </w:rPr>
              <w:fldChar w:fldCharType="begin"/>
            </w:r>
            <w:r>
              <w:rPr>
                <w:noProof/>
                <w:webHidden/>
              </w:rPr>
              <w:instrText xml:space="preserve"> PAGEREF _Toc214669676 \h </w:instrText>
            </w:r>
            <w:r>
              <w:rPr>
                <w:noProof/>
                <w:webHidden/>
              </w:rPr>
            </w:r>
            <w:r>
              <w:rPr>
                <w:noProof/>
                <w:webHidden/>
              </w:rPr>
              <w:fldChar w:fldCharType="separate"/>
            </w:r>
            <w:r w:rsidR="004F65DD">
              <w:rPr>
                <w:noProof/>
                <w:webHidden/>
              </w:rPr>
              <w:t>106</w:t>
            </w:r>
            <w:r>
              <w:rPr>
                <w:noProof/>
                <w:webHidden/>
              </w:rPr>
              <w:fldChar w:fldCharType="end"/>
            </w:r>
          </w:hyperlink>
        </w:p>
        <w:p w14:paraId="2A8C6A2C" w14:textId="2F86473B" w:rsidR="008A78BF" w:rsidRDefault="008A78BF">
          <w:pPr>
            <w:pStyle w:val="TOC1"/>
            <w:tabs>
              <w:tab w:val="right" w:leader="dot" w:pos="9016"/>
            </w:tabs>
            <w:rPr>
              <w:noProof/>
              <w:lang w:val="en-US" w:eastAsia="en-US"/>
            </w:rPr>
          </w:pPr>
          <w:hyperlink w:anchor="_Toc214669677" w:history="1">
            <w:r w:rsidRPr="00FA0A4A">
              <w:rPr>
                <w:rStyle w:val="Hyperlink"/>
                <w:noProof/>
              </w:rPr>
              <w:t>Video 18 - Decision-Making Transparency and Individual Accountability</w:t>
            </w:r>
            <w:r>
              <w:rPr>
                <w:noProof/>
                <w:webHidden/>
              </w:rPr>
              <w:tab/>
            </w:r>
            <w:r>
              <w:rPr>
                <w:noProof/>
                <w:webHidden/>
              </w:rPr>
              <w:fldChar w:fldCharType="begin"/>
            </w:r>
            <w:r>
              <w:rPr>
                <w:noProof/>
                <w:webHidden/>
              </w:rPr>
              <w:instrText xml:space="preserve"> PAGEREF _Toc214669677 \h </w:instrText>
            </w:r>
            <w:r>
              <w:rPr>
                <w:noProof/>
                <w:webHidden/>
              </w:rPr>
            </w:r>
            <w:r>
              <w:rPr>
                <w:noProof/>
                <w:webHidden/>
              </w:rPr>
              <w:fldChar w:fldCharType="separate"/>
            </w:r>
            <w:r w:rsidR="004F65DD">
              <w:rPr>
                <w:noProof/>
                <w:webHidden/>
              </w:rPr>
              <w:t>109</w:t>
            </w:r>
            <w:r>
              <w:rPr>
                <w:noProof/>
                <w:webHidden/>
              </w:rPr>
              <w:fldChar w:fldCharType="end"/>
            </w:r>
          </w:hyperlink>
        </w:p>
        <w:p w14:paraId="67D1DFE4" w14:textId="4D677F6B" w:rsidR="008A78BF" w:rsidRDefault="008A78BF">
          <w:pPr>
            <w:pStyle w:val="TOC1"/>
            <w:tabs>
              <w:tab w:val="right" w:leader="dot" w:pos="9016"/>
            </w:tabs>
            <w:rPr>
              <w:noProof/>
              <w:lang w:val="en-US" w:eastAsia="en-US"/>
            </w:rPr>
          </w:pPr>
          <w:hyperlink w:anchor="_Toc214669678" w:history="1">
            <w:r w:rsidRPr="00FA0A4A">
              <w:rPr>
                <w:rStyle w:val="Hyperlink"/>
                <w:noProof/>
              </w:rPr>
              <w:t>Video 19 - The Accountability Framework</w:t>
            </w:r>
            <w:r>
              <w:rPr>
                <w:noProof/>
                <w:webHidden/>
              </w:rPr>
              <w:tab/>
            </w:r>
            <w:r>
              <w:rPr>
                <w:noProof/>
                <w:webHidden/>
              </w:rPr>
              <w:fldChar w:fldCharType="begin"/>
            </w:r>
            <w:r>
              <w:rPr>
                <w:noProof/>
                <w:webHidden/>
              </w:rPr>
              <w:instrText xml:space="preserve"> PAGEREF _Toc214669678 \h </w:instrText>
            </w:r>
            <w:r>
              <w:rPr>
                <w:noProof/>
                <w:webHidden/>
              </w:rPr>
            </w:r>
            <w:r>
              <w:rPr>
                <w:noProof/>
                <w:webHidden/>
              </w:rPr>
              <w:fldChar w:fldCharType="separate"/>
            </w:r>
            <w:r w:rsidR="004F65DD">
              <w:rPr>
                <w:noProof/>
                <w:webHidden/>
              </w:rPr>
              <w:t>114</w:t>
            </w:r>
            <w:r>
              <w:rPr>
                <w:noProof/>
                <w:webHidden/>
              </w:rPr>
              <w:fldChar w:fldCharType="end"/>
            </w:r>
          </w:hyperlink>
        </w:p>
        <w:p w14:paraId="798719B9" w14:textId="169015AC" w:rsidR="008A78BF" w:rsidRDefault="008A78BF">
          <w:pPr>
            <w:pStyle w:val="TOC1"/>
            <w:tabs>
              <w:tab w:val="right" w:leader="dot" w:pos="9016"/>
            </w:tabs>
            <w:rPr>
              <w:noProof/>
              <w:lang w:val="en-US" w:eastAsia="en-US"/>
            </w:rPr>
          </w:pPr>
          <w:hyperlink w:anchor="_Toc214669679" w:history="1">
            <w:r w:rsidRPr="00FA0A4A">
              <w:rPr>
                <w:rStyle w:val="Hyperlink"/>
                <w:noProof/>
              </w:rPr>
              <w:t>References</w:t>
            </w:r>
            <w:r>
              <w:rPr>
                <w:noProof/>
                <w:webHidden/>
              </w:rPr>
              <w:tab/>
            </w:r>
            <w:r>
              <w:rPr>
                <w:noProof/>
                <w:webHidden/>
              </w:rPr>
              <w:fldChar w:fldCharType="begin"/>
            </w:r>
            <w:r>
              <w:rPr>
                <w:noProof/>
                <w:webHidden/>
              </w:rPr>
              <w:instrText xml:space="preserve"> PAGEREF _Toc214669679 \h </w:instrText>
            </w:r>
            <w:r>
              <w:rPr>
                <w:noProof/>
                <w:webHidden/>
              </w:rPr>
            </w:r>
            <w:r>
              <w:rPr>
                <w:noProof/>
                <w:webHidden/>
              </w:rPr>
              <w:fldChar w:fldCharType="separate"/>
            </w:r>
            <w:r w:rsidR="004F65DD">
              <w:rPr>
                <w:noProof/>
                <w:webHidden/>
              </w:rPr>
              <w:t>118</w:t>
            </w:r>
            <w:r>
              <w:rPr>
                <w:noProof/>
                <w:webHidden/>
              </w:rPr>
              <w:fldChar w:fldCharType="end"/>
            </w:r>
          </w:hyperlink>
        </w:p>
        <w:p w14:paraId="49D42A6F" w14:textId="438BA447" w:rsidR="0032738F" w:rsidRDefault="0032738F">
          <w:r>
            <w:rPr>
              <w:b/>
              <w:bCs/>
            </w:rPr>
            <w:fldChar w:fldCharType="end"/>
          </w:r>
        </w:p>
      </w:sdtContent>
    </w:sdt>
    <w:p w14:paraId="53ACD164" w14:textId="6049DDAA" w:rsidR="002C62BB" w:rsidRDefault="002C62BB"/>
    <w:p w14:paraId="50A4CDBF" w14:textId="77777777" w:rsidR="0032738F" w:rsidRDefault="0032738F" w:rsidP="002C62BB">
      <w:pPr>
        <w:pStyle w:val="Heading1"/>
      </w:pPr>
    </w:p>
    <w:p w14:paraId="34BC4760" w14:textId="5AAC0D49" w:rsidR="006C5AF8" w:rsidRDefault="00B864BA" w:rsidP="002C62BB">
      <w:pPr>
        <w:pStyle w:val="Heading1"/>
      </w:pPr>
      <w:bookmarkStart w:id="0" w:name="_Toc214436067"/>
      <w:bookmarkStart w:id="1" w:name="_Toc214669658"/>
      <w:r>
        <w:t xml:space="preserve">Video 0 - </w:t>
      </w:r>
      <w:r w:rsidR="006C5AF8" w:rsidRPr="0072308F">
        <w:t>Welcome to the Central Bank of Armenia</w:t>
      </w:r>
      <w:bookmarkEnd w:id="0"/>
      <w:bookmarkEnd w:id="1"/>
    </w:p>
    <w:p w14:paraId="360AF236" w14:textId="77777777" w:rsidR="006C5AF8" w:rsidRDefault="006C5AF8" w:rsidP="00A4792F">
      <w:pPr>
        <w:jc w:val="center"/>
        <w:rPr>
          <w:b/>
          <w:bCs/>
          <w:color w:val="156082" w:themeColor="accent1"/>
          <w:sz w:val="28"/>
          <w:szCs w:val="28"/>
        </w:rPr>
      </w:pPr>
    </w:p>
    <w:p w14:paraId="5CFACE44" w14:textId="77777777" w:rsidR="006C5AF8" w:rsidRPr="004171D3" w:rsidRDefault="006C5AF8" w:rsidP="00A4792F">
      <w:r w:rsidRPr="004171D3">
        <w:rPr>
          <w:b/>
          <w:bCs/>
        </w:rPr>
        <w:t>Note</w:t>
      </w:r>
    </w:p>
    <w:p w14:paraId="1CC7FFF1" w14:textId="77777777" w:rsidR="006C5AF8" w:rsidRPr="004171D3" w:rsidRDefault="006C5AF8" w:rsidP="00A4792F">
      <w:pPr>
        <w:jc w:val="both"/>
      </w:pPr>
      <w:r w:rsidRPr="004171D3">
        <w:t xml:space="preserve">Welcome to the Central Bank of Armenia and the </w:t>
      </w:r>
      <w:r w:rsidRPr="004171D3">
        <w:rPr>
          <w:b/>
          <w:bCs/>
        </w:rPr>
        <w:t>CBA Academy</w:t>
      </w:r>
      <w:r w:rsidRPr="004171D3">
        <w:t>!</w:t>
      </w:r>
      <w:r>
        <w:t xml:space="preserve"> </w:t>
      </w:r>
      <w:r w:rsidRPr="004171D3">
        <w:t xml:space="preserve">This onboarding program introduces you to the ideas, principles, and practices that guide modern monetary policy and the CBA’s </w:t>
      </w:r>
      <w:r w:rsidRPr="004171D3">
        <w:rPr>
          <w:b/>
          <w:bCs/>
        </w:rPr>
        <w:t>Prudent Risk Management Approach (FPAS Mark II)</w:t>
      </w:r>
      <w:r w:rsidRPr="004171D3">
        <w:t>.</w:t>
      </w:r>
      <w:r w:rsidRPr="004171D3">
        <w:br/>
        <w:t>Through short, focused videos, you’ll explore how the CBA makes policy decisions under uncertainty—combining global lessons with Armenia’s own experience.</w:t>
      </w:r>
      <w:r w:rsidRPr="004171D3">
        <w:br/>
        <w:t>The goal is not technical mastery, but shared understanding, sound judgment, and a common language for effective decision-making.</w:t>
      </w:r>
    </w:p>
    <w:p w14:paraId="3FB26FFB" w14:textId="77777777" w:rsidR="006C5AF8" w:rsidRPr="004171D3" w:rsidRDefault="00000000" w:rsidP="00A4792F">
      <w:pPr>
        <w:jc w:val="both"/>
      </w:pPr>
      <w:r>
        <w:pict w14:anchorId="43B292F3">
          <v:rect id="_x0000_i1025" style="width:0;height:1.5pt" o:hralign="center" o:hrstd="t" o:hr="t" fillcolor="#a0a0a0" stroked="f"/>
        </w:pict>
      </w:r>
    </w:p>
    <w:p w14:paraId="3B7EC933" w14:textId="77777777" w:rsidR="006C5AF8" w:rsidRDefault="006C5AF8" w:rsidP="00A4792F">
      <w:pPr>
        <w:jc w:val="both"/>
        <w:rPr>
          <w:b/>
          <w:bCs/>
        </w:rPr>
      </w:pPr>
    </w:p>
    <w:p w14:paraId="09F97B47" w14:textId="77777777" w:rsidR="006C5AF8" w:rsidRDefault="006C5AF8" w:rsidP="00A4792F">
      <w:pPr>
        <w:rPr>
          <w:b/>
          <w:bCs/>
        </w:rPr>
      </w:pPr>
      <w:r w:rsidRPr="00F53F4C">
        <w:rPr>
          <w:b/>
          <w:bCs/>
        </w:rPr>
        <w:t>Welcome to the Central Bank of Armenia</w:t>
      </w:r>
    </w:p>
    <w:p w14:paraId="42FB0CCA" w14:textId="77777777" w:rsidR="006C5AF8" w:rsidRDefault="006C5AF8" w:rsidP="00A4792F">
      <w:pPr>
        <w:jc w:val="both"/>
      </w:pPr>
      <w:r w:rsidRPr="004171D3">
        <w:t xml:space="preserve">Hi, I’m </w:t>
      </w:r>
      <w:r w:rsidRPr="004171D3">
        <w:rPr>
          <w:b/>
          <w:bCs/>
        </w:rPr>
        <w:t>Va</w:t>
      </w:r>
      <w:r>
        <w:rPr>
          <w:b/>
          <w:bCs/>
        </w:rPr>
        <w:t>z</w:t>
      </w:r>
      <w:r w:rsidRPr="004171D3">
        <w:rPr>
          <w:b/>
          <w:bCs/>
        </w:rPr>
        <w:t>gen Poghosyan</w:t>
      </w:r>
      <w:r w:rsidRPr="004171D3">
        <w:t>, Head of the Monetary Policy Department at the Central Bank of Armenia.</w:t>
      </w:r>
      <w:r>
        <w:t xml:space="preserve"> </w:t>
      </w:r>
    </w:p>
    <w:p w14:paraId="34266B7D" w14:textId="77777777" w:rsidR="006C5AF8" w:rsidRPr="004171D3" w:rsidRDefault="006C5AF8" w:rsidP="00A4792F">
      <w:pPr>
        <w:jc w:val="both"/>
      </w:pPr>
      <w:r w:rsidRPr="004171D3">
        <w:t xml:space="preserve">I want to start by welcoming you to the Central Bank of Armenia and to this special learning platform we call the </w:t>
      </w:r>
      <w:r w:rsidRPr="004171D3">
        <w:rPr>
          <w:b/>
          <w:bCs/>
        </w:rPr>
        <w:t>CBA Academy</w:t>
      </w:r>
      <w:r w:rsidRPr="004171D3">
        <w:t>.</w:t>
      </w:r>
    </w:p>
    <w:p w14:paraId="40F6668A" w14:textId="77777777" w:rsidR="006C5AF8" w:rsidRDefault="006C5AF8" w:rsidP="00A4792F">
      <w:pPr>
        <w:jc w:val="both"/>
      </w:pPr>
      <w:r w:rsidRPr="004171D3">
        <w:t>Congratulations on your appointment!</w:t>
      </w:r>
      <w:r>
        <w:t xml:space="preserve"> </w:t>
      </w:r>
    </w:p>
    <w:p w14:paraId="47C88497" w14:textId="790D1AFA" w:rsidR="006C5AF8" w:rsidRPr="004171D3" w:rsidRDefault="006C5AF8" w:rsidP="00A4792F">
      <w:pPr>
        <w:jc w:val="both"/>
      </w:pPr>
      <w:r w:rsidRPr="004171D3">
        <w:t xml:space="preserve">Joining the </w:t>
      </w:r>
      <w:r>
        <w:t>Central Bank of Armenia</w:t>
      </w:r>
      <w:r w:rsidRPr="004171D3">
        <w:t xml:space="preserve"> is not just an </w:t>
      </w:r>
      <w:r w:rsidR="00DA01B0" w:rsidRPr="004171D3">
        <w:t>honour</w:t>
      </w:r>
      <w:r w:rsidRPr="004171D3">
        <w:t>—it’s a responsibility. You’re stepping into a role that helps shape the future of Armenia’s economy, and we’re here to ensure you’re fully equipped for that task.</w:t>
      </w:r>
    </w:p>
    <w:p w14:paraId="72936121" w14:textId="3CBE5AB5" w:rsidR="006C5AF8" w:rsidRPr="004171D3" w:rsidRDefault="006C5AF8" w:rsidP="00A4792F">
      <w:pPr>
        <w:jc w:val="both"/>
      </w:pPr>
      <w:r w:rsidRPr="004171D3">
        <w:t>This onboarding journey is about more than learning the mechanics of monetary policy.</w:t>
      </w:r>
      <w:r w:rsidRPr="004171D3">
        <w:br/>
        <w:t xml:space="preserve">It’s about building a shared mindset for making decisions under uncertainty—that’s what modern central banking is </w:t>
      </w:r>
      <w:r w:rsidR="00B16879">
        <w:t>all</w:t>
      </w:r>
      <w:r w:rsidRPr="004171D3">
        <w:t xml:space="preserve"> about.</w:t>
      </w:r>
    </w:p>
    <w:p w14:paraId="1B022BBF" w14:textId="77777777" w:rsidR="006C5AF8" w:rsidRDefault="006C5AF8" w:rsidP="00A4792F">
      <w:pPr>
        <w:jc w:val="both"/>
      </w:pPr>
      <w:r w:rsidRPr="004171D3">
        <w:t xml:space="preserve">So, what is the </w:t>
      </w:r>
      <w:r w:rsidRPr="004171D3">
        <w:rPr>
          <w:b/>
          <w:bCs/>
        </w:rPr>
        <w:t>CBA Academy</w:t>
      </w:r>
      <w:r w:rsidRPr="004171D3">
        <w:t>?</w:t>
      </w:r>
      <w:r>
        <w:t xml:space="preserve"> </w:t>
      </w:r>
    </w:p>
    <w:p w14:paraId="3D55027F" w14:textId="77777777" w:rsidR="006C5AF8" w:rsidRDefault="006C5AF8" w:rsidP="00A4792F">
      <w:pPr>
        <w:jc w:val="both"/>
      </w:pPr>
      <w:r w:rsidRPr="004171D3">
        <w:t>It’s our internal learning hub—a space to reflect, ask questions, and engage with the big ideas that guide our work.</w:t>
      </w:r>
      <w:r>
        <w:t xml:space="preserve"> </w:t>
      </w:r>
    </w:p>
    <w:p w14:paraId="014DA040" w14:textId="01597D53" w:rsidR="006C5AF8" w:rsidRPr="004171D3" w:rsidRDefault="006C5AF8" w:rsidP="00A4792F">
      <w:pPr>
        <w:jc w:val="both"/>
      </w:pPr>
      <w:r w:rsidRPr="004171D3">
        <w:lastRenderedPageBreak/>
        <w:t xml:space="preserve">We’ve designed this video series to help you connect the dots between </w:t>
      </w:r>
      <w:r w:rsidRPr="004171D3">
        <w:rPr>
          <w:b/>
          <w:bCs/>
        </w:rPr>
        <w:t>global monetary-policy thinking</w:t>
      </w:r>
      <w:r w:rsidRPr="004171D3">
        <w:t xml:space="preserve"> and the specific framework we use here in Armenia—a framework known as </w:t>
      </w:r>
      <w:r w:rsidRPr="004171D3">
        <w:rPr>
          <w:b/>
          <w:bCs/>
        </w:rPr>
        <w:t>FPAS Mark II</w:t>
      </w:r>
      <w:r w:rsidR="00B16879">
        <w:t xml:space="preserve"> which embodies</w:t>
      </w:r>
      <w:r w:rsidRPr="004171D3">
        <w:t xml:space="preserve"> the</w:t>
      </w:r>
      <w:r w:rsidR="00B16879">
        <w:t xml:space="preserve"> principles of</w:t>
      </w:r>
      <w:r w:rsidRPr="004171D3">
        <w:t xml:space="preserve"> </w:t>
      </w:r>
      <w:r w:rsidR="00B16879">
        <w:rPr>
          <w:b/>
          <w:bCs/>
        </w:rPr>
        <w:t>p</w:t>
      </w:r>
      <w:r w:rsidRPr="004171D3">
        <w:rPr>
          <w:b/>
          <w:bCs/>
        </w:rPr>
        <w:t xml:space="preserve">rudent </w:t>
      </w:r>
      <w:r w:rsidR="00B16879">
        <w:rPr>
          <w:b/>
          <w:bCs/>
        </w:rPr>
        <w:t>r</w:t>
      </w:r>
      <w:r w:rsidRPr="004171D3">
        <w:rPr>
          <w:b/>
          <w:bCs/>
        </w:rPr>
        <w:t xml:space="preserve">isk </w:t>
      </w:r>
      <w:r w:rsidR="00B16879">
        <w:rPr>
          <w:b/>
          <w:bCs/>
        </w:rPr>
        <w:t>m</w:t>
      </w:r>
      <w:r w:rsidRPr="004171D3">
        <w:rPr>
          <w:b/>
          <w:bCs/>
        </w:rPr>
        <w:t xml:space="preserve">anagement </w:t>
      </w:r>
      <w:r w:rsidR="00B16879">
        <w:rPr>
          <w:b/>
          <w:bCs/>
        </w:rPr>
        <w:t>a</w:t>
      </w:r>
      <w:r w:rsidRPr="004171D3">
        <w:rPr>
          <w:b/>
          <w:bCs/>
        </w:rPr>
        <w:t>pproach</w:t>
      </w:r>
      <w:r w:rsidR="00B16879">
        <w:rPr>
          <w:b/>
          <w:bCs/>
        </w:rPr>
        <w:t xml:space="preserve"> to monetary policy and price stability</w:t>
      </w:r>
      <w:r w:rsidRPr="004171D3">
        <w:t>.</w:t>
      </w:r>
    </w:p>
    <w:p w14:paraId="1A097020" w14:textId="77777777" w:rsidR="006C5AF8" w:rsidRPr="004171D3" w:rsidRDefault="006C5AF8" w:rsidP="00A4792F">
      <w:pPr>
        <w:jc w:val="both"/>
      </w:pPr>
      <w:r w:rsidRPr="004171D3">
        <w:t>The structure is simple:</w:t>
      </w:r>
    </w:p>
    <w:p w14:paraId="771F29EE" w14:textId="77777777" w:rsidR="006C5AF8" w:rsidRPr="004171D3" w:rsidRDefault="006C5AF8" w:rsidP="00A4792F">
      <w:pPr>
        <w:numPr>
          <w:ilvl w:val="0"/>
          <w:numId w:val="3"/>
        </w:numPr>
        <w:jc w:val="both"/>
      </w:pPr>
      <w:r w:rsidRPr="004171D3">
        <w:rPr>
          <w:b/>
          <w:bCs/>
        </w:rPr>
        <w:t>We begin with history</w:t>
      </w:r>
      <w:r w:rsidRPr="004171D3">
        <w:t>—lessons from past policy failures and successes.</w:t>
      </w:r>
    </w:p>
    <w:p w14:paraId="01987E8C" w14:textId="77777777" w:rsidR="006C5AF8" w:rsidRPr="004171D3" w:rsidRDefault="006C5AF8" w:rsidP="00A4792F">
      <w:pPr>
        <w:numPr>
          <w:ilvl w:val="0"/>
          <w:numId w:val="3"/>
        </w:numPr>
        <w:jc w:val="both"/>
      </w:pPr>
      <w:r w:rsidRPr="004171D3">
        <w:t xml:space="preserve">Then we walk through the </w:t>
      </w:r>
      <w:r w:rsidRPr="004171D3">
        <w:rPr>
          <w:b/>
          <w:bCs/>
        </w:rPr>
        <w:t xml:space="preserve">core principles of inflation </w:t>
      </w:r>
      <w:proofErr w:type="gramStart"/>
      <w:r w:rsidRPr="004171D3">
        <w:rPr>
          <w:b/>
          <w:bCs/>
        </w:rPr>
        <w:t>targeting</w:t>
      </w:r>
      <w:r w:rsidRPr="004171D3">
        <w:t>:</w:t>
      </w:r>
      <w:proofErr w:type="gramEnd"/>
      <w:r w:rsidRPr="004171D3">
        <w:t xml:space="preserve"> establishing clear nominal anchors, strengthening communication, and designing resilient institutions.</w:t>
      </w:r>
    </w:p>
    <w:p w14:paraId="523B6C18" w14:textId="4BC74A1E" w:rsidR="006C5AF8" w:rsidRPr="004171D3" w:rsidRDefault="006C5AF8" w:rsidP="00A4792F">
      <w:pPr>
        <w:numPr>
          <w:ilvl w:val="0"/>
          <w:numId w:val="3"/>
        </w:numPr>
        <w:jc w:val="both"/>
      </w:pPr>
      <w:r w:rsidRPr="004171D3">
        <w:t xml:space="preserve">From there, we examine the </w:t>
      </w:r>
      <w:r w:rsidRPr="004171D3">
        <w:rPr>
          <w:b/>
          <w:bCs/>
        </w:rPr>
        <w:t>limits of FPAS Mark I</w:t>
      </w:r>
      <w:r w:rsidRPr="004171D3">
        <w:t xml:space="preserve"> and how </w:t>
      </w:r>
      <w:r w:rsidRPr="004171D3">
        <w:rPr>
          <w:b/>
          <w:bCs/>
        </w:rPr>
        <w:t>FPAS Mark II</w:t>
      </w:r>
      <w:r w:rsidRPr="004171D3">
        <w:t xml:space="preserve"> evolved to address a more uncertain and complex world.</w:t>
      </w:r>
      <w:r w:rsidR="00B16879">
        <w:t xml:space="preserve"> The CBA is the first FPAS Mark II central bank</w:t>
      </w:r>
      <w:r w:rsidR="00DF76E9">
        <w:t xml:space="preserve"> in the world</w:t>
      </w:r>
      <w:r w:rsidR="00B16879">
        <w:t xml:space="preserve"> and </w:t>
      </w:r>
      <w:r w:rsidR="00DF76E9">
        <w:t>it is a</w:t>
      </w:r>
      <w:r w:rsidR="00B16879">
        <w:t xml:space="preserve"> source of pride for the institution</w:t>
      </w:r>
      <w:r w:rsidR="00DF76E9">
        <w:t>. Our efforts over the past few years have not gone unnoticed.</w:t>
      </w:r>
      <w:r w:rsidR="00B16879">
        <w:t xml:space="preserve"> </w:t>
      </w:r>
      <w:r w:rsidR="0010629E">
        <w:t xml:space="preserve">For instance, after being told about the </w:t>
      </w:r>
      <w:r w:rsidR="00DF76E9">
        <w:t xml:space="preserve">new framework </w:t>
      </w:r>
      <w:r w:rsidR="0010629E">
        <w:t>at the CBA</w:t>
      </w:r>
      <w:r w:rsidR="00DF76E9">
        <w:t>, Christopher Waller</w:t>
      </w:r>
      <w:r w:rsidR="0010629E">
        <w:t xml:space="preserve"> declared that the CBA was the new Reserve Bank of New Zealand </w:t>
      </w:r>
      <w:r w:rsidR="00DF76E9">
        <w:t xml:space="preserve">meaning a central bank that is pushing the frontiers of how monetary policy analysis and communication is done. Furthermore, the National Bank of Georgia has also adopted FPAS Mark </w:t>
      </w:r>
      <w:proofErr w:type="gramStart"/>
      <w:r w:rsidR="00DF76E9">
        <w:t>II</w:t>
      </w:r>
      <w:proofErr w:type="gramEnd"/>
      <w:r w:rsidR="00DF76E9">
        <w:t xml:space="preserve"> and we see </w:t>
      </w:r>
      <w:proofErr w:type="gramStart"/>
      <w:r w:rsidR="00DF76E9">
        <w:t>more and more</w:t>
      </w:r>
      <w:proofErr w:type="gramEnd"/>
      <w:r w:rsidR="00DF76E9">
        <w:t xml:space="preserve"> central banks moving in this direction. </w:t>
      </w:r>
    </w:p>
    <w:p w14:paraId="4CAEA724" w14:textId="77777777" w:rsidR="006C5AF8" w:rsidRPr="004171D3" w:rsidRDefault="006C5AF8" w:rsidP="00A4792F">
      <w:pPr>
        <w:jc w:val="both"/>
      </w:pPr>
      <w:r w:rsidRPr="004171D3">
        <w:t xml:space="preserve">We’ll also walk you through our </w:t>
      </w:r>
      <w:r w:rsidRPr="004171D3">
        <w:rPr>
          <w:b/>
          <w:bCs/>
        </w:rPr>
        <w:t>decision-making cycle</w:t>
      </w:r>
      <w:r w:rsidRPr="004171D3">
        <w:t xml:space="preserve">, the scenarios we use, and how staff and Board roles are designed to support </w:t>
      </w:r>
      <w:r w:rsidRPr="004171D3">
        <w:rPr>
          <w:b/>
          <w:bCs/>
        </w:rPr>
        <w:t>high-quality judgment</w:t>
      </w:r>
      <w:r w:rsidRPr="004171D3">
        <w:t>.</w:t>
      </w:r>
    </w:p>
    <w:p w14:paraId="634EEDE3" w14:textId="77777777" w:rsidR="006C5AF8" w:rsidRPr="004171D3" w:rsidRDefault="006C5AF8" w:rsidP="00A4792F">
      <w:pPr>
        <w:jc w:val="both"/>
      </w:pPr>
      <w:r w:rsidRPr="004171D3">
        <w:t>These are short videos—five to ten minutes each—but don’t mistake brevity for simplicity.</w:t>
      </w:r>
      <w:r w:rsidRPr="004171D3">
        <w:br/>
        <w:t xml:space="preserve">The goal isn’t to give you a checklist; it’s to build </w:t>
      </w:r>
      <w:r w:rsidRPr="004171D3">
        <w:rPr>
          <w:b/>
          <w:bCs/>
        </w:rPr>
        <w:t>intuition</w:t>
      </w:r>
      <w:r w:rsidRPr="004171D3">
        <w:t>—a way of thinking, a toolkit for navigating complexity.</w:t>
      </w:r>
    </w:p>
    <w:p w14:paraId="66090730" w14:textId="77777777" w:rsidR="006C5AF8" w:rsidRPr="004171D3" w:rsidRDefault="006C5AF8" w:rsidP="00A4792F">
      <w:pPr>
        <w:jc w:val="both"/>
      </w:pPr>
      <w:r w:rsidRPr="004171D3">
        <w:t xml:space="preserve">There are no exams, no equations—just meaningful conversations backed by </w:t>
      </w:r>
      <w:r w:rsidRPr="004171D3">
        <w:rPr>
          <w:b/>
          <w:bCs/>
        </w:rPr>
        <w:t>practical experience</w:t>
      </w:r>
      <w:r w:rsidRPr="004171D3">
        <w:t xml:space="preserve"> and </w:t>
      </w:r>
      <w:r w:rsidRPr="004171D3">
        <w:rPr>
          <w:b/>
          <w:bCs/>
        </w:rPr>
        <w:t>modern institutional thinking</w:t>
      </w:r>
      <w:r w:rsidRPr="004171D3">
        <w:t xml:space="preserve"> from Armenia and beyond.</w:t>
      </w:r>
    </w:p>
    <w:p w14:paraId="0365A198" w14:textId="77777777" w:rsidR="006C5AF8" w:rsidRPr="004171D3" w:rsidRDefault="006C5AF8" w:rsidP="00A4792F">
      <w:pPr>
        <w:jc w:val="both"/>
      </w:pPr>
      <w:r w:rsidRPr="004171D3">
        <w:t xml:space="preserve">As you watch, I encourage you to think not only about the technical content, but also about </w:t>
      </w:r>
      <w:r w:rsidRPr="004171D3">
        <w:rPr>
          <w:b/>
          <w:bCs/>
        </w:rPr>
        <w:t>how we make decisions together</w:t>
      </w:r>
      <w:r w:rsidRPr="004171D3">
        <w:t>.</w:t>
      </w:r>
    </w:p>
    <w:p w14:paraId="6CF4FFEF" w14:textId="77777777" w:rsidR="006C5AF8" w:rsidRDefault="006C5AF8" w:rsidP="00A4792F">
      <w:pPr>
        <w:jc w:val="both"/>
      </w:pPr>
      <w:r w:rsidRPr="004171D3">
        <w:t xml:space="preserve">At the CBA, we take pride in being a </w:t>
      </w:r>
      <w:r w:rsidRPr="004171D3">
        <w:rPr>
          <w:b/>
          <w:bCs/>
        </w:rPr>
        <w:t>learning organization</w:t>
      </w:r>
      <w:r w:rsidRPr="004171D3">
        <w:t>.</w:t>
      </w:r>
      <w:r>
        <w:t xml:space="preserve"> </w:t>
      </w:r>
    </w:p>
    <w:p w14:paraId="0E0B6B1D" w14:textId="77777777" w:rsidR="006C5AF8" w:rsidRPr="004171D3" w:rsidRDefault="006C5AF8" w:rsidP="00A4792F">
      <w:pPr>
        <w:jc w:val="both"/>
      </w:pPr>
      <w:r w:rsidRPr="004171D3">
        <w:t>That means we expect questions, welcome diverse views, and value reflection just as much as action.</w:t>
      </w:r>
    </w:p>
    <w:p w14:paraId="6718F19A" w14:textId="77777777" w:rsidR="006C5AF8" w:rsidRDefault="006C5AF8" w:rsidP="00A4792F">
      <w:pPr>
        <w:jc w:val="both"/>
      </w:pPr>
      <w:r w:rsidRPr="004171D3">
        <w:t>This series is only the beginning—it’s designed to get us on the same page and build a shared foundation.</w:t>
      </w:r>
    </w:p>
    <w:p w14:paraId="42F99862" w14:textId="10CF24BF" w:rsidR="006C5AF8" w:rsidRPr="004171D3" w:rsidRDefault="006C5AF8" w:rsidP="00A4792F">
      <w:pPr>
        <w:jc w:val="both"/>
      </w:pPr>
      <w:r w:rsidRPr="004171D3">
        <w:lastRenderedPageBreak/>
        <w:t xml:space="preserve">But the real learning will happen in the conversations you have with </w:t>
      </w:r>
      <w:r w:rsidR="00DA01B0" w:rsidRPr="004171D3">
        <w:t xml:space="preserve">staff, </w:t>
      </w:r>
      <w:r w:rsidR="00DA01B0">
        <w:t>Board</w:t>
      </w:r>
      <w:r w:rsidRPr="004171D3">
        <w:t xml:space="preserve"> members, and—most importantly—in the </w:t>
      </w:r>
      <w:r w:rsidRPr="004171D3">
        <w:rPr>
          <w:b/>
          <w:bCs/>
        </w:rPr>
        <w:t>decisions you help make</w:t>
      </w:r>
      <w:r w:rsidRPr="004171D3">
        <w:t>.</w:t>
      </w:r>
    </w:p>
    <w:p w14:paraId="7C57AF9B" w14:textId="77777777" w:rsidR="006C5AF8" w:rsidRDefault="006C5AF8" w:rsidP="00A4792F">
      <w:pPr>
        <w:jc w:val="both"/>
      </w:pPr>
      <w:r w:rsidRPr="004171D3">
        <w:t xml:space="preserve">So once again, </w:t>
      </w:r>
      <w:r w:rsidRPr="004171D3">
        <w:rPr>
          <w:b/>
          <w:bCs/>
        </w:rPr>
        <w:t>welcome to the CBA</w:t>
      </w:r>
      <w:r w:rsidRPr="004171D3">
        <w:t>.</w:t>
      </w:r>
    </w:p>
    <w:p w14:paraId="4364699E" w14:textId="77777777" w:rsidR="006C5AF8" w:rsidRPr="004171D3" w:rsidRDefault="006C5AF8" w:rsidP="00A4792F">
      <w:pPr>
        <w:jc w:val="both"/>
      </w:pPr>
    </w:p>
    <w:p w14:paraId="7E34BA8C" w14:textId="77777777" w:rsidR="006C5AF8" w:rsidRPr="00B421EB" w:rsidRDefault="006C5AF8">
      <w:pPr>
        <w:rPr>
          <w:b/>
          <w:bCs/>
        </w:rPr>
      </w:pPr>
      <w:r w:rsidRPr="00B421EB">
        <w:rPr>
          <w:b/>
          <w:bCs/>
        </w:rPr>
        <w:t>Literature &amp; Further Reading</w:t>
      </w:r>
    </w:p>
    <w:p w14:paraId="47E57921" w14:textId="77777777" w:rsidR="006C5AF8" w:rsidRPr="00B421EB" w:rsidRDefault="006C5AF8" w:rsidP="00A4792F">
      <w:pPr>
        <w:numPr>
          <w:ilvl w:val="0"/>
          <w:numId w:val="2"/>
        </w:numPr>
      </w:pPr>
      <w:hyperlink r:id="rId8" w:tgtFrame="_blank" w:history="1">
        <w:r w:rsidRPr="00B421EB">
          <w:rPr>
            <w:rStyle w:val="Hyperlink"/>
          </w:rPr>
          <w:t>Central Bank of Armenia — Official Website</w:t>
        </w:r>
      </w:hyperlink>
    </w:p>
    <w:p w14:paraId="4964D2F6" w14:textId="77777777" w:rsidR="006C5AF8" w:rsidRPr="00B421EB" w:rsidRDefault="006C5AF8" w:rsidP="00A4792F">
      <w:pPr>
        <w:numPr>
          <w:ilvl w:val="0"/>
          <w:numId w:val="2"/>
        </w:numPr>
      </w:pPr>
      <w:hyperlink r:id="rId9" w:tgtFrame="_blank" w:history="1">
        <w:r w:rsidRPr="00B421EB">
          <w:rPr>
            <w:rStyle w:val="Hyperlink"/>
          </w:rPr>
          <w:t>The Better Policy Project</w:t>
        </w:r>
      </w:hyperlink>
    </w:p>
    <w:p w14:paraId="3BFDF764" w14:textId="77777777" w:rsidR="006C5AF8" w:rsidRPr="00B421EB" w:rsidRDefault="006C5AF8" w:rsidP="00A4792F">
      <w:pPr>
        <w:numPr>
          <w:ilvl w:val="0"/>
          <w:numId w:val="2"/>
        </w:numPr>
      </w:pPr>
      <w:hyperlink r:id="rId10" w:tgtFrame="_blank" w:history="1">
        <w:r w:rsidRPr="00B421EB">
          <w:rPr>
            <w:rStyle w:val="Hyperlink"/>
          </w:rPr>
          <w:t>Prudent Risk Management Approach to Monetary Policy (Book)</w:t>
        </w:r>
      </w:hyperlink>
    </w:p>
    <w:p w14:paraId="190890DF" w14:textId="77777777" w:rsidR="006C5AF8" w:rsidRPr="00B421EB" w:rsidRDefault="006C5AF8" w:rsidP="00A4792F">
      <w:pPr>
        <w:numPr>
          <w:ilvl w:val="0"/>
          <w:numId w:val="2"/>
        </w:numPr>
      </w:pPr>
      <w:hyperlink r:id="rId11" w:tgtFrame="_blank" w:history="1">
        <w:r w:rsidRPr="00B421EB">
          <w:rPr>
            <w:rStyle w:val="Hyperlink"/>
          </w:rPr>
          <w:t>FPAS Mark II: Avoiding Dark Corners and Eliminating the Folly in Baselines and Local Approximations</w:t>
        </w:r>
      </w:hyperlink>
    </w:p>
    <w:p w14:paraId="78AA70CF" w14:textId="77777777" w:rsidR="006C5AF8" w:rsidRDefault="006C5AF8"/>
    <w:p w14:paraId="0EB15D99" w14:textId="2C3841B9" w:rsidR="006C5AF8" w:rsidRDefault="006C5AF8">
      <w:r>
        <w:br w:type="page"/>
      </w:r>
    </w:p>
    <w:p w14:paraId="3F9D5D15" w14:textId="69711D37" w:rsidR="006C5AF8" w:rsidRDefault="00B864BA" w:rsidP="002C62BB">
      <w:pPr>
        <w:pStyle w:val="Heading1"/>
      </w:pPr>
      <w:bookmarkStart w:id="2" w:name="_Toc214436068"/>
      <w:bookmarkStart w:id="3" w:name="_Toc214669659"/>
      <w:r>
        <w:lastRenderedPageBreak/>
        <w:t xml:space="preserve">Video 1 - </w:t>
      </w:r>
      <w:r w:rsidR="006C5AF8" w:rsidRPr="00D43124">
        <w:t>Lessons from the 1970s: The “Great Inflation”</w:t>
      </w:r>
      <w:bookmarkEnd w:id="2"/>
      <w:bookmarkEnd w:id="3"/>
    </w:p>
    <w:p w14:paraId="1308B37E" w14:textId="77777777" w:rsidR="006C5AF8" w:rsidRDefault="006C5AF8" w:rsidP="00A4792F">
      <w:pPr>
        <w:jc w:val="center"/>
        <w:rPr>
          <w:b/>
          <w:bCs/>
        </w:rPr>
      </w:pPr>
    </w:p>
    <w:p w14:paraId="4FDA997A" w14:textId="77777777" w:rsidR="006C5AF8" w:rsidRDefault="006C5AF8" w:rsidP="00A4792F">
      <w:pPr>
        <w:rPr>
          <w:b/>
          <w:bCs/>
        </w:rPr>
      </w:pPr>
      <w:r>
        <w:rPr>
          <w:b/>
          <w:bCs/>
        </w:rPr>
        <w:t>Susanna Grigoryan</w:t>
      </w:r>
    </w:p>
    <w:p w14:paraId="103EB9B6" w14:textId="77777777" w:rsidR="006C5AF8" w:rsidRPr="009659F4" w:rsidRDefault="006C5AF8" w:rsidP="00A4792F">
      <w:pPr>
        <w:rPr>
          <w:b/>
          <w:bCs/>
        </w:rPr>
      </w:pPr>
      <w:r w:rsidRPr="009659F4">
        <w:rPr>
          <w:b/>
          <w:bCs/>
        </w:rPr>
        <w:t>Recent Staff Member, Monetary Policy Department, Central Bank of Armenia</w:t>
      </w:r>
    </w:p>
    <w:p w14:paraId="51672D2B" w14:textId="77777777" w:rsidR="006C5AF8" w:rsidRPr="009659F4" w:rsidRDefault="006C5AF8" w:rsidP="00A4792F">
      <w:pPr>
        <w:rPr>
          <w:b/>
          <w:bCs/>
        </w:rPr>
      </w:pPr>
      <w:r w:rsidRPr="009659F4">
        <w:rPr>
          <w:b/>
          <w:bCs/>
        </w:rPr>
        <w:t>Student, Global Forecasting School</w:t>
      </w:r>
    </w:p>
    <w:p w14:paraId="7E3CB158" w14:textId="77777777" w:rsidR="006C5AF8" w:rsidRDefault="006C5AF8" w:rsidP="00A4792F">
      <w:pPr>
        <w:rPr>
          <w:b/>
          <w:bCs/>
        </w:rPr>
      </w:pPr>
      <w:r>
        <w:rPr>
          <w:b/>
          <w:bCs/>
        </w:rPr>
        <w:t xml:space="preserve">November </w:t>
      </w:r>
      <w:r w:rsidRPr="009659F4">
        <w:rPr>
          <w:b/>
          <w:bCs/>
        </w:rPr>
        <w:t>2025</w:t>
      </w:r>
    </w:p>
    <w:p w14:paraId="796C7E4B" w14:textId="77777777" w:rsidR="006C5AF8" w:rsidRDefault="006C5AF8" w:rsidP="00A4792F">
      <w:pPr>
        <w:rPr>
          <w:b/>
          <w:bCs/>
        </w:rPr>
      </w:pPr>
    </w:p>
    <w:p w14:paraId="1A28AEAC" w14:textId="00410743" w:rsidR="00AA05BF" w:rsidRPr="006D03E2" w:rsidRDefault="00896F7E" w:rsidP="006D03E2">
      <w:pPr>
        <w:rPr>
          <w:b/>
          <w:bCs/>
        </w:rPr>
      </w:pPr>
      <w:r w:rsidRPr="00896F7E">
        <w:rPr>
          <w:b/>
          <w:bCs/>
        </w:rPr>
        <w:t>Note</w:t>
      </w:r>
    </w:p>
    <w:p w14:paraId="2157C319" w14:textId="0B746F14" w:rsidR="006D03E2" w:rsidRPr="006D03E2" w:rsidRDefault="006D03E2" w:rsidP="006D03E2">
      <w:pPr>
        <w:jc w:val="both"/>
        <w:rPr>
          <w:b/>
          <w:bCs/>
        </w:rPr>
      </w:pPr>
      <w:r w:rsidRPr="006D03E2">
        <w:rPr>
          <w:b/>
          <w:bCs/>
        </w:rPr>
        <w:t>1. Overview and Historical Context</w:t>
      </w:r>
    </w:p>
    <w:p w14:paraId="3EE454CC" w14:textId="77777777" w:rsidR="006D03E2" w:rsidRDefault="006D03E2" w:rsidP="006D03E2">
      <w:pPr>
        <w:jc w:val="both"/>
      </w:pPr>
      <w: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Default="006D03E2" w:rsidP="006D03E2">
      <w:pPr>
        <w:jc w:val="both"/>
      </w:pPr>
      <w: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6D03E2" w:rsidRDefault="006D03E2" w:rsidP="006D03E2">
      <w:pPr>
        <w:jc w:val="both"/>
        <w:rPr>
          <w:b/>
          <w:bCs/>
        </w:rPr>
      </w:pPr>
      <w:r w:rsidRPr="006D03E2">
        <w:rPr>
          <w:b/>
          <w:bCs/>
        </w:rPr>
        <w:t>2. The Phillips Curve Debate and the Natural Rate Hypothesis</w:t>
      </w:r>
    </w:p>
    <w:p w14:paraId="15EB16CC" w14:textId="35C3AC80" w:rsidR="006D03E2" w:rsidRDefault="006D03E2" w:rsidP="006D03E2">
      <w:pPr>
        <w:jc w:val="both"/>
      </w:pPr>
      <w: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6D03E2" w:rsidRDefault="006D03E2" w:rsidP="006D03E2">
      <w:pPr>
        <w:jc w:val="both"/>
        <w:rPr>
          <w:b/>
          <w:bCs/>
        </w:rPr>
      </w:pPr>
      <w:r>
        <w:lastRenderedPageBreak/>
        <w:t xml:space="preserve">Friedman and Phelps introduced the idea that expectations play a central role in determining inflation outcomes. Once workers and firms anticipate higher prices, they adjust wages and </w:t>
      </w:r>
      <w:r w:rsidR="00DA01B0">
        <w:t>contracts,</w:t>
      </w:r>
      <w:r>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t>policymaking</w:t>
      </w:r>
      <w:r>
        <w:t>.</w:t>
      </w:r>
      <w:r w:rsidRPr="006D03E2">
        <w:rPr>
          <w:b/>
          <w:bCs/>
        </w:rPr>
        <w:t>3. Policy Failures and the Great Inflation</w:t>
      </w:r>
    </w:p>
    <w:p w14:paraId="53381EFA" w14:textId="4EDD991A" w:rsidR="006D03E2" w:rsidRDefault="006D03E2" w:rsidP="006D03E2">
      <w:pPr>
        <w:jc w:val="both"/>
      </w:pPr>
      <w: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D2574A" w:rsidRDefault="006D03E2" w:rsidP="006D03E2">
      <w:pPr>
        <w:jc w:val="both"/>
        <w:rPr>
          <w:lang w:val="en-US"/>
        </w:rPr>
      </w:pPr>
      <w:r>
        <w:t xml:space="preserve">Policymakers initially viewed these developments as temporary and believed inflation could be reduced gradually without recession. However, </w:t>
      </w:r>
      <w:r w:rsidR="00E9695A">
        <w:t>this misconception allowed the periodic oil price shocks of the 1970’s to feed into higher</w:t>
      </w:r>
      <w:r>
        <w:t xml:space="preserve"> inflation expectations,</w:t>
      </w:r>
      <w:r w:rsidR="00E9695A">
        <w:t xml:space="preserve"> and</w:t>
      </w:r>
      <w:r>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D2574A">
        <w:rPr>
          <w:lang w:val="en-US"/>
        </w:rPr>
        <w:t>entrenched, with long-term expectations rising well above levels consistent with price stability</w:t>
      </w:r>
      <w:r>
        <w:t>.</w:t>
      </w:r>
    </w:p>
    <w:p w14:paraId="64A49F6E" w14:textId="09B90D2B" w:rsidR="006D03E2" w:rsidRPr="006D03E2" w:rsidRDefault="006D03E2" w:rsidP="006D03E2">
      <w:pPr>
        <w:jc w:val="both"/>
        <w:rPr>
          <w:b/>
          <w:bCs/>
        </w:rPr>
      </w:pPr>
      <w:r w:rsidRPr="006D03E2">
        <w:rPr>
          <w:b/>
          <w:bCs/>
        </w:rPr>
        <w:t>4. The Volcker Disinflation and the Return to Credibility</w:t>
      </w:r>
    </w:p>
    <w:p w14:paraId="1A852863" w14:textId="47C37B21" w:rsidR="006D03E2" w:rsidRDefault="006D03E2" w:rsidP="006D03E2">
      <w:pPr>
        <w:jc w:val="both"/>
      </w:pPr>
      <w:r>
        <w:t xml:space="preserve">It was only after a dramatic policy shift under Paul Volcker at the U.S. Federal Reserve that inflation began to fall. Volcker’s approach emphasized monetary restraint and a willingness to tolerate </w:t>
      </w:r>
      <w:r w:rsidR="001B005F">
        <w:t>s</w:t>
      </w:r>
      <w:r w:rsidR="001245DC">
        <w:t>hort</w:t>
      </w:r>
      <w:r w:rsidR="001B005F">
        <w:t>-</w:t>
      </w:r>
      <w:r w:rsidR="001245DC">
        <w:t>term</w:t>
      </w:r>
      <w:r>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Default="002717FD" w:rsidP="006D03E2">
      <w:pPr>
        <w:jc w:val="both"/>
      </w:pPr>
      <w:r w:rsidRPr="001C740D">
        <w:t>Debelle and Laxton</w:t>
      </w:r>
      <w:r>
        <w:t xml:space="preserve"> (1996) build</w:t>
      </w:r>
      <w:r w:rsidRPr="001C740D">
        <w:t xml:space="preserve"> </w:t>
      </w:r>
      <w:r>
        <w:t>on the</w:t>
      </w:r>
      <w:r w:rsidRPr="001C740D">
        <w:t xml:space="preserve"> Phillips curve</w:t>
      </w:r>
      <w:r>
        <w:t xml:space="preserve"> analysis by introducing convexity and</w:t>
      </w:r>
      <w:r w:rsidRPr="001C740D">
        <w:t xml:space="preserve"> show that when inflation expectations drift higher, the costs of bringing inflation back down increase disproportionately. This explains why the disinflation in the early 1980s required such forceful action</w:t>
      </w:r>
      <w:r>
        <w:t xml:space="preserve"> by Volcker</w:t>
      </w:r>
      <w:r w:rsidRPr="001C740D">
        <w:t>.</w:t>
      </w:r>
    </w:p>
    <w:p w14:paraId="06CD6818" w14:textId="302BD1E3" w:rsidR="006D03E2" w:rsidRDefault="006D03E2" w:rsidP="006D03E2">
      <w:pPr>
        <w:jc w:val="both"/>
      </w:pPr>
      <w: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6D03E2" w:rsidRDefault="006D03E2" w:rsidP="006D03E2">
      <w:pPr>
        <w:jc w:val="both"/>
        <w:rPr>
          <w:b/>
          <w:bCs/>
        </w:rPr>
      </w:pPr>
      <w:r w:rsidRPr="006D03E2">
        <w:rPr>
          <w:b/>
          <w:bCs/>
        </w:rPr>
        <w:t>5. Legacy for Modern Frameworks</w:t>
      </w:r>
    </w:p>
    <w:p w14:paraId="6EC71150" w14:textId="35AA4612" w:rsidR="006D03E2" w:rsidRDefault="006D03E2" w:rsidP="006D03E2">
      <w:pPr>
        <w:jc w:val="both"/>
      </w:pPr>
      <w:r>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Default="00C667F5" w:rsidP="006D03E2">
      <w:pPr>
        <w:jc w:val="both"/>
      </w:pPr>
      <w:r w:rsidRPr="001C740D">
        <w:t>Freedman and Laxton</w:t>
      </w:r>
      <w:r w:rsidR="00E9695A">
        <w:t>,</w:t>
      </w:r>
      <w:r w:rsidRPr="001C740D">
        <w:t xml:space="preserve"> “Why Inflation Targeting?”</w:t>
      </w:r>
      <w:r w:rsidR="00E9695A">
        <w:t xml:space="preserve">, </w:t>
      </w:r>
      <w:r w:rsidRPr="001C740D">
        <w:t>explains that modern inflation targeting rests on two crucial ideas: first, there is no long-run trade-off between inflation and unemployment; and second, policymakers face a time-inconsistency problem that encourages surprise inflation without long-run benefits</w:t>
      </w:r>
      <w:r>
        <w:t xml:space="preserve"> as initially proposed by Kydland and Prescott (1977)</w:t>
      </w:r>
      <w:r w:rsidRPr="001C740D">
        <w:t>.</w:t>
      </w:r>
    </w:p>
    <w:p w14:paraId="64C649B2" w14:textId="6670A9EC" w:rsidR="00943A7C" w:rsidRDefault="006D03E2" w:rsidP="006D03E2">
      <w:pPr>
        <w:jc w:val="both"/>
      </w:pPr>
      <w:r>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6D03E2" w:rsidRDefault="006D03E2" w:rsidP="006D03E2">
      <w:pPr>
        <w:jc w:val="both"/>
        <w:rPr>
          <w:b/>
          <w:bCs/>
        </w:rPr>
      </w:pPr>
      <w:r w:rsidRPr="006D03E2">
        <w:rPr>
          <w:b/>
          <w:bCs/>
        </w:rPr>
        <w:t>6. Armenia’s Application: The Prudent Risk Management Ap</w:t>
      </w:r>
      <w:r w:rsidR="00DA01B0">
        <w:rPr>
          <w:b/>
          <w:bCs/>
        </w:rPr>
        <w:t>p</w:t>
      </w:r>
      <w:r w:rsidRPr="006D03E2">
        <w:rPr>
          <w:b/>
          <w:bCs/>
        </w:rPr>
        <w:t>roach</w:t>
      </w:r>
    </w:p>
    <w:p w14:paraId="2AAB331F" w14:textId="29768533" w:rsidR="006D03E2" w:rsidRDefault="006D03E2" w:rsidP="006D03E2">
      <w:pPr>
        <w:jc w:val="both"/>
      </w:pPr>
      <w: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Default="008B1F4D" w:rsidP="006D03E2">
      <w:pPr>
        <w:jc w:val="both"/>
      </w:pPr>
      <w:r>
        <w:t>The b</w:t>
      </w:r>
      <w:r w:rsidR="00943A7C">
        <w:t>enefits of the new framework c</w:t>
      </w:r>
      <w:r w:rsidR="009D6B2A">
        <w:t>ould</w:t>
      </w:r>
      <w:r w:rsidR="00943A7C">
        <w:t xml:space="preserve"> already be seen prior to</w:t>
      </w:r>
      <w:r w:rsidR="009D6B2A">
        <w:t xml:space="preserve"> the</w:t>
      </w:r>
      <w:r w:rsidR="00943A7C">
        <w:t xml:space="preserve"> official adopti</w:t>
      </w:r>
      <w:r w:rsidR="009D6B2A">
        <w:t>on of</w:t>
      </w:r>
      <w:r w:rsidR="00943A7C">
        <w:t xml:space="preserve"> FPAS Mark II in 2025. While the new framework</w:t>
      </w:r>
      <w:r>
        <w:t xml:space="preserve"> was being developed,</w:t>
      </w:r>
      <w:r w:rsidR="00943A7C">
        <w:t xml:space="preserve"> the CBA was</w:t>
      </w:r>
      <w:r>
        <w:t xml:space="preserve"> already</w:t>
      </w:r>
      <w:r w:rsidR="00943A7C">
        <w:t xml:space="preserve"> approac</w:t>
      </w:r>
      <w:r>
        <w:t>hing</w:t>
      </w:r>
      <w:r w:rsidR="00943A7C">
        <w:t xml:space="preserve"> the COVID-19 pandemic era economy</w:t>
      </w:r>
      <w:r>
        <w:t xml:space="preserve"> with risk management in mind</w:t>
      </w:r>
      <w:r w:rsidR="00943A7C">
        <w:t xml:space="preserve">. Prominent competing narratives </w:t>
      </w:r>
      <w:r>
        <w:t>in 2021</w:t>
      </w:r>
      <w:r w:rsidR="00943A7C">
        <w:t xml:space="preserve"> was whether inflation would be temporary or persistent. This led to the focus of using sticky and flexible price inflation as</w:t>
      </w:r>
      <w:r>
        <w:t xml:space="preserve"> a</w:t>
      </w:r>
      <w:r w:rsidR="00943A7C">
        <w:t xml:space="preserve"> relevant framework for analysing the economy</w:t>
      </w:r>
      <w:r w:rsidR="009D6B2A">
        <w:t xml:space="preserve"> during that time</w:t>
      </w:r>
      <w:r w:rsidR="00943A7C">
        <w:t xml:space="preserve">. </w:t>
      </w:r>
      <w:r w:rsidR="00943A7C" w:rsidRPr="001C740D">
        <w:t>During both the 1970s and the 2021–22 inflation surge, sticky-price components moved sharply upward, signalling persistent inflation pressures earlier than many policymakers recognized.</w:t>
      </w:r>
      <w:r w:rsidR="00943A7C">
        <w:t xml:space="preserve"> </w:t>
      </w:r>
      <w:r w:rsidR="00943A7C" w:rsidRPr="001C740D">
        <w:t>Unfortunately</w:t>
      </w:r>
      <w:r>
        <w:t>,</w:t>
      </w:r>
      <w:r w:rsidR="00943A7C" w:rsidRPr="001C740D">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t xml:space="preserve"> Meanwhile, the CBA was one of the first central banks in the world to </w:t>
      </w:r>
      <w:r>
        <w:t xml:space="preserve">start </w:t>
      </w:r>
      <w:r w:rsidR="009D6B2A">
        <w:t>tighten</w:t>
      </w:r>
      <w:r>
        <w:t>ing</w:t>
      </w:r>
      <w:r w:rsidR="009D6B2A">
        <w:t xml:space="preserve"> monetary policy </w:t>
      </w:r>
      <w:r>
        <w:t>to prevent inflation from getting entrenched.</w:t>
      </w:r>
    </w:p>
    <w:p w14:paraId="747C6DB0" w14:textId="77777777" w:rsidR="00755B5D" w:rsidRDefault="006D03E2" w:rsidP="006D03E2">
      <w:pPr>
        <w:jc w:val="both"/>
      </w:pPr>
      <w:r>
        <w:t xml:space="preserve">FPAS Mark II moves beyond deterministic analysis toward a system that explicitly weighs risks and alternative scenarios. It builds credibility not by claiming precision, but by </w:t>
      </w:r>
      <w:r>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6488DD90" w14:textId="77777777" w:rsidR="00755B5D" w:rsidRPr="009659F4" w:rsidRDefault="00755B5D" w:rsidP="00755B5D">
      <w:pPr>
        <w:rPr>
          <w:b/>
          <w:bCs/>
        </w:rPr>
      </w:pPr>
      <w:r w:rsidRPr="009659F4">
        <w:rPr>
          <w:b/>
          <w:bCs/>
        </w:rPr>
        <w:t>Literature &amp; Further Reading</w:t>
      </w:r>
    </w:p>
    <w:p w14:paraId="71A8DB6A" w14:textId="77777777" w:rsidR="00755B5D" w:rsidRPr="00017610" w:rsidRDefault="00755B5D" w:rsidP="00755B5D">
      <w:pPr>
        <w:numPr>
          <w:ilvl w:val="0"/>
          <w:numId w:val="1"/>
        </w:numPr>
      </w:pPr>
      <w:r w:rsidRPr="00017610">
        <w:t>CBA Academy. 2025. </w:t>
      </w:r>
      <w:hyperlink r:id="rId12" w:tgtFrame="_blank" w:history="1">
        <w:r w:rsidRPr="00017610">
          <w:rPr>
            <w:rStyle w:val="Hyperlink"/>
            <w:i/>
            <w:iCs/>
          </w:rPr>
          <w:t>Onboarding Platform for New Board Members: Monetary Policy and the Evolution of Modern Central Banking.</w:t>
        </w:r>
        <w:r w:rsidRPr="00017610">
          <w:rPr>
            <w:rStyle w:val="Hyperlink"/>
          </w:rPr>
          <w:t> </w:t>
        </w:r>
      </w:hyperlink>
      <w:r w:rsidRPr="00017610">
        <w:t>Central Bank of Armenia, October.</w:t>
      </w:r>
    </w:p>
    <w:p w14:paraId="75F6663E" w14:textId="77777777" w:rsidR="00755B5D" w:rsidRPr="00017610" w:rsidRDefault="00755B5D" w:rsidP="00755B5D">
      <w:pPr>
        <w:numPr>
          <w:ilvl w:val="0"/>
          <w:numId w:val="1"/>
        </w:numPr>
      </w:pPr>
      <w:r w:rsidRPr="00017610">
        <w:t>Friedman, M. 1968. </w:t>
      </w:r>
      <w:hyperlink r:id="rId13" w:tgtFrame="_blank" w:history="1">
        <w:r w:rsidRPr="00017610">
          <w:rPr>
            <w:rStyle w:val="Hyperlink"/>
          </w:rPr>
          <w:t>“The Role of Monetary Policy.” </w:t>
        </w:r>
        <w:r w:rsidRPr="00017610">
          <w:rPr>
            <w:rStyle w:val="Hyperlink"/>
            <w:i/>
            <w:iCs/>
          </w:rPr>
          <w:t>American Economic Review</w:t>
        </w:r>
        <w:r w:rsidRPr="00017610">
          <w:rPr>
            <w:rStyle w:val="Hyperlink"/>
          </w:rPr>
          <w:t> 58 (1): 1–17.</w:t>
        </w:r>
      </w:hyperlink>
    </w:p>
    <w:p w14:paraId="08BD58BB" w14:textId="77777777" w:rsidR="00755B5D" w:rsidRPr="00017610" w:rsidRDefault="00755B5D" w:rsidP="00755B5D">
      <w:pPr>
        <w:numPr>
          <w:ilvl w:val="0"/>
          <w:numId w:val="1"/>
        </w:numPr>
      </w:pPr>
      <w:r w:rsidRPr="00017610">
        <w:t>Phelps, E. 1968. </w:t>
      </w:r>
      <w:hyperlink r:id="rId14" w:tgtFrame="_blank" w:history="1">
        <w:r w:rsidRPr="00017610">
          <w:rPr>
            <w:rStyle w:val="Hyperlink"/>
          </w:rPr>
          <w:t>“Money-Wage Dynamics and Labor Market Equilibrium.” </w:t>
        </w:r>
        <w:r w:rsidRPr="00017610">
          <w:rPr>
            <w:rStyle w:val="Hyperlink"/>
            <w:i/>
            <w:iCs/>
          </w:rPr>
          <w:t>Journal of Political Economy</w:t>
        </w:r>
        <w:r w:rsidRPr="00017610">
          <w:rPr>
            <w:rStyle w:val="Hyperlink"/>
          </w:rPr>
          <w:t> 76 (4): 678–711.</w:t>
        </w:r>
      </w:hyperlink>
    </w:p>
    <w:p w14:paraId="6301A951" w14:textId="77777777" w:rsidR="00755B5D" w:rsidRPr="00017610" w:rsidRDefault="00755B5D" w:rsidP="00755B5D">
      <w:pPr>
        <w:numPr>
          <w:ilvl w:val="0"/>
          <w:numId w:val="1"/>
        </w:numPr>
      </w:pPr>
      <w:r w:rsidRPr="00017610">
        <w:t>Debelle, G., and D. Laxton. 1996. </w:t>
      </w:r>
      <w:hyperlink r:id="rId15" w:tgtFrame="_blank" w:history="1">
        <w:r w:rsidRPr="00017610">
          <w:rPr>
            <w:rStyle w:val="Hyperlink"/>
            <w:i/>
            <w:iCs/>
          </w:rPr>
          <w:t>Is the Phillips Curve Really Convex?</w:t>
        </w:r>
      </w:hyperlink>
    </w:p>
    <w:p w14:paraId="51C968C8" w14:textId="77777777" w:rsidR="00755B5D" w:rsidRPr="00017610" w:rsidRDefault="00755B5D" w:rsidP="00755B5D">
      <w:pPr>
        <w:numPr>
          <w:ilvl w:val="0"/>
          <w:numId w:val="1"/>
        </w:numPr>
      </w:pPr>
      <w:r w:rsidRPr="00017610">
        <w:t>Debelle, G., and D. Laxton. 1997. </w:t>
      </w:r>
      <w:hyperlink r:id="rId16" w:tgtFrame="_blank" w:history="1">
        <w:r w:rsidRPr="00017610">
          <w:rPr>
            <w:rStyle w:val="Hyperlink"/>
          </w:rPr>
          <w:t>“Is the Phillips Curve Really Convex?” </w:t>
        </w:r>
        <w:r w:rsidRPr="00017610">
          <w:rPr>
            <w:rStyle w:val="Hyperlink"/>
            <w:i/>
            <w:iCs/>
          </w:rPr>
          <w:t>IMF Staff Papers</w:t>
        </w:r>
        <w:r w:rsidRPr="00017610">
          <w:rPr>
            <w:rStyle w:val="Hyperlink"/>
          </w:rPr>
          <w:t> 44 (2): 249–282.</w:t>
        </w:r>
      </w:hyperlink>
    </w:p>
    <w:p w14:paraId="36C5B120" w14:textId="77777777" w:rsidR="00755B5D" w:rsidRDefault="00755B5D" w:rsidP="00755B5D">
      <w:pPr>
        <w:numPr>
          <w:ilvl w:val="0"/>
          <w:numId w:val="1"/>
        </w:numPr>
      </w:pPr>
      <w:r w:rsidRPr="00017610">
        <w:t>Freedman, C., and D. Laxton. 2009. </w:t>
      </w:r>
      <w:hyperlink r:id="rId17" w:tgtFrame="_blank" w:history="1">
        <w:r w:rsidRPr="00017610">
          <w:rPr>
            <w:rStyle w:val="Hyperlink"/>
            <w:i/>
            <w:iCs/>
          </w:rPr>
          <w:t>Why Inflation Targeting?</w:t>
        </w:r>
        <w:r w:rsidRPr="00017610">
          <w:rPr>
            <w:rStyle w:val="Hyperlink"/>
          </w:rPr>
          <w:t> IMF Working Paper No. 09/86. Washington, DC: International Monetary Fund.</w:t>
        </w:r>
      </w:hyperlink>
    </w:p>
    <w:p w14:paraId="6428E823" w14:textId="280EE576" w:rsidR="00C667F5" w:rsidRDefault="00C667F5" w:rsidP="00755B5D">
      <w:pPr>
        <w:numPr>
          <w:ilvl w:val="0"/>
          <w:numId w:val="1"/>
        </w:numPr>
      </w:pPr>
      <w:r>
        <w:t>Add Kydland and Prescott Time-inconsistency</w:t>
      </w:r>
    </w:p>
    <w:p w14:paraId="5928E4C0" w14:textId="77777777" w:rsidR="00755B5D" w:rsidRPr="00416680" w:rsidRDefault="00755B5D" w:rsidP="00755B5D">
      <w:pPr>
        <w:pStyle w:val="ListParagraph"/>
        <w:numPr>
          <w:ilvl w:val="0"/>
          <w:numId w:val="1"/>
        </w:numPr>
        <w:spacing w:before="227" w:line="312" w:lineRule="auto"/>
        <w:ind w:right="524"/>
      </w:pPr>
      <w:r w:rsidRPr="00B95FC1">
        <w:t>Laxton, D., Galstyan, M., and Avagyan, V. January 2024</w:t>
      </w:r>
      <w:r>
        <w:t>.</w:t>
      </w:r>
      <w:r w:rsidRPr="00456ABE">
        <w:rPr>
          <w:spacing w:val="80"/>
        </w:rPr>
        <w:t xml:space="preserve"> </w:t>
      </w:r>
      <w:hyperlink r:id="rId18" w:history="1">
        <w:r w:rsidRPr="00B82288">
          <w:rPr>
            <w:rStyle w:val="Hyperlink"/>
            <w:iCs/>
          </w:rPr>
          <w:t>Prudent Risk Management Approach to Monetary Policy: Theory and Practice of FPAS Mark II at the Central Bank of Armenia</w:t>
        </w:r>
      </w:hyperlink>
      <w:r w:rsidRPr="00B82288">
        <w:rPr>
          <w:iCs/>
        </w:rPr>
        <w:t>.</w:t>
      </w:r>
    </w:p>
    <w:p w14:paraId="10DC8892" w14:textId="77777777" w:rsidR="00755B5D" w:rsidRDefault="00755B5D" w:rsidP="00755B5D">
      <w:pPr>
        <w:pStyle w:val="ListParagraph"/>
        <w:numPr>
          <w:ilvl w:val="0"/>
          <w:numId w:val="1"/>
        </w:numPr>
        <w:spacing w:before="227" w:line="312" w:lineRule="auto"/>
        <w:ind w:right="524"/>
        <w:rPr>
          <w:iCs/>
        </w:rPr>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B061030" w14:textId="7796EFDA" w:rsidR="00896F7E" w:rsidRPr="00896F7E" w:rsidRDefault="00000000" w:rsidP="006D03E2">
      <w:pPr>
        <w:jc w:val="both"/>
      </w:pPr>
      <w:r>
        <w:pict w14:anchorId="02A7C9D3">
          <v:rect id="_x0000_i1026" style="width:0;height:1.5pt" o:hralign="center" o:hrstd="t" o:hr="t" fillcolor="#a0a0a0" stroked="f"/>
        </w:pict>
      </w:r>
    </w:p>
    <w:p w14:paraId="7F3E5A1F" w14:textId="49327B2F" w:rsidR="00896F7E" w:rsidRDefault="00456ABE" w:rsidP="00A4792F">
      <w:pPr>
        <w:rPr>
          <w:b/>
          <w:bCs/>
        </w:rPr>
      </w:pPr>
      <w:r>
        <w:rPr>
          <w:b/>
          <w:bCs/>
        </w:rPr>
        <w:t>Script</w:t>
      </w:r>
    </w:p>
    <w:p w14:paraId="5235F0DE" w14:textId="77777777" w:rsidR="006C5AF8" w:rsidRPr="009659F4" w:rsidRDefault="006C5AF8" w:rsidP="00A4792F">
      <w:pPr>
        <w:jc w:val="both"/>
      </w:pPr>
      <w:r w:rsidRPr="009659F4">
        <w:t xml:space="preserve">Hello everyone, I’m </w:t>
      </w:r>
      <w:r w:rsidRPr="009659F4">
        <w:rPr>
          <w:b/>
          <w:bCs/>
        </w:rPr>
        <w:t>Susanna Grigoryan</w:t>
      </w:r>
      <w:r w:rsidRPr="009659F4">
        <w:t xml:space="preserve"> from the Monetary Policy Department at the Central Bank of Armenia. Welcome to this episode of the CBA Academy series.</w:t>
      </w:r>
    </w:p>
    <w:p w14:paraId="14435FE0" w14:textId="742AE684" w:rsidR="001C740D" w:rsidRDefault="001C740D" w:rsidP="00A4792F">
      <w:pPr>
        <w:rPr>
          <w:b/>
          <w:bCs/>
        </w:rPr>
      </w:pPr>
      <w:r w:rsidRPr="001C740D">
        <w:t>In this video, we explore the essential lessons from the Great Inflation and how they remain directly relevant today.</w:t>
      </w:r>
      <w:r w:rsidRPr="001C740D">
        <w:br/>
      </w:r>
      <w:r w:rsidRPr="001C740D">
        <w:br/>
      </w:r>
      <w:r w:rsidRPr="001C740D">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1C740D">
        <w:br/>
      </w:r>
      <w:r w:rsidRPr="001C740D">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1C740D">
        <w:br/>
      </w:r>
      <w:r w:rsidRPr="001C740D">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1C740D">
        <w:br/>
      </w:r>
      <w:r w:rsidRPr="001C740D">
        <w:br/>
        <w:t xml:space="preserve">During both the 1970s and the 2021–22 inflation surge, sticky-price components moved sharply upward, </w:t>
      </w:r>
      <w:r w:rsidR="00DA01B0" w:rsidRPr="001C740D">
        <w:t>signalling</w:t>
      </w:r>
      <w:r w:rsidRPr="001C740D">
        <w:t xml:space="preserve"> persistent inflation pressures earlier than many policymakers recognized.</w:t>
      </w:r>
      <w:r w:rsidRPr="001C740D">
        <w:br/>
      </w:r>
      <w:r w:rsidRPr="001C740D">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1C740D">
        <w:br/>
      </w:r>
      <w:r w:rsidRPr="001C740D">
        <w:br/>
        <w:t xml:space="preserve">FPAS Mark II is designed to avoid such mistakes by focusing on scenario-based analysis and embedding uncertainty directly into the policy process. It encourages economists to examine price-setting </w:t>
      </w:r>
      <w:r w:rsidR="00DA01B0" w:rsidRPr="001C740D">
        <w:t>behaviour</w:t>
      </w:r>
      <w:r w:rsidRPr="001C740D">
        <w:t>, expectations, and sectoral demand conditions—not just model-generated baselines.</w:t>
      </w:r>
      <w:r w:rsidRPr="001C740D">
        <w:br/>
      </w:r>
      <w:r w:rsidRPr="001C740D">
        <w:br/>
        <w:t xml:space="preserve">Thank you for watching. I would like to thank </w:t>
      </w:r>
      <w:r w:rsidR="00DF197D" w:rsidRPr="00DF197D">
        <w:rPr>
          <w:b/>
          <w:bCs/>
        </w:rPr>
        <w:t>Douglas Laxton</w:t>
      </w:r>
      <w:r w:rsidRPr="001C740D">
        <w:t xml:space="preserve">, </w:t>
      </w:r>
      <w:r w:rsidR="00DF197D" w:rsidRPr="00DF197D">
        <w:rPr>
          <w:b/>
          <w:bCs/>
        </w:rPr>
        <w:t>Jared Laxton</w:t>
      </w:r>
      <w:r w:rsidRPr="001C740D">
        <w:t xml:space="preserve">, </w:t>
      </w:r>
      <w:r w:rsidR="00DF197D" w:rsidRPr="00DF197D">
        <w:rPr>
          <w:b/>
          <w:bCs/>
        </w:rPr>
        <w:t>Asya Kostanyan</w:t>
      </w:r>
      <w:r w:rsidRPr="001C740D">
        <w:t xml:space="preserve">, and </w:t>
      </w:r>
      <w:r w:rsidR="00DF197D" w:rsidRPr="00DF197D">
        <w:rPr>
          <w:b/>
          <w:bCs/>
        </w:rPr>
        <w:t>Sopio Mkervalidze</w:t>
      </w:r>
      <w:r w:rsidRPr="001C740D">
        <w:t xml:space="preserve"> for their guidance in producing this series. See you in the next video.</w:t>
      </w:r>
      <w:r w:rsidRPr="001C740D">
        <w:br/>
      </w:r>
    </w:p>
    <w:p w14:paraId="66E452FD" w14:textId="21C4C196" w:rsidR="00456ABE" w:rsidRDefault="006C5AF8" w:rsidP="00A4792F">
      <w:pPr>
        <w:rPr>
          <w:b/>
          <w:bCs/>
        </w:rPr>
      </w:pPr>
      <w:r w:rsidRPr="00B07A92">
        <w:rPr>
          <w:b/>
          <w:bCs/>
        </w:rPr>
        <w:t>See you there.</w:t>
      </w:r>
    </w:p>
    <w:p w14:paraId="07F8B4A5" w14:textId="77777777" w:rsidR="00F61CB8" w:rsidRDefault="00F61CB8">
      <w:pPr>
        <w:rPr>
          <w:iCs/>
        </w:rPr>
      </w:pPr>
      <w:r>
        <w:rPr>
          <w:iCs/>
        </w:rPr>
        <w:br w:type="page"/>
      </w:r>
    </w:p>
    <w:p w14:paraId="7EEC792F" w14:textId="07F3AE2B" w:rsidR="00F61CB8" w:rsidRDefault="00B864BA" w:rsidP="00B864BA">
      <w:pPr>
        <w:pStyle w:val="Heading1"/>
      </w:pPr>
      <w:bookmarkStart w:id="4" w:name="_Toc214669660"/>
      <w:r>
        <w:lastRenderedPageBreak/>
        <w:t xml:space="preserve">Video 2 - </w:t>
      </w:r>
      <w:r w:rsidR="00F61CB8" w:rsidRPr="00F61CB8">
        <w:t>Monetary Targeting: Controlling Money to Control Inflation</w:t>
      </w:r>
      <w:bookmarkEnd w:id="4"/>
    </w:p>
    <w:p w14:paraId="523EE166" w14:textId="165CBDDD" w:rsidR="00F61CB8" w:rsidRPr="009659F4" w:rsidRDefault="00F61CB8" w:rsidP="00F61CB8">
      <w:pPr>
        <w:rPr>
          <w:b/>
          <w:bCs/>
        </w:rPr>
      </w:pPr>
      <w:r w:rsidRPr="009659F4">
        <w:rPr>
          <w:b/>
          <w:bCs/>
        </w:rPr>
        <w:t>Recent Staff Member, Monetary Policy Department, Central Bank of Armenia</w:t>
      </w:r>
    </w:p>
    <w:p w14:paraId="5159F1CD" w14:textId="77777777" w:rsidR="00F61CB8" w:rsidRPr="009659F4" w:rsidRDefault="00F61CB8" w:rsidP="00F61CB8">
      <w:pPr>
        <w:rPr>
          <w:b/>
          <w:bCs/>
        </w:rPr>
      </w:pPr>
      <w:r w:rsidRPr="009659F4">
        <w:rPr>
          <w:b/>
          <w:bCs/>
        </w:rPr>
        <w:t>Student, Global Forecasting School</w:t>
      </w:r>
    </w:p>
    <w:p w14:paraId="029E26F5" w14:textId="77777777" w:rsidR="00F61CB8" w:rsidRDefault="00F61CB8" w:rsidP="00F61CB8">
      <w:pPr>
        <w:rPr>
          <w:b/>
          <w:bCs/>
        </w:rPr>
      </w:pPr>
      <w:r>
        <w:rPr>
          <w:b/>
          <w:bCs/>
        </w:rPr>
        <w:t xml:space="preserve">November </w:t>
      </w:r>
      <w:r w:rsidRPr="009659F4">
        <w:rPr>
          <w:b/>
          <w:bCs/>
        </w:rPr>
        <w:t>2025</w:t>
      </w:r>
    </w:p>
    <w:p w14:paraId="0849448C" w14:textId="77777777" w:rsidR="00F61CB8" w:rsidRDefault="00F61CB8" w:rsidP="00F61CB8">
      <w:pPr>
        <w:rPr>
          <w:b/>
          <w:bCs/>
        </w:rPr>
      </w:pPr>
      <w:r w:rsidRPr="00896F7E">
        <w:rPr>
          <w:b/>
          <w:bCs/>
        </w:rPr>
        <w:t>Note</w:t>
      </w:r>
    </w:p>
    <w:p w14:paraId="13EDAE7C" w14:textId="77777777" w:rsidR="00F61CB8" w:rsidRDefault="00F61CB8" w:rsidP="0089519E">
      <w:pPr>
        <w:spacing w:before="227" w:line="312" w:lineRule="auto"/>
        <w:ind w:right="524"/>
        <w:jc w:val="both"/>
      </w:pPr>
      <w:r w:rsidRPr="00F61CB8">
        <w:t>Monetary targeting emerged as a leading policy framework in the late 1970s and</w:t>
      </w:r>
      <w:r>
        <w:t xml:space="preserve"> </w:t>
      </w:r>
      <w:r w:rsidRPr="00F61CB8">
        <w:t>early 1980s as central banks searched</w:t>
      </w:r>
      <w:r>
        <w:t xml:space="preserve"> </w:t>
      </w:r>
      <w:r w:rsidRPr="00F61CB8">
        <w:t>for a clearer and more disciplined nominal</w:t>
      </w:r>
      <w:r>
        <w:t xml:space="preserve"> </w:t>
      </w:r>
      <w:r w:rsidRPr="00F61CB8">
        <w:t>anchor following the Great Inflation. The foundational logic came from the</w:t>
      </w:r>
      <w:r>
        <w:t xml:space="preserve"> </w:t>
      </w:r>
      <w:r w:rsidRPr="00F61CB8">
        <w:t>monetarist proposition that inflation is fundamentally the result of excessive</w:t>
      </w:r>
      <w:r>
        <w:t xml:space="preserve"> </w:t>
      </w:r>
      <w:r w:rsidRPr="00F61CB8">
        <w:t>money growth. If the central bank could restrain the growth rate of monetary</w:t>
      </w:r>
      <w:r>
        <w:t xml:space="preserve"> </w:t>
      </w:r>
      <w:r w:rsidRPr="00F61CB8">
        <w:t>aggregates to a predictable path, inflation would, over time, converge to a stable</w:t>
      </w:r>
      <w:r>
        <w:t xml:space="preserve"> </w:t>
      </w:r>
      <w:r w:rsidRPr="00F61CB8">
        <w:t>rate. This note explains the appeal of monetary targeting, the operational</w:t>
      </w:r>
      <w:r>
        <w:t xml:space="preserve"> </w:t>
      </w:r>
      <w:r w:rsidRPr="00F61CB8">
        <w:t xml:space="preserve">challenges that quickly emerged, and the </w:t>
      </w:r>
      <w:r>
        <w:t>lessons</w:t>
      </w:r>
      <w:r w:rsidRPr="00F61CB8">
        <w:t xml:space="preserve"> for good economists.</w:t>
      </w:r>
    </w:p>
    <w:p w14:paraId="2E1A452A" w14:textId="197826B9" w:rsidR="00F61CB8" w:rsidRPr="00F61CB8" w:rsidRDefault="00F61CB8" w:rsidP="0089519E">
      <w:pPr>
        <w:spacing w:before="227" w:line="312" w:lineRule="auto"/>
        <w:ind w:right="524"/>
        <w:jc w:val="both"/>
        <w:rPr>
          <w:b/>
          <w:bCs/>
        </w:rPr>
      </w:pPr>
      <w:r w:rsidRPr="00F61CB8">
        <w:rPr>
          <w:b/>
          <w:bCs/>
        </w:rPr>
        <w:t>1. Logic and Appeal of Monetary Targets</w:t>
      </w:r>
    </w:p>
    <w:p w14:paraId="533AF824" w14:textId="77777777" w:rsidR="00F61CB8" w:rsidRDefault="00F61CB8" w:rsidP="0089519E">
      <w:pPr>
        <w:spacing w:before="227" w:line="312" w:lineRule="auto"/>
        <w:ind w:right="524"/>
        <w:jc w:val="both"/>
      </w:pPr>
      <w:r w:rsidRPr="00F61CB8">
        <w:t>The basic framework rested on three assumptions:</w:t>
      </w:r>
    </w:p>
    <w:p w14:paraId="6DD5EDE8" w14:textId="77777777" w:rsidR="00F61CB8" w:rsidRDefault="00F61CB8">
      <w:pPr>
        <w:pStyle w:val="ListParagraph"/>
        <w:numPr>
          <w:ilvl w:val="0"/>
          <w:numId w:val="48"/>
        </w:numPr>
        <w:spacing w:before="227" w:line="312" w:lineRule="auto"/>
        <w:ind w:right="524"/>
        <w:jc w:val="both"/>
      </w:pPr>
      <w:r w:rsidRPr="00F61CB8">
        <w:t>money demand was stable</w:t>
      </w:r>
    </w:p>
    <w:p w14:paraId="4BBFE7CC" w14:textId="77777777" w:rsidR="00F61CB8" w:rsidRDefault="00F61CB8">
      <w:pPr>
        <w:pStyle w:val="ListParagraph"/>
        <w:numPr>
          <w:ilvl w:val="0"/>
          <w:numId w:val="48"/>
        </w:numPr>
        <w:spacing w:before="227" w:line="312" w:lineRule="auto"/>
        <w:ind w:right="524"/>
        <w:jc w:val="both"/>
      </w:pPr>
      <w:r w:rsidRPr="00F61CB8">
        <w:t>velocity changed only gradually, and</w:t>
      </w:r>
    </w:p>
    <w:p w14:paraId="6D4F8B97" w14:textId="77777777" w:rsidR="00F61CB8" w:rsidRDefault="00F61CB8">
      <w:pPr>
        <w:pStyle w:val="ListParagraph"/>
        <w:numPr>
          <w:ilvl w:val="0"/>
          <w:numId w:val="48"/>
        </w:numPr>
        <w:spacing w:before="227" w:line="312" w:lineRule="auto"/>
        <w:ind w:right="524"/>
        <w:jc w:val="both"/>
      </w:pPr>
      <w:r w:rsidRPr="00F61CB8">
        <w:t xml:space="preserve">output followed a predictable trend. </w:t>
      </w:r>
    </w:p>
    <w:p w14:paraId="5A291F7A" w14:textId="77777777" w:rsidR="00F61CB8" w:rsidRDefault="00F61CB8" w:rsidP="0089519E">
      <w:pPr>
        <w:spacing w:before="227" w:line="312" w:lineRule="auto"/>
        <w:ind w:right="524"/>
        <w:jc w:val="both"/>
      </w:pPr>
      <w:r w:rsidRPr="00F61CB8">
        <w:t xml:space="preserve">Under these conditions, targeting the growth rate of aggregates such as M1 or </w:t>
      </w:r>
      <w:r w:rsidRPr="00F61CB8">
        <w:br/>
        <w:t>M2 seemed like a reliable method for anchoring inflation. Central banks in</w:t>
      </w:r>
      <w:r>
        <w:t xml:space="preserve"> </w:t>
      </w:r>
      <w:r w:rsidRPr="00F61CB8">
        <w:t>advanced economies, including the United States,</w:t>
      </w:r>
      <w:r>
        <w:t xml:space="preserve"> </w:t>
      </w:r>
      <w:r w:rsidRPr="00F61CB8">
        <w:t>Canada, the United Kingdom, and Germany, adopted explicit targets for money growth. Armenia, like many other countries transitioning toward modern frameworks, later experimented with similar approaches.</w:t>
      </w:r>
    </w:p>
    <w:p w14:paraId="2236E79D" w14:textId="4432C83D" w:rsidR="00A20BB6" w:rsidRPr="00085647" w:rsidRDefault="00A20BB6" w:rsidP="0089519E">
      <w:pPr>
        <w:spacing w:before="227" w:line="312" w:lineRule="auto"/>
        <w:ind w:right="524"/>
        <w:jc w:val="both"/>
        <w:rPr>
          <w:b/>
          <w:bCs/>
        </w:rPr>
      </w:pPr>
      <w:r w:rsidRPr="00085647">
        <w:rPr>
          <w:b/>
          <w:bCs/>
        </w:rPr>
        <w:t>2. The CBA’s experience with Money Aggregates</w:t>
      </w:r>
    </w:p>
    <w:p w14:paraId="14DC3147" w14:textId="7DBD35B5" w:rsidR="00903DCC" w:rsidRPr="00903DCC" w:rsidRDefault="00903DCC" w:rsidP="00903DCC">
      <w:pPr>
        <w:spacing w:before="227" w:line="312" w:lineRule="auto"/>
        <w:ind w:right="524"/>
        <w:jc w:val="both"/>
        <w:rPr>
          <w:lang w:val="en-US"/>
        </w:rPr>
      </w:pPr>
      <w:r w:rsidRPr="00903DCC">
        <w:rPr>
          <w:lang w:val="en-US"/>
        </w:rPr>
        <w:lastRenderedPageBreak/>
        <w:t xml:space="preserve">From 1994 to </w:t>
      </w:r>
      <w:r>
        <w:rPr>
          <w:lang w:val="en-US"/>
        </w:rPr>
        <w:t>2005</w:t>
      </w:r>
      <w:r w:rsidRPr="00903DCC">
        <w:rPr>
          <w:lang w:val="en-US"/>
        </w:rPr>
        <w:t xml:space="preserve">, the Central Bank of Armenia operated under a </w:t>
      </w:r>
      <w:r w:rsidRPr="00903DCC">
        <w:rPr>
          <w:b/>
          <w:bCs/>
          <w:lang w:val="en-US"/>
        </w:rPr>
        <w:t>monetary aggregate targeting</w:t>
      </w:r>
      <w:r w:rsidRPr="00903DCC">
        <w:rPr>
          <w:lang w:val="en-US"/>
        </w:rPr>
        <w:t xml:space="preserve"> framework. This approach was formalized with the 1996 </w:t>
      </w:r>
      <w:r w:rsidRPr="00903DCC">
        <w:rPr>
          <w:i/>
          <w:iCs/>
          <w:lang w:val="en-US"/>
        </w:rPr>
        <w:t>Law on the Central Bank of Armenia</w:t>
      </w:r>
      <w:r w:rsidRPr="00903DCC">
        <w:rPr>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903DCC" w:rsidRDefault="00903DCC" w:rsidP="00903DCC">
      <w:pPr>
        <w:spacing w:before="227" w:line="312" w:lineRule="auto"/>
        <w:ind w:right="524"/>
        <w:jc w:val="both"/>
        <w:rPr>
          <w:lang w:val="en-US"/>
        </w:rPr>
      </w:pPr>
      <w:r w:rsidRPr="00903DCC">
        <w:rPr>
          <w:lang w:val="en-US"/>
        </w:rPr>
        <w:t xml:space="preserve">Broad money served as the </w:t>
      </w:r>
      <w:r w:rsidRPr="00903DCC">
        <w:rPr>
          <w:b/>
          <w:bCs/>
          <w:lang w:val="en-US"/>
        </w:rPr>
        <w:t>intermediate target</w:t>
      </w:r>
      <w:r w:rsidRPr="00903DCC">
        <w:rPr>
          <w:lang w:val="en-US"/>
        </w:rPr>
        <w:t xml:space="preserve">, while the </w:t>
      </w:r>
      <w:r w:rsidRPr="00903DCC">
        <w:rPr>
          <w:b/>
          <w:bCs/>
          <w:lang w:val="en-US"/>
        </w:rPr>
        <w:t>monetary base</w:t>
      </w:r>
      <w:r w:rsidRPr="00903DCC">
        <w:rPr>
          <w:lang w:val="en-US"/>
        </w:rPr>
        <w:t xml:space="preserve"> operated as the </w:t>
      </w:r>
      <w:r w:rsidRPr="00903DCC">
        <w:rPr>
          <w:b/>
          <w:bCs/>
          <w:lang w:val="en-US"/>
        </w:rPr>
        <w:t>operational target</w:t>
      </w:r>
      <w:r w:rsidRPr="00903DCC">
        <w:rPr>
          <w:lang w:val="en-US"/>
        </w:rPr>
        <w:t xml:space="preserve">. The CBA influenced banking </w:t>
      </w:r>
      <w:proofErr w:type="gramStart"/>
      <w:r w:rsidRPr="00903DCC">
        <w:rPr>
          <w:lang w:val="en-US"/>
        </w:rPr>
        <w:t>system</w:t>
      </w:r>
      <w:proofErr w:type="gramEnd"/>
      <w:r w:rsidRPr="00903DCC">
        <w:rPr>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903DCC" w:rsidRDefault="00903DCC" w:rsidP="00903DCC">
      <w:pPr>
        <w:spacing w:before="227" w:line="312" w:lineRule="auto"/>
        <w:ind w:right="524"/>
        <w:jc w:val="both"/>
        <w:rPr>
          <w:lang w:val="en-US"/>
        </w:rPr>
      </w:pPr>
      <w:r w:rsidRPr="00903DCC">
        <w:rPr>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903DCC">
        <w:rPr>
          <w:lang w:val="en-US"/>
        </w:rPr>
        <w:t>positive growth</w:t>
      </w:r>
      <w:proofErr w:type="gramEnd"/>
      <w:r w:rsidRPr="00903DCC">
        <w:rPr>
          <w:lang w:val="en-US"/>
        </w:rPr>
        <w:t>. From 1995 to 1998, inflation stabilized, and Armenia entered a low-inflation environment accompanied by rapid economic growth, including consecutive double-digit expansions from 2003 to 2007.</w:t>
      </w:r>
    </w:p>
    <w:p w14:paraId="5310F497" w14:textId="77777777" w:rsidR="00903DCC" w:rsidRPr="00903DCC" w:rsidRDefault="00903DCC" w:rsidP="00903DCC">
      <w:pPr>
        <w:spacing w:before="227" w:line="312" w:lineRule="auto"/>
        <w:ind w:right="524"/>
        <w:jc w:val="both"/>
        <w:rPr>
          <w:lang w:val="en-US"/>
        </w:rPr>
      </w:pPr>
      <w:r w:rsidRPr="00903DCC">
        <w:rPr>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903DCC">
        <w:rPr>
          <w:lang w:val="en-US"/>
        </w:rPr>
        <w:t>dram</w:t>
      </w:r>
      <w:proofErr w:type="gramEnd"/>
      <w:r w:rsidRPr="00903DCC">
        <w:rPr>
          <w:lang w:val="en-US"/>
        </w:rPr>
        <w:t xml:space="preserve">-denominated liquidity, risking a contraction in aggregate demand. To address this, the CBA began targeting </w:t>
      </w:r>
      <w:proofErr w:type="gramStart"/>
      <w:r w:rsidRPr="00903DCC">
        <w:rPr>
          <w:lang w:val="en-US"/>
        </w:rPr>
        <w:t>dram</w:t>
      </w:r>
      <w:proofErr w:type="gramEnd"/>
      <w:r w:rsidRPr="00903DCC">
        <w:rPr>
          <w:lang w:val="en-US"/>
        </w:rPr>
        <w:t>-based aggregates in 1998, though this did not resolve inconsistencies between the operational target and the nominal anchor.</w:t>
      </w:r>
    </w:p>
    <w:p w14:paraId="64CB9355" w14:textId="7C490275" w:rsidR="00A20BB6" w:rsidRPr="00085647" w:rsidRDefault="00903DCC" w:rsidP="0089519E">
      <w:pPr>
        <w:spacing w:before="227" w:line="312" w:lineRule="auto"/>
        <w:ind w:right="524"/>
        <w:jc w:val="both"/>
        <w:rPr>
          <w:lang w:val="en-US"/>
        </w:rPr>
      </w:pPr>
      <w:r w:rsidRPr="00903DCC">
        <w:rPr>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63A062AF" w14:textId="34E3CD5F" w:rsidR="009C4496" w:rsidRDefault="00903DCC" w:rsidP="0089519E">
      <w:pPr>
        <w:spacing w:before="227" w:line="312" w:lineRule="auto"/>
        <w:ind w:right="524"/>
        <w:jc w:val="both"/>
        <w:rPr>
          <w:b/>
          <w:bCs/>
        </w:rPr>
      </w:pPr>
      <w:r>
        <w:rPr>
          <w:b/>
          <w:bCs/>
        </w:rPr>
        <w:lastRenderedPageBreak/>
        <w:t>3</w:t>
      </w:r>
      <w:r w:rsidR="00F61CB8" w:rsidRPr="00F61CB8">
        <w:rPr>
          <w:b/>
          <w:bCs/>
        </w:rPr>
        <w:t>. Early Operational Difficulties</w:t>
      </w:r>
    </w:p>
    <w:p w14:paraId="1444309C" w14:textId="512A6CE5" w:rsidR="00F61CB8" w:rsidRDefault="00F61CB8" w:rsidP="0089519E">
      <w:pPr>
        <w:spacing w:before="227" w:line="312" w:lineRule="auto"/>
        <w:ind w:right="524"/>
        <w:jc w:val="both"/>
      </w:pPr>
      <w:r w:rsidRPr="00F61CB8">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Default="00903DCC" w:rsidP="0089519E">
      <w:pPr>
        <w:spacing w:before="227" w:line="312" w:lineRule="auto"/>
        <w:ind w:right="524"/>
        <w:jc w:val="both"/>
        <w:rPr>
          <w:b/>
          <w:bCs/>
        </w:rPr>
      </w:pPr>
      <w:r>
        <w:rPr>
          <w:b/>
          <w:bCs/>
        </w:rPr>
        <w:t>4</w:t>
      </w:r>
      <w:r w:rsidR="00F61CB8" w:rsidRPr="00F61CB8">
        <w:rPr>
          <w:b/>
          <w:bCs/>
        </w:rPr>
        <w:t>. Structural Breaks in Money Demand</w:t>
      </w:r>
    </w:p>
    <w:p w14:paraId="47B70227" w14:textId="77777777" w:rsidR="00F61CB8" w:rsidRDefault="00F61CB8" w:rsidP="0089519E">
      <w:pPr>
        <w:spacing w:before="227" w:line="312" w:lineRule="auto"/>
        <w:ind w:right="524"/>
        <w:jc w:val="both"/>
      </w:pPr>
      <w:r w:rsidRPr="00F61CB8">
        <w:t xml:space="preserve">Financial innovation played a central role in destabilizing previously stable money-demand functions. Deregulation in the banking sector, the introduction of interest-bearing deposits, the rise of money market mutual funds, and technological </w:t>
      </w:r>
      <w:r w:rsidRPr="00F61CB8">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F61CB8">
        <w:br/>
        <w:t>models no longer provided reliable guidance.</w:t>
      </w:r>
    </w:p>
    <w:p w14:paraId="65E5ACB7" w14:textId="77777777" w:rsidR="00F61CB8" w:rsidRDefault="00F61CB8" w:rsidP="0089519E">
      <w:pPr>
        <w:spacing w:before="227" w:line="312" w:lineRule="auto"/>
        <w:ind w:right="524"/>
        <w:jc w:val="both"/>
      </w:pPr>
      <w:r w:rsidRPr="00F61CB8">
        <w:t>A good economist recognizes these structural breaks as soon as they emerge. When a key empirical relationship becomes unstable, it cannot serve as a reliable operational foundation for policy.</w:t>
      </w:r>
    </w:p>
    <w:p w14:paraId="13E81B5A" w14:textId="764AF700" w:rsidR="00F61CB8" w:rsidRDefault="00903DCC" w:rsidP="0089519E">
      <w:pPr>
        <w:spacing w:before="227" w:line="312" w:lineRule="auto"/>
        <w:ind w:right="524"/>
        <w:jc w:val="both"/>
        <w:rPr>
          <w:b/>
          <w:bCs/>
        </w:rPr>
      </w:pPr>
      <w:r>
        <w:rPr>
          <w:b/>
          <w:bCs/>
        </w:rPr>
        <w:t>5</w:t>
      </w:r>
      <w:r w:rsidR="00F61CB8" w:rsidRPr="00F61CB8">
        <w:rPr>
          <w:b/>
          <w:bCs/>
        </w:rPr>
        <w:t xml:space="preserve">. Endogenous Money and Banking </w:t>
      </w:r>
      <w:r w:rsidR="00DA01B0" w:rsidRPr="00F61CB8">
        <w:rPr>
          <w:b/>
          <w:bCs/>
        </w:rPr>
        <w:t>Behaviour</w:t>
      </w:r>
    </w:p>
    <w:p w14:paraId="03F0A550" w14:textId="1150413D" w:rsidR="00903DCC" w:rsidRDefault="00F61CB8" w:rsidP="00085647">
      <w:pPr>
        <w:spacing w:before="227" w:line="312" w:lineRule="auto"/>
        <w:ind w:right="524"/>
        <w:jc w:val="both"/>
      </w:pPr>
      <w:r w:rsidRPr="00F61CB8">
        <w:t xml:space="preserve">A deeper conceptual issue was that monetary targeting did not reflect the endogenous nature of modern money creation. </w:t>
      </w:r>
      <w:r w:rsidR="00903DCC">
        <w:t xml:space="preserve">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w:t>
      </w:r>
      <w:r w:rsidR="00903DCC" w:rsidRPr="00F61CB8">
        <w:t xml:space="preserve">Attempts to control the quantity of money led to volatility in </w:t>
      </w:r>
      <w:r w:rsidR="00903DCC">
        <w:t>short-term</w:t>
      </w:r>
      <w:r w:rsidR="00903DCC" w:rsidRPr="00F61CB8">
        <w:t xml:space="preserve"> interest rates and credit conditions, raising concerns about financial stability. Central banks were forced to choose between stabilizing interest rates or stabilizing money growth—most chose the former.</w:t>
      </w:r>
    </w:p>
    <w:p w14:paraId="4202AB5B" w14:textId="77777777" w:rsidR="00903DCC" w:rsidRDefault="00903DCC" w:rsidP="00085647">
      <w:pPr>
        <w:jc w:val="both"/>
      </w:pPr>
      <w:r>
        <w:lastRenderedPageBreak/>
        <w:t>Recent research has begun filling a gap in how economists model these mechanisms. For example, DSGE models with explicit banking, balance sheet interactions, and liquidity and maturity transformations such as Benes, Kumhof, and Laxton (2014) and Mkhatrishvili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F61CB8" w:rsidRDefault="00903DCC" w:rsidP="0089519E">
      <w:pPr>
        <w:spacing w:before="227" w:line="312" w:lineRule="auto"/>
        <w:ind w:right="524"/>
        <w:jc w:val="both"/>
        <w:rPr>
          <w:b/>
          <w:bCs/>
        </w:rPr>
      </w:pPr>
      <w:r>
        <w:rPr>
          <w:b/>
          <w:bCs/>
        </w:rPr>
        <w:t>6</w:t>
      </w:r>
      <w:r w:rsidR="00F61CB8" w:rsidRPr="00F61CB8">
        <w:rPr>
          <w:b/>
          <w:bCs/>
        </w:rPr>
        <w:t>. Transition to Interest-Rate Instruments</w:t>
      </w:r>
    </w:p>
    <w:p w14:paraId="519F5ED4" w14:textId="358535DA" w:rsidR="00F61CB8" w:rsidRDefault="00F61CB8" w:rsidP="0089519E">
      <w:pPr>
        <w:spacing w:before="227" w:line="312" w:lineRule="auto"/>
        <w:ind w:right="524"/>
        <w:jc w:val="both"/>
      </w:pPr>
      <w:r w:rsidRPr="00F61CB8">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t>Short-term</w:t>
      </w:r>
      <w:r w:rsidR="001B005F" w:rsidRPr="00F61CB8">
        <w:t xml:space="preserve"> policy</w:t>
      </w:r>
      <w:r w:rsidRPr="00F61CB8">
        <w:t xml:space="preserve"> interest rate and shaping expectations about its future path. This approach proved more effective, more flexible, and more consistent with the functioning of modern financial systems.</w:t>
      </w:r>
    </w:p>
    <w:p w14:paraId="088B6EB7" w14:textId="48FA9E80" w:rsidR="00F61CB8" w:rsidRDefault="00F61CB8" w:rsidP="0089519E">
      <w:pPr>
        <w:spacing w:before="227" w:line="312" w:lineRule="auto"/>
        <w:ind w:right="524"/>
        <w:jc w:val="both"/>
      </w:pPr>
      <w:r w:rsidRPr="00F61CB8">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Default="00903DCC" w:rsidP="0089519E">
      <w:pPr>
        <w:spacing w:before="227" w:line="312" w:lineRule="auto"/>
        <w:ind w:right="524"/>
        <w:jc w:val="both"/>
        <w:rPr>
          <w:b/>
          <w:bCs/>
        </w:rPr>
      </w:pPr>
      <w:r>
        <w:rPr>
          <w:b/>
          <w:bCs/>
        </w:rPr>
        <w:t>7</w:t>
      </w:r>
      <w:r w:rsidR="00F61CB8" w:rsidRPr="00F61CB8">
        <w:rPr>
          <w:b/>
          <w:bCs/>
        </w:rPr>
        <w:t>. Lessons for Good Policy Analysis</w:t>
      </w:r>
    </w:p>
    <w:p w14:paraId="1E72DAD7" w14:textId="77777777" w:rsidR="00F61CB8" w:rsidRDefault="00F61CB8" w:rsidP="0089519E">
      <w:pPr>
        <w:spacing w:before="227" w:line="312" w:lineRule="auto"/>
        <w:ind w:right="524"/>
        <w:jc w:val="both"/>
      </w:pPr>
      <w:r w:rsidRPr="00F61CB8">
        <w:t>The monetary targeting era taught economists several important lessons:</w:t>
      </w:r>
    </w:p>
    <w:p w14:paraId="6CD69DEC" w14:textId="162EDA21" w:rsidR="00F61CB8" w:rsidRPr="00F61CB8" w:rsidRDefault="00F61CB8">
      <w:pPr>
        <w:pStyle w:val="ListParagraph"/>
        <w:numPr>
          <w:ilvl w:val="0"/>
          <w:numId w:val="49"/>
        </w:numPr>
        <w:spacing w:before="227" w:line="312" w:lineRule="auto"/>
        <w:ind w:right="524"/>
        <w:jc w:val="both"/>
        <w:rPr>
          <w:b/>
          <w:bCs/>
        </w:rPr>
      </w:pPr>
      <w:r w:rsidRPr="00F61CB8">
        <w:t xml:space="preserve">Empirical relationships must be continuously evaluated for stability.  </w:t>
      </w:r>
    </w:p>
    <w:p w14:paraId="0389F36F" w14:textId="77777777" w:rsidR="00F61CB8" w:rsidRDefault="00F61CB8">
      <w:pPr>
        <w:pStyle w:val="ListParagraph"/>
        <w:numPr>
          <w:ilvl w:val="0"/>
          <w:numId w:val="49"/>
        </w:numPr>
        <w:spacing w:before="227" w:line="312" w:lineRule="auto"/>
        <w:ind w:right="524"/>
        <w:jc w:val="both"/>
      </w:pPr>
      <w:r w:rsidRPr="00F61CB8">
        <w:t>Structural change can disrupt long-standing regularities.</w:t>
      </w:r>
    </w:p>
    <w:p w14:paraId="785EA523" w14:textId="77777777" w:rsidR="00F61CB8" w:rsidRDefault="00F61CB8">
      <w:pPr>
        <w:pStyle w:val="ListParagraph"/>
        <w:numPr>
          <w:ilvl w:val="0"/>
          <w:numId w:val="49"/>
        </w:numPr>
        <w:spacing w:before="227" w:line="312" w:lineRule="auto"/>
        <w:ind w:right="524"/>
        <w:jc w:val="both"/>
      </w:pPr>
      <w:r w:rsidRPr="00F61CB8">
        <w:t>Monetary and credit aggregates are useful indicators but cannot serve as the sole anchor of policy.</w:t>
      </w:r>
    </w:p>
    <w:p w14:paraId="67E5ABE0" w14:textId="77777777" w:rsidR="00F61CB8" w:rsidRDefault="00F61CB8">
      <w:pPr>
        <w:pStyle w:val="ListParagraph"/>
        <w:numPr>
          <w:ilvl w:val="0"/>
          <w:numId w:val="49"/>
        </w:numPr>
        <w:spacing w:before="227" w:line="312" w:lineRule="auto"/>
        <w:ind w:right="524"/>
        <w:jc w:val="both"/>
      </w:pPr>
      <w:r w:rsidRPr="00F61CB8">
        <w:t xml:space="preserve">Good economists adapt frameworks when evidence shows that earlier assumptions no longer hold.  </w:t>
      </w:r>
    </w:p>
    <w:p w14:paraId="7A89354C" w14:textId="2970F9E7" w:rsidR="00755B5D" w:rsidRDefault="00F61CB8" w:rsidP="0089519E">
      <w:pPr>
        <w:spacing w:before="227" w:line="312" w:lineRule="auto"/>
        <w:ind w:right="524"/>
        <w:jc w:val="both"/>
      </w:pPr>
      <w:r w:rsidRPr="00F61CB8">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AFA556E" w14:textId="77777777" w:rsidR="00755B5D" w:rsidRDefault="00755B5D" w:rsidP="0089519E">
      <w:pPr>
        <w:spacing w:before="227" w:line="312" w:lineRule="auto"/>
        <w:ind w:right="524"/>
        <w:jc w:val="both"/>
      </w:pPr>
    </w:p>
    <w:p w14:paraId="5B2F1797" w14:textId="77777777" w:rsidR="00755B5D" w:rsidRDefault="00755B5D" w:rsidP="0089519E">
      <w:pPr>
        <w:spacing w:before="227" w:line="312" w:lineRule="auto"/>
        <w:ind w:right="524"/>
        <w:jc w:val="both"/>
      </w:pPr>
    </w:p>
    <w:p w14:paraId="7CCE9BF7" w14:textId="77777777" w:rsidR="00755B5D" w:rsidRPr="007D79C0" w:rsidRDefault="00755B5D" w:rsidP="00755B5D">
      <w:pPr>
        <w:jc w:val="both"/>
        <w:rPr>
          <w:b/>
          <w:bCs/>
        </w:rPr>
      </w:pPr>
      <w:r w:rsidRPr="007D79C0">
        <w:rPr>
          <w:b/>
          <w:bCs/>
        </w:rPr>
        <w:t>Literature &amp; Further Reading</w:t>
      </w:r>
    </w:p>
    <w:p w14:paraId="1D426092" w14:textId="77777777" w:rsidR="00755B5D" w:rsidRPr="0017656F" w:rsidRDefault="00755B5D" w:rsidP="00755B5D">
      <w:pPr>
        <w:pStyle w:val="ListParagraph"/>
        <w:numPr>
          <w:ilvl w:val="0"/>
          <w:numId w:val="4"/>
        </w:numPr>
        <w:spacing w:before="227" w:line="312" w:lineRule="auto"/>
        <w:ind w:right="524"/>
        <w:rPr>
          <w:lang w:val="en-US"/>
        </w:rPr>
      </w:pPr>
      <w:r w:rsidRPr="0089519E">
        <w:t xml:space="preserve">Benes, J., M. Kumhof, and D. Laxton. 2014. </w:t>
      </w:r>
      <w:hyperlink r:id="rId19" w:history="1">
        <w:r w:rsidRPr="0017656F">
          <w:rPr>
            <w:rStyle w:val="Hyperlink"/>
            <w:lang w:val="en-US"/>
          </w:rPr>
          <w:t>Financial Crises in DSGE Models: Selected Applications of MAPMOD</w:t>
        </w:r>
      </w:hyperlink>
      <w:r w:rsidRPr="0089519E">
        <w:t>. IMF Working Paper WP/14/56. International Monetary Fund.</w:t>
      </w:r>
    </w:p>
    <w:p w14:paraId="167F9509" w14:textId="77777777" w:rsidR="00755B5D" w:rsidRDefault="00755B5D" w:rsidP="00755B5D">
      <w:pPr>
        <w:pStyle w:val="ListParagraph"/>
        <w:numPr>
          <w:ilvl w:val="0"/>
          <w:numId w:val="4"/>
        </w:numPr>
        <w:spacing w:before="227" w:line="312" w:lineRule="auto"/>
        <w:ind w:right="524"/>
      </w:pPr>
      <w:r w:rsidRPr="0089519E">
        <w:t xml:space="preserve">Brunner, K., and A. Meltzer. 1993. </w:t>
      </w:r>
      <w:hyperlink r:id="rId20" w:history="1">
        <w:r w:rsidRPr="0017656F">
          <w:rPr>
            <w:rStyle w:val="Hyperlink"/>
          </w:rPr>
          <w:t>Money and the Economy</w:t>
        </w:r>
      </w:hyperlink>
      <w:r w:rsidRPr="0089519E">
        <w:t>. Cambridge University Press.</w:t>
      </w:r>
    </w:p>
    <w:p w14:paraId="37854580" w14:textId="77777777" w:rsidR="00755B5D" w:rsidRDefault="00755B5D" w:rsidP="00755B5D">
      <w:pPr>
        <w:numPr>
          <w:ilvl w:val="0"/>
          <w:numId w:val="4"/>
        </w:numPr>
        <w:jc w:val="both"/>
      </w:pPr>
      <w:r w:rsidRPr="007D79C0">
        <w:t>Friedman, M. 1968. </w:t>
      </w:r>
      <w:hyperlink r:id="rId21" w:tgtFrame="_blank" w:history="1">
        <w:r w:rsidRPr="007D79C0">
          <w:rPr>
            <w:rStyle w:val="Hyperlink"/>
          </w:rPr>
          <w:t>“The Role of Monetary Policy.” </w:t>
        </w:r>
        <w:r w:rsidRPr="007D79C0">
          <w:rPr>
            <w:rStyle w:val="Hyperlink"/>
            <w:i/>
            <w:iCs/>
          </w:rPr>
          <w:t>American Economic Review</w:t>
        </w:r>
        <w:r w:rsidRPr="007D79C0">
          <w:rPr>
            <w:rStyle w:val="Hyperlink"/>
          </w:rPr>
          <w:t> 58 (1).</w:t>
        </w:r>
      </w:hyperlink>
    </w:p>
    <w:p w14:paraId="0EC80111" w14:textId="77777777" w:rsidR="00755B5D" w:rsidRDefault="00755B5D" w:rsidP="00755B5D">
      <w:pPr>
        <w:numPr>
          <w:ilvl w:val="0"/>
          <w:numId w:val="4"/>
        </w:numPr>
        <w:jc w:val="both"/>
      </w:pPr>
      <w:r w:rsidRPr="0089519E">
        <w:t>Goodhart, C. 1984. Monetary Theory and Practice: The UK Experience. Macmillan.</w:t>
      </w:r>
    </w:p>
    <w:p w14:paraId="29DD9A2E" w14:textId="77777777" w:rsidR="00755B5D" w:rsidRDefault="00755B5D" w:rsidP="00755B5D">
      <w:pPr>
        <w:pStyle w:val="ListParagraph"/>
        <w:numPr>
          <w:ilvl w:val="0"/>
          <w:numId w:val="4"/>
        </w:numPr>
        <w:spacing w:before="227" w:line="312" w:lineRule="auto"/>
        <w:ind w:right="524"/>
      </w:pPr>
      <w:r w:rsidRPr="0089519E">
        <w:t xml:space="preserve">Laidler, D. 1999. </w:t>
      </w:r>
      <w:hyperlink r:id="rId22" w:history="1">
        <w:r w:rsidRPr="0017656F">
          <w:rPr>
            <w:rStyle w:val="Hyperlink"/>
          </w:rPr>
          <w:t>The Quantity of Money and Monetary Policy</w:t>
        </w:r>
      </w:hyperlink>
      <w:r w:rsidRPr="0089519E">
        <w:t>. Bank of Canada Review.</w:t>
      </w:r>
    </w:p>
    <w:p w14:paraId="3570A89C" w14:textId="77777777" w:rsidR="00755B5D" w:rsidRDefault="00755B5D" w:rsidP="00755B5D">
      <w:pPr>
        <w:pStyle w:val="ListParagraph"/>
        <w:numPr>
          <w:ilvl w:val="0"/>
          <w:numId w:val="4"/>
        </w:numPr>
        <w:spacing w:before="227" w:line="312" w:lineRule="auto"/>
        <w:ind w:right="524"/>
      </w:pPr>
      <w:r w:rsidRPr="0089519E">
        <w:t>Laxton, D., M. Galstyan, and V. Avagyan (eds.). 2023. History of Monetary Policy in Armenia. Better Policy Project. Unpublished mimeograph.</w:t>
      </w:r>
    </w:p>
    <w:p w14:paraId="3E01309A" w14:textId="77777777" w:rsidR="00755B5D" w:rsidRDefault="00755B5D" w:rsidP="00755B5D">
      <w:pPr>
        <w:pStyle w:val="ListParagraph"/>
        <w:numPr>
          <w:ilvl w:val="0"/>
          <w:numId w:val="4"/>
        </w:numPr>
        <w:spacing w:before="227" w:line="312" w:lineRule="auto"/>
        <w:ind w:right="524"/>
      </w:pPr>
      <w:r w:rsidRPr="0089519E">
        <w:t xml:space="preserve">Mkhatrishvili, S. 2025. </w:t>
      </w:r>
      <w:hyperlink r:id="rId23" w:history="1">
        <w:r w:rsidRPr="0017656F">
          <w:rPr>
            <w:rStyle w:val="Hyperlink"/>
          </w:rPr>
          <w:t>Inside (the) Money Machine: Modeling Liquidity, Maturity and Credit Transformations</w:t>
        </w:r>
      </w:hyperlink>
      <w:r w:rsidRPr="0089519E">
        <w:t>. IMF Working Paper WP/25/166. International Monetary Fund.</w:t>
      </w:r>
    </w:p>
    <w:p w14:paraId="4EB26C2C" w14:textId="77777777" w:rsidR="00755B5D" w:rsidRPr="00416680" w:rsidRDefault="00755B5D" w:rsidP="00755B5D">
      <w:pPr>
        <w:pStyle w:val="ListParagraph"/>
        <w:numPr>
          <w:ilvl w:val="0"/>
          <w:numId w:val="4"/>
        </w:numPr>
        <w:spacing w:before="227" w:line="312" w:lineRule="auto"/>
        <w:ind w:right="524"/>
      </w:pPr>
      <w:r w:rsidRPr="00B95FC1">
        <w:t>Laxton, D., Galstyan, M., and Avagyan, V. January 2024</w:t>
      </w:r>
      <w:r>
        <w:t>.</w:t>
      </w:r>
      <w:r w:rsidRPr="00456ABE">
        <w:rPr>
          <w:spacing w:val="80"/>
        </w:rPr>
        <w:t xml:space="preserve"> </w:t>
      </w:r>
      <w:hyperlink r:id="rId24" w:history="1">
        <w:r w:rsidRPr="00B82288">
          <w:rPr>
            <w:rStyle w:val="Hyperlink"/>
            <w:iCs/>
          </w:rPr>
          <w:t>Prudent Risk Management Approach to Monetary Policy: Theory and Practice of FPAS Mark II at the Central Bank of Armenia</w:t>
        </w:r>
      </w:hyperlink>
      <w:r w:rsidRPr="00B82288">
        <w:rPr>
          <w:iCs/>
        </w:rPr>
        <w:t>.</w:t>
      </w:r>
    </w:p>
    <w:p w14:paraId="2DECA0DD" w14:textId="77777777" w:rsidR="00755B5D" w:rsidRPr="00416680" w:rsidRDefault="00755B5D" w:rsidP="00755B5D">
      <w:pPr>
        <w:pStyle w:val="ListParagraph"/>
        <w:numPr>
          <w:ilvl w:val="0"/>
          <w:numId w:val="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1B353CE" w14:textId="38A8DED6" w:rsidR="0089519E" w:rsidRPr="00755B5D" w:rsidRDefault="00000000" w:rsidP="0089519E">
      <w:pPr>
        <w:spacing w:before="227" w:line="312" w:lineRule="auto"/>
        <w:ind w:right="524"/>
        <w:jc w:val="both"/>
      </w:pPr>
      <w:r>
        <w:pict w14:anchorId="6E667803">
          <v:rect id="_x0000_i1027" style="width:0;height:1.5pt" o:hralign="center" o:hrstd="t" o:hr="t" fillcolor="#a0a0a0" stroked="f"/>
        </w:pict>
      </w:r>
    </w:p>
    <w:p w14:paraId="598415A2" w14:textId="07A306DE" w:rsidR="0089519E" w:rsidRDefault="0089519E" w:rsidP="0089519E">
      <w:pPr>
        <w:spacing w:before="227" w:line="312" w:lineRule="auto"/>
        <w:ind w:right="524"/>
        <w:jc w:val="both"/>
        <w:rPr>
          <w:b/>
          <w:bCs/>
        </w:rPr>
      </w:pPr>
      <w:r w:rsidRPr="0089519E">
        <w:rPr>
          <w:b/>
          <w:bCs/>
        </w:rPr>
        <w:t>Script</w:t>
      </w:r>
    </w:p>
    <w:p w14:paraId="7E377394" w14:textId="05DA5C80" w:rsidR="0089519E" w:rsidRPr="0089519E" w:rsidRDefault="009C4496" w:rsidP="0089519E">
      <w:pPr>
        <w:spacing w:before="227" w:line="312" w:lineRule="auto"/>
        <w:ind w:right="524"/>
        <w:jc w:val="both"/>
        <w:rPr>
          <w:b/>
          <w:bCs/>
        </w:rPr>
      </w:pPr>
      <w:r w:rsidRPr="00D742B6">
        <w:t xml:space="preserve">Hello, I’m </w:t>
      </w:r>
      <w:r w:rsidRPr="00D742B6">
        <w:rPr>
          <w:b/>
          <w:bCs/>
        </w:rPr>
        <w:t>Susanna Grigoryan</w:t>
      </w:r>
      <w:r w:rsidRPr="00D742B6">
        <w:t xml:space="preserve">, an economist at the </w:t>
      </w:r>
      <w:r w:rsidRPr="00D742B6">
        <w:rPr>
          <w:b/>
          <w:bCs/>
        </w:rPr>
        <w:t>Central Bank of Armenia</w:t>
      </w:r>
      <w:r w:rsidRPr="00D742B6">
        <w:t xml:space="preserve"> and a </w:t>
      </w:r>
      <w:r w:rsidRPr="00D742B6">
        <w:rPr>
          <w:b/>
          <w:bCs/>
        </w:rPr>
        <w:t xml:space="preserve">Level </w:t>
      </w:r>
      <w:r>
        <w:rPr>
          <w:b/>
          <w:bCs/>
        </w:rPr>
        <w:t>1</w:t>
      </w:r>
      <w:r w:rsidRPr="00D742B6">
        <w:rPr>
          <w:b/>
          <w:bCs/>
        </w:rPr>
        <w:t xml:space="preserve"> student at the Global Forecasting School</w:t>
      </w:r>
      <w:r w:rsidRPr="00D742B6">
        <w:t>.</w:t>
      </w:r>
      <w:r>
        <w:t xml:space="preserve"> </w:t>
      </w:r>
      <w:r w:rsidR="0089519E" w:rsidRPr="0089519E">
        <w:t>In this video, I will explain why many central banks in the 1970s and early 1980s attempted to control inflation by targeting the growth rate of money.</w:t>
      </w:r>
    </w:p>
    <w:p w14:paraId="288A8419" w14:textId="77777777" w:rsidR="0089519E" w:rsidRDefault="0089519E" w:rsidP="0089519E">
      <w:pPr>
        <w:spacing w:before="227" w:line="312" w:lineRule="auto"/>
        <w:ind w:right="524"/>
        <w:jc w:val="both"/>
      </w:pPr>
      <w:r w:rsidRPr="0089519E">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89519E" w:rsidRDefault="0089519E" w:rsidP="0089519E">
      <w:pPr>
        <w:spacing w:before="227" w:line="312" w:lineRule="auto"/>
        <w:ind w:right="524"/>
        <w:jc w:val="both"/>
      </w:pPr>
      <w:r w:rsidRPr="0089519E">
        <w:t>Central banks across the world adopted monetary targets. They announced desired paths for money growth and adjusted their policy instruments to try to keep actual money growth in line with those targets. In the early stages, this approach appeared</w:t>
      </w:r>
      <w:r>
        <w:t xml:space="preserve"> </w:t>
      </w:r>
      <w:r w:rsidRPr="0089519E">
        <w:t>promising. But problems quickly emerged.</w:t>
      </w:r>
    </w:p>
    <w:p w14:paraId="30879AF8" w14:textId="055750C0" w:rsidR="0089519E" w:rsidRPr="0089519E" w:rsidRDefault="0089519E" w:rsidP="0089519E">
      <w:pPr>
        <w:spacing w:before="227" w:line="312" w:lineRule="auto"/>
        <w:ind w:right="524"/>
        <w:jc w:val="both"/>
      </w:pPr>
      <w:r w:rsidRPr="0089519E">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89519E" w:rsidRDefault="0089519E" w:rsidP="0089519E">
      <w:pPr>
        <w:spacing w:before="227" w:line="312" w:lineRule="auto"/>
        <w:ind w:right="524"/>
        <w:jc w:val="both"/>
      </w:pPr>
      <w:r w:rsidRPr="0089519E">
        <w:t>Financial innovation — including deregulation, new types of deposits, and improved payments technology — altered how households and firms held liquid assets. Traditional measures of money no longer captured the concept reliably. At the same</w:t>
      </w:r>
      <w:r>
        <w:t xml:space="preserve"> </w:t>
      </w:r>
      <w:r w:rsidRPr="0089519E">
        <w:t>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89519E" w:rsidRDefault="0089519E" w:rsidP="0089519E">
      <w:pPr>
        <w:spacing w:before="227" w:line="312" w:lineRule="auto"/>
        <w:ind w:right="524"/>
        <w:jc w:val="both"/>
      </w:pPr>
      <w:r w:rsidRPr="0089519E">
        <w:t xml:space="preserve">A good economist learns from these developments. When an indicator stops providing reliable information, it cannot remain the </w:t>
      </w:r>
      <w:r w:rsidR="00DA01B0" w:rsidRPr="0089519E">
        <w:t>centre</w:t>
      </w:r>
      <w:r w:rsidRPr="0089519E">
        <w:t xml:space="preserve"> of a policy framework.</w:t>
      </w:r>
      <w:r>
        <w:t xml:space="preserve"> </w:t>
      </w:r>
      <w:r w:rsidRPr="0089519E">
        <w:t xml:space="preserve">These experiences led central banks to shift from controlling the quantity of money to influencing the price of money — the </w:t>
      </w:r>
      <w:r w:rsidR="001B005F">
        <w:t>Short-term</w:t>
      </w:r>
      <w:r w:rsidR="001B005F" w:rsidRPr="0089519E">
        <w:t xml:space="preserve"> policy</w:t>
      </w:r>
      <w:r w:rsidRPr="0089519E">
        <w:t xml:space="preserve"> interest rate. This approach proved far more effective and flexible. For Armenia, as for many other </w:t>
      </w:r>
    </w:p>
    <w:p w14:paraId="1D1B000C" w14:textId="216C4DBB" w:rsidR="0089519E" w:rsidRPr="0089519E" w:rsidRDefault="0089519E" w:rsidP="0089519E">
      <w:pPr>
        <w:spacing w:before="227" w:line="312" w:lineRule="auto"/>
        <w:ind w:right="524"/>
        <w:jc w:val="both"/>
      </w:pPr>
      <w:r w:rsidRPr="0089519E">
        <w:t>countries, monetary targeting served as a transitional phase on the path toward inflation targeting supported by forecasting and policy analysis systems.</w:t>
      </w:r>
    </w:p>
    <w:p w14:paraId="313FF20A" w14:textId="4C4DEF20" w:rsidR="00755B5D" w:rsidRDefault="0089519E" w:rsidP="0089519E">
      <w:pPr>
        <w:spacing w:before="227" w:line="312" w:lineRule="auto"/>
        <w:ind w:right="524"/>
        <w:jc w:val="both"/>
        <w:rPr>
          <w:b/>
          <w:bCs/>
        </w:rPr>
      </w:pPr>
      <w:r w:rsidRPr="0089519E">
        <w:t xml:space="preserve">I would like to thank </w:t>
      </w:r>
      <w:r w:rsidR="00DF197D" w:rsidRPr="00DF197D">
        <w:rPr>
          <w:b/>
          <w:bCs/>
        </w:rPr>
        <w:t>Douglas Laxton</w:t>
      </w:r>
      <w:r w:rsidRPr="0089519E">
        <w:t xml:space="preserve">, </w:t>
      </w:r>
      <w:r w:rsidR="00DF197D" w:rsidRPr="00DF197D">
        <w:rPr>
          <w:b/>
          <w:bCs/>
        </w:rPr>
        <w:t>Jared Laxton</w:t>
      </w:r>
      <w:r w:rsidRPr="0089519E">
        <w:t xml:space="preserve">, </w:t>
      </w:r>
      <w:r w:rsidR="00DF197D" w:rsidRPr="00DF197D">
        <w:rPr>
          <w:b/>
          <w:bCs/>
        </w:rPr>
        <w:t>Asya Kostanyan</w:t>
      </w:r>
      <w:r w:rsidRPr="0089519E">
        <w:t xml:space="preserve">, and </w:t>
      </w:r>
      <w:r w:rsidR="00DF197D" w:rsidRPr="00DF197D">
        <w:rPr>
          <w:b/>
          <w:bCs/>
        </w:rPr>
        <w:t>Sopio Mkervalidze</w:t>
      </w:r>
      <w:r w:rsidRPr="0089519E">
        <w:t xml:space="preserve"> for their guidance and support in </w:t>
      </w:r>
      <w:r w:rsidRPr="0089519E">
        <w:rPr>
          <w:b/>
          <w:bCs/>
        </w:rPr>
        <w:t>preparing this material.</w:t>
      </w:r>
    </w:p>
    <w:p w14:paraId="7D43E604" w14:textId="411D899C" w:rsidR="00BC3059" w:rsidRPr="0089519E" w:rsidRDefault="00755B5D" w:rsidP="00755B5D">
      <w:pPr>
        <w:rPr>
          <w:b/>
          <w:bCs/>
        </w:rPr>
      </w:pPr>
      <w:r>
        <w:rPr>
          <w:b/>
          <w:bCs/>
        </w:rPr>
        <w:br w:type="page"/>
      </w:r>
    </w:p>
    <w:p w14:paraId="2EB60F45" w14:textId="6A93555F" w:rsidR="006C5AF8" w:rsidRPr="0092071B" w:rsidRDefault="00B864BA" w:rsidP="002C62BB">
      <w:pPr>
        <w:pStyle w:val="Heading1"/>
      </w:pPr>
      <w:bookmarkStart w:id="5" w:name="_Toc214436070"/>
      <w:bookmarkStart w:id="6" w:name="_Toc214669661"/>
      <w:r>
        <w:lastRenderedPageBreak/>
        <w:t xml:space="preserve">Video </w:t>
      </w:r>
      <w:r w:rsidR="00085647">
        <w:t>3</w:t>
      </w:r>
      <w:r>
        <w:t xml:space="preserve"> - </w:t>
      </w:r>
      <w:r w:rsidR="006C5AF8" w:rsidRPr="0092071B">
        <w:t>The Birth of Inflation Targeting: A New Era in Monetary Policy</w:t>
      </w:r>
      <w:bookmarkEnd w:id="5"/>
      <w:bookmarkEnd w:id="6"/>
    </w:p>
    <w:p w14:paraId="197496A5" w14:textId="77777777" w:rsidR="006C5AF8" w:rsidRDefault="006C5AF8" w:rsidP="00A4792F">
      <w:pPr>
        <w:jc w:val="center"/>
        <w:rPr>
          <w:b/>
          <w:bCs/>
        </w:rPr>
      </w:pPr>
    </w:p>
    <w:p w14:paraId="28C403D8" w14:textId="77777777" w:rsidR="006C5AF8" w:rsidRDefault="006C5AF8" w:rsidP="00A4792F">
      <w:pPr>
        <w:rPr>
          <w:b/>
          <w:bCs/>
        </w:rPr>
      </w:pPr>
      <w:r>
        <w:rPr>
          <w:b/>
          <w:bCs/>
        </w:rPr>
        <w:t>Susanna Grigoryan</w:t>
      </w:r>
    </w:p>
    <w:p w14:paraId="02D44F63" w14:textId="77777777" w:rsidR="006C5AF8" w:rsidRPr="009659F4" w:rsidRDefault="006C5AF8" w:rsidP="00A4792F">
      <w:pPr>
        <w:rPr>
          <w:b/>
          <w:bCs/>
        </w:rPr>
      </w:pPr>
      <w:r w:rsidRPr="009659F4">
        <w:rPr>
          <w:b/>
          <w:bCs/>
        </w:rPr>
        <w:t>Recent Staff Member, Monetary Policy Department, Central Bank of Armenia</w:t>
      </w:r>
    </w:p>
    <w:p w14:paraId="25F63B3E" w14:textId="77777777" w:rsidR="006C5AF8" w:rsidRPr="009659F4" w:rsidRDefault="006C5AF8" w:rsidP="00A4792F">
      <w:pPr>
        <w:rPr>
          <w:b/>
          <w:bCs/>
        </w:rPr>
      </w:pPr>
      <w:r w:rsidRPr="009659F4">
        <w:rPr>
          <w:b/>
          <w:bCs/>
        </w:rPr>
        <w:t>Student, Global Forecasting School</w:t>
      </w:r>
    </w:p>
    <w:p w14:paraId="38AD2EC3" w14:textId="6E945E8B" w:rsidR="00896F7E" w:rsidRDefault="006C5AF8" w:rsidP="00A4792F">
      <w:pPr>
        <w:rPr>
          <w:b/>
          <w:bCs/>
        </w:rPr>
      </w:pPr>
      <w:r>
        <w:rPr>
          <w:b/>
          <w:bCs/>
        </w:rPr>
        <w:t xml:space="preserve">November </w:t>
      </w:r>
      <w:r w:rsidRPr="009659F4">
        <w:rPr>
          <w:b/>
          <w:bCs/>
        </w:rPr>
        <w:t>2025</w:t>
      </w:r>
    </w:p>
    <w:p w14:paraId="230E30F4" w14:textId="77777777" w:rsidR="00896F7E" w:rsidRDefault="00896F7E" w:rsidP="00896F7E">
      <w:pPr>
        <w:rPr>
          <w:b/>
          <w:bCs/>
        </w:rPr>
      </w:pPr>
      <w:r w:rsidRPr="00896F7E">
        <w:rPr>
          <w:b/>
          <w:bCs/>
        </w:rPr>
        <w:t>Note</w:t>
      </w:r>
    </w:p>
    <w:p w14:paraId="2D448449" w14:textId="705026FC" w:rsidR="005F2ECE" w:rsidRDefault="005F2ECE" w:rsidP="005F2ECE">
      <w:pPr>
        <w:jc w:val="both"/>
      </w:pPr>
      <w:bookmarkStart w:id="7" w:name="_Hlk214459554"/>
      <w:r>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5F2ECE" w:rsidRDefault="00372925" w:rsidP="005F2ECE">
      <w:pPr>
        <w:jc w:val="both"/>
        <w:rPr>
          <w:b/>
          <w:bCs/>
        </w:rPr>
      </w:pPr>
      <w:r>
        <w:rPr>
          <w:b/>
          <w:bCs/>
        </w:rPr>
        <w:t>1</w:t>
      </w:r>
      <w:r w:rsidR="005F2ECE" w:rsidRPr="005F2ECE">
        <w:rPr>
          <w:b/>
          <w:bCs/>
        </w:rPr>
        <w:t>. New Zealand: The First Institutional Inflation-Targeting Regime</w:t>
      </w:r>
    </w:p>
    <w:p w14:paraId="7D2DF0A6" w14:textId="4F5D0C13" w:rsidR="005F2ECE" w:rsidRDefault="005F2ECE" w:rsidP="005F2ECE">
      <w:pPr>
        <w:jc w:val="both"/>
      </w:pPr>
      <w:r>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t xml:space="preserve"> that set the inflation target at 2%</w:t>
      </w:r>
      <w:r>
        <w:t>.</w:t>
      </w:r>
    </w:p>
    <w:p w14:paraId="732D6257" w14:textId="59E593B6" w:rsidR="00372925" w:rsidRPr="00085647" w:rsidRDefault="00372925" w:rsidP="00372925">
      <w:pPr>
        <w:jc w:val="both"/>
        <w:rPr>
          <w:b/>
          <w:bCs/>
          <w:lang w:val="en-US"/>
        </w:rPr>
      </w:pPr>
      <w:r w:rsidRPr="00085647">
        <w:rPr>
          <w:b/>
          <w:bCs/>
          <w:lang w:val="en-US"/>
        </w:rPr>
        <w:t>2. A Modern Rationale for a 2% Inflation Target</w:t>
      </w:r>
    </w:p>
    <w:p w14:paraId="2F228876" w14:textId="77777777" w:rsidR="00372925" w:rsidRPr="00372925" w:rsidRDefault="00372925" w:rsidP="00372925">
      <w:pPr>
        <w:jc w:val="both"/>
        <w:rPr>
          <w:lang w:val="en-US"/>
        </w:rPr>
      </w:pPr>
      <w:r w:rsidRPr="00372925">
        <w:rPr>
          <w:lang w:val="en-US"/>
        </w:rPr>
        <w:t xml:space="preserve">If you asked your grandmother what “price stability” means, she would probably tell you that </w:t>
      </w:r>
      <w:r w:rsidRPr="00372925">
        <w:rPr>
          <w:i/>
          <w:iCs/>
          <w:lang w:val="en-US"/>
        </w:rPr>
        <w:t>true</w:t>
      </w:r>
      <w:r w:rsidRPr="00372925">
        <w:rPr>
          <w:lang w:val="en-US"/>
        </w:rPr>
        <w:t xml:space="preserve"> price stability </w:t>
      </w:r>
      <w:r w:rsidRPr="00E54BAF">
        <w:rPr>
          <w:lang w:val="en-US"/>
        </w:rPr>
        <w:t xml:space="preserve">corresponds to </w:t>
      </w:r>
      <w:r w:rsidRPr="00085647">
        <w:rPr>
          <w:lang w:val="en-US"/>
        </w:rPr>
        <w:t>0% inflation</w:t>
      </w:r>
      <w:r w:rsidRPr="00E54BAF">
        <w:rPr>
          <w:lang w:val="en-US"/>
        </w:rPr>
        <w:t>—a world</w:t>
      </w:r>
      <w:r w:rsidRPr="00372925">
        <w:rPr>
          <w:lang w:val="en-US"/>
        </w:rPr>
        <w:t xml:space="preserve"> where the cost of living neither rises nor falls. In principle, economists agree: zero inflation is the clean theoretical benchmark.</w:t>
      </w:r>
    </w:p>
    <w:p w14:paraId="5AD9DD39" w14:textId="77777777" w:rsidR="00372925" w:rsidRPr="00372925" w:rsidRDefault="00372925" w:rsidP="00372925">
      <w:pPr>
        <w:jc w:val="both"/>
        <w:rPr>
          <w:lang w:val="en-US"/>
        </w:rPr>
      </w:pPr>
      <w:r w:rsidRPr="00372925">
        <w:rPr>
          <w:lang w:val="en-US"/>
        </w:rPr>
        <w:lastRenderedPageBreak/>
        <w:t xml:space="preserve">Yet when central banks began adopting </w:t>
      </w:r>
      <w:r w:rsidRPr="00085647">
        <w:rPr>
          <w:lang w:val="en-US"/>
        </w:rPr>
        <w:t>explicit numerical inflation targets</w:t>
      </w:r>
      <w:r w:rsidRPr="00E54BAF">
        <w:rPr>
          <w:lang w:val="en-US"/>
        </w:rPr>
        <w:t xml:space="preserve">—starting with New Zealand in 1990 and soon followed by Canada—the target chosen was </w:t>
      </w:r>
      <w:r w:rsidRPr="00085647">
        <w:rPr>
          <w:lang w:val="en-US"/>
        </w:rPr>
        <w:t>not zero</w:t>
      </w:r>
      <w:r w:rsidRPr="00E54BAF">
        <w:rPr>
          <w:lang w:val="en-US"/>
        </w:rPr>
        <w:t xml:space="preserve">, but </w:t>
      </w:r>
      <w:r w:rsidRPr="00085647">
        <w:rPr>
          <w:lang w:val="en-US"/>
        </w:rPr>
        <w:t>2%</w:t>
      </w:r>
      <w:r w:rsidRPr="00E54BAF">
        <w:rPr>
          <w:lang w:val="en-US"/>
        </w:rPr>
        <w:t xml:space="preserve">. This number was not revealed by economic theory; it was a </w:t>
      </w:r>
      <w:r w:rsidRPr="00085647">
        <w:rPr>
          <w:lang w:val="en-US"/>
        </w:rPr>
        <w:t>pragmatic, operational choice</w:t>
      </w:r>
      <w:r w:rsidRPr="00E54BAF">
        <w:rPr>
          <w:lang w:val="en-US"/>
        </w:rPr>
        <w:t xml:space="preserve">. Policymakers wanted a rate low enough to preserve long-run price stability but high enough to avoid the well-known dangers associated with zero inflation and deflation. Over time, the </w:t>
      </w:r>
      <w:r w:rsidRPr="00085647">
        <w:rPr>
          <w:lang w:val="en-US"/>
        </w:rPr>
        <w:t>2% target</w:t>
      </w:r>
      <w:r w:rsidRPr="00E54BAF">
        <w:rPr>
          <w:lang w:val="en-US"/>
        </w:rPr>
        <w:t xml:space="preserve"> became a global norm</w:t>
      </w:r>
      <w:r w:rsidRPr="00372925">
        <w:rPr>
          <w:lang w:val="en-US"/>
        </w:rPr>
        <w:t>.</w:t>
      </w:r>
    </w:p>
    <w:p w14:paraId="322FA06A" w14:textId="45B2C6C1" w:rsidR="00372925" w:rsidRPr="00372925" w:rsidRDefault="00372925" w:rsidP="00372925">
      <w:pPr>
        <w:jc w:val="both"/>
        <w:rPr>
          <w:lang w:val="en-US"/>
        </w:rPr>
      </w:pPr>
      <w:r w:rsidRPr="00372925">
        <w:rPr>
          <w:lang w:val="en-US"/>
        </w:rPr>
        <w:t xml:space="preserve">The reasoning rests on </w:t>
      </w:r>
      <w:r w:rsidR="00E54BAF">
        <w:rPr>
          <w:lang w:val="en-US"/>
        </w:rPr>
        <w:t>a few core arguments among others</w:t>
      </w:r>
      <w:r w:rsidRPr="00372925">
        <w:rPr>
          <w:lang w:val="en-US"/>
        </w:rPr>
        <w:t>:</w:t>
      </w:r>
    </w:p>
    <w:p w14:paraId="6AF0C1F7" w14:textId="0F28014B" w:rsidR="00372925" w:rsidRPr="00372925" w:rsidRDefault="00E54BAF" w:rsidP="00372925">
      <w:pPr>
        <w:jc w:val="both"/>
        <w:rPr>
          <w:b/>
          <w:bCs/>
          <w:lang w:val="en-US"/>
        </w:rPr>
      </w:pPr>
      <w:r>
        <w:rPr>
          <w:b/>
          <w:bCs/>
          <w:lang w:val="en-US"/>
        </w:rPr>
        <w:t>a</w:t>
      </w:r>
      <w:r w:rsidR="00372925" w:rsidRPr="00372925">
        <w:rPr>
          <w:b/>
          <w:bCs/>
          <w:lang w:val="en-US"/>
        </w:rPr>
        <w:t>. Downward Nominal Wage Rigidity</w:t>
      </w:r>
    </w:p>
    <w:p w14:paraId="18337D8C" w14:textId="59D0C26C" w:rsidR="00372925" w:rsidRPr="00372925" w:rsidRDefault="00372925" w:rsidP="00372925">
      <w:pPr>
        <w:jc w:val="both"/>
        <w:rPr>
          <w:lang w:val="en-US"/>
        </w:rPr>
      </w:pPr>
      <w:r w:rsidRPr="00E54BAF">
        <w:rPr>
          <w:lang w:val="en-US"/>
        </w:rPr>
        <w:t xml:space="preserve">Workers strongly resist </w:t>
      </w:r>
      <w:r w:rsidRPr="00085647">
        <w:rPr>
          <w:lang w:val="en-US"/>
        </w:rPr>
        <w:t>nominal wage cuts</w:t>
      </w:r>
      <w:r w:rsidRPr="00E54BAF">
        <w:rPr>
          <w:lang w:val="en-US"/>
        </w:rPr>
        <w:t>, even when real wages must adjust.</w:t>
      </w:r>
      <w:r w:rsidRPr="00E54BAF">
        <w:rPr>
          <w:lang w:val="en-US"/>
        </w:rPr>
        <w:br/>
        <w:t xml:space="preserve">With a small positive inflation rate, real wages can decline gradually </w:t>
      </w:r>
      <w:r w:rsidRPr="00085647">
        <w:rPr>
          <w:lang w:val="en-US"/>
        </w:rPr>
        <w:t>without</w:t>
      </w:r>
      <w:r w:rsidRPr="00E54BAF">
        <w:rPr>
          <w:lang w:val="en-US"/>
        </w:rPr>
        <w:t xml:space="preserve"> requiring</w:t>
      </w:r>
      <w:r w:rsidRPr="00372925">
        <w:rPr>
          <w:lang w:val="en-US"/>
        </w:rPr>
        <w:t xml:space="preserve"> explicit pay cuts. This improves labor-market flexibility and reduces the risk of persistent unemployment in </w:t>
      </w:r>
      <w:proofErr w:type="gramStart"/>
      <w:r w:rsidRPr="00372925">
        <w:rPr>
          <w:lang w:val="en-US"/>
        </w:rPr>
        <w:t>downturns</w:t>
      </w:r>
      <w:proofErr w:type="gramEnd"/>
      <w:r w:rsidRPr="00372925">
        <w:rPr>
          <w:lang w:val="en-US"/>
        </w:rPr>
        <w:t>.</w:t>
      </w:r>
    </w:p>
    <w:p w14:paraId="0A641D42" w14:textId="6EE27126" w:rsidR="00372925" w:rsidRPr="00372925" w:rsidRDefault="00E54BAF" w:rsidP="00372925">
      <w:pPr>
        <w:jc w:val="both"/>
        <w:rPr>
          <w:b/>
          <w:bCs/>
          <w:lang w:val="en-US"/>
        </w:rPr>
      </w:pPr>
      <w:r>
        <w:rPr>
          <w:b/>
          <w:bCs/>
          <w:lang w:val="en-US"/>
        </w:rPr>
        <w:t>b</w:t>
      </w:r>
      <w:r w:rsidR="00372925" w:rsidRPr="00372925">
        <w:rPr>
          <w:b/>
          <w:bCs/>
          <w:lang w:val="en-US"/>
        </w:rPr>
        <w:t>. Measurement Biases in CPI</w:t>
      </w:r>
    </w:p>
    <w:p w14:paraId="3DC325B3" w14:textId="77777777" w:rsidR="00372925" w:rsidRPr="00372925" w:rsidRDefault="00372925" w:rsidP="00372925">
      <w:pPr>
        <w:jc w:val="both"/>
        <w:rPr>
          <w:lang w:val="en-US"/>
        </w:rPr>
      </w:pPr>
      <w:r w:rsidRPr="00372925">
        <w:rPr>
          <w:lang w:val="en-US"/>
        </w:rPr>
        <w:t xml:space="preserve">Price indices systematically </w:t>
      </w:r>
      <w:r w:rsidRPr="00085647">
        <w:rPr>
          <w:lang w:val="en-US"/>
        </w:rPr>
        <w:t>overstate true inflation</w:t>
      </w:r>
      <w:r w:rsidRPr="00E54BAF">
        <w:rPr>
          <w:lang w:val="en-US"/>
        </w:rPr>
        <w:t xml:space="preserve"> because they</w:t>
      </w:r>
      <w:r w:rsidRPr="00372925">
        <w:rPr>
          <w:lang w:val="en-US"/>
        </w:rPr>
        <w:t xml:space="preserve"> do not fully capture:</w:t>
      </w:r>
    </w:p>
    <w:p w14:paraId="028A0AC4" w14:textId="77777777" w:rsidR="00372925" w:rsidRPr="00372925" w:rsidRDefault="00372925">
      <w:pPr>
        <w:numPr>
          <w:ilvl w:val="0"/>
          <w:numId w:val="60"/>
        </w:numPr>
        <w:jc w:val="both"/>
        <w:rPr>
          <w:lang w:val="en-US"/>
        </w:rPr>
      </w:pPr>
      <w:r w:rsidRPr="00372925">
        <w:rPr>
          <w:lang w:val="en-US"/>
        </w:rPr>
        <w:t>quality improvements,</w:t>
      </w:r>
    </w:p>
    <w:p w14:paraId="04CBA04D" w14:textId="77777777" w:rsidR="00372925" w:rsidRPr="00372925" w:rsidRDefault="00372925">
      <w:pPr>
        <w:numPr>
          <w:ilvl w:val="0"/>
          <w:numId w:val="60"/>
        </w:numPr>
        <w:jc w:val="both"/>
        <w:rPr>
          <w:lang w:val="en-US"/>
        </w:rPr>
      </w:pPr>
      <w:r w:rsidRPr="00372925">
        <w:rPr>
          <w:lang w:val="en-US"/>
        </w:rPr>
        <w:t>substitution toward cheaper goods,</w:t>
      </w:r>
    </w:p>
    <w:p w14:paraId="20499A0E" w14:textId="77777777" w:rsidR="00E54BAF" w:rsidRDefault="00372925">
      <w:pPr>
        <w:numPr>
          <w:ilvl w:val="0"/>
          <w:numId w:val="60"/>
        </w:numPr>
        <w:jc w:val="both"/>
        <w:rPr>
          <w:lang w:val="en-US"/>
        </w:rPr>
      </w:pPr>
      <w:r w:rsidRPr="00372925">
        <w:rPr>
          <w:lang w:val="en-US"/>
        </w:rPr>
        <w:t>the introduction of new products.</w:t>
      </w:r>
    </w:p>
    <w:p w14:paraId="072B743A" w14:textId="581585D0" w:rsidR="00372925" w:rsidRPr="00E54BAF" w:rsidRDefault="00372925" w:rsidP="00E54BAF">
      <w:pPr>
        <w:jc w:val="both"/>
        <w:rPr>
          <w:lang w:val="en-US"/>
        </w:rPr>
      </w:pPr>
      <w:r w:rsidRPr="00372925">
        <w:rPr>
          <w:lang w:val="en-US"/>
        </w:rPr>
        <w:t xml:space="preserve">A measured 2% inflation rate may </w:t>
      </w:r>
      <w:r w:rsidRPr="00E54BAF">
        <w:rPr>
          <w:lang w:val="en-US"/>
        </w:rPr>
        <w:t xml:space="preserve">correspond to </w:t>
      </w:r>
      <w:r w:rsidRPr="00085647">
        <w:rPr>
          <w:lang w:val="en-US"/>
        </w:rPr>
        <w:t>1% or less</w:t>
      </w:r>
      <w:r w:rsidRPr="00E54BAF">
        <w:rPr>
          <w:lang w:val="en-US"/>
        </w:rPr>
        <w:t xml:space="preserve"> in true inflation.</w:t>
      </w:r>
      <w:r w:rsidRPr="00E54BAF">
        <w:rPr>
          <w:lang w:val="en-US"/>
        </w:rPr>
        <w:br/>
        <w:t xml:space="preserve">Targeting 0% inflation would risk </w:t>
      </w:r>
      <w:r w:rsidRPr="00085647">
        <w:rPr>
          <w:lang w:val="en-US"/>
        </w:rPr>
        <w:t>actual deflation</w:t>
      </w:r>
      <w:r w:rsidRPr="00E54BAF">
        <w:rPr>
          <w:lang w:val="en-US"/>
        </w:rPr>
        <w:t>.</w:t>
      </w:r>
    </w:p>
    <w:p w14:paraId="2916982C" w14:textId="74558D57" w:rsidR="00372925" w:rsidRPr="00372925" w:rsidRDefault="00E54BAF" w:rsidP="00372925">
      <w:pPr>
        <w:jc w:val="both"/>
        <w:rPr>
          <w:b/>
          <w:bCs/>
          <w:lang w:val="en-US"/>
        </w:rPr>
      </w:pPr>
      <w:r>
        <w:rPr>
          <w:b/>
          <w:bCs/>
          <w:lang w:val="en-US"/>
        </w:rPr>
        <w:t>c</w:t>
      </w:r>
      <w:r w:rsidR="00372925" w:rsidRPr="00372925">
        <w:rPr>
          <w:b/>
          <w:bCs/>
          <w:lang w:val="en-US"/>
        </w:rPr>
        <w:t>. Reducing the Risk of Deflation</w:t>
      </w:r>
    </w:p>
    <w:p w14:paraId="62D88991" w14:textId="77777777" w:rsidR="00372925" w:rsidRPr="00372925" w:rsidRDefault="00372925" w:rsidP="00372925">
      <w:pPr>
        <w:jc w:val="both"/>
        <w:rPr>
          <w:lang w:val="en-US"/>
        </w:rPr>
      </w:pPr>
      <w:r w:rsidRPr="00372925">
        <w:rPr>
          <w:lang w:val="en-US"/>
        </w:rPr>
        <w:t>Deflation is destabilizing because it:</w:t>
      </w:r>
    </w:p>
    <w:p w14:paraId="28225D00" w14:textId="77777777" w:rsidR="00372925" w:rsidRPr="00372925" w:rsidRDefault="00372925">
      <w:pPr>
        <w:numPr>
          <w:ilvl w:val="0"/>
          <w:numId w:val="61"/>
        </w:numPr>
        <w:jc w:val="both"/>
        <w:rPr>
          <w:lang w:val="en-US"/>
        </w:rPr>
      </w:pPr>
      <w:r w:rsidRPr="00372925">
        <w:rPr>
          <w:lang w:val="en-US"/>
        </w:rPr>
        <w:t>raises real interest rates,</w:t>
      </w:r>
    </w:p>
    <w:p w14:paraId="49569893" w14:textId="77777777" w:rsidR="00372925" w:rsidRPr="00372925" w:rsidRDefault="00372925">
      <w:pPr>
        <w:numPr>
          <w:ilvl w:val="0"/>
          <w:numId w:val="61"/>
        </w:numPr>
        <w:jc w:val="both"/>
        <w:rPr>
          <w:lang w:val="en-US"/>
        </w:rPr>
      </w:pPr>
      <w:r w:rsidRPr="00372925">
        <w:rPr>
          <w:lang w:val="en-US"/>
        </w:rPr>
        <w:t>increases real debt burdens,</w:t>
      </w:r>
    </w:p>
    <w:p w14:paraId="1A28157F" w14:textId="77777777" w:rsidR="00372925" w:rsidRPr="00372925" w:rsidRDefault="00372925">
      <w:pPr>
        <w:numPr>
          <w:ilvl w:val="0"/>
          <w:numId w:val="61"/>
        </w:numPr>
        <w:jc w:val="both"/>
        <w:rPr>
          <w:lang w:val="en-US"/>
        </w:rPr>
      </w:pPr>
      <w:r w:rsidRPr="00372925">
        <w:rPr>
          <w:lang w:val="en-US"/>
        </w:rPr>
        <w:t>depresses demand,</w:t>
      </w:r>
    </w:p>
    <w:p w14:paraId="4898D1BE" w14:textId="63B35BE0" w:rsidR="00E54BAF" w:rsidRDefault="00372925">
      <w:pPr>
        <w:numPr>
          <w:ilvl w:val="0"/>
          <w:numId w:val="61"/>
        </w:numPr>
        <w:jc w:val="both"/>
        <w:rPr>
          <w:lang w:val="en-US"/>
        </w:rPr>
      </w:pPr>
      <w:r w:rsidRPr="00372925">
        <w:rPr>
          <w:lang w:val="en-US"/>
        </w:rPr>
        <w:t>tightens financial conditions</w:t>
      </w:r>
      <w:r w:rsidR="00E54BAF">
        <w:rPr>
          <w:lang w:val="en-US"/>
        </w:rPr>
        <w:t>.</w:t>
      </w:r>
    </w:p>
    <w:p w14:paraId="4AB5926A" w14:textId="709ECC54" w:rsidR="00372925" w:rsidRPr="00085647" w:rsidRDefault="00E54BAF" w:rsidP="00E54BAF">
      <w:pPr>
        <w:jc w:val="both"/>
        <w:rPr>
          <w:lang w:val="en-US"/>
        </w:rPr>
      </w:pPr>
      <w:r>
        <w:rPr>
          <w:lang w:val="en-US"/>
        </w:rPr>
        <w:t>This was the vicious cycle that perpetuated the Great Depression. A</w:t>
      </w:r>
      <w:r w:rsidR="00372925" w:rsidRPr="00372925">
        <w:rPr>
          <w:lang w:val="en-US"/>
        </w:rPr>
        <w:t xml:space="preserve"> small positive target acts as a </w:t>
      </w:r>
      <w:r w:rsidR="00372925" w:rsidRPr="00085647">
        <w:rPr>
          <w:lang w:val="en-US"/>
        </w:rPr>
        <w:t>buffer</w:t>
      </w:r>
      <w:r w:rsidR="00372925" w:rsidRPr="00E54BAF">
        <w:rPr>
          <w:lang w:val="en-US"/>
        </w:rPr>
        <w:t>, ensuring that</w:t>
      </w:r>
      <w:r w:rsidR="00372925" w:rsidRPr="00372925">
        <w:rPr>
          <w:lang w:val="en-US"/>
        </w:rPr>
        <w:t xml:space="preserve"> temporary shocks do not push the economy into a deflationary spiral.</w:t>
      </w:r>
    </w:p>
    <w:p w14:paraId="5A1F2013" w14:textId="77777777" w:rsidR="005F2ECE" w:rsidRPr="005F2ECE" w:rsidRDefault="005F2ECE" w:rsidP="005F2ECE">
      <w:pPr>
        <w:jc w:val="both"/>
        <w:rPr>
          <w:b/>
          <w:bCs/>
        </w:rPr>
      </w:pPr>
      <w:r w:rsidRPr="005F2ECE">
        <w:rPr>
          <w:b/>
          <w:bCs/>
        </w:rPr>
        <w:t>3. Canada: The First Modern Analytical Framework</w:t>
      </w:r>
    </w:p>
    <w:p w14:paraId="6AACFD9E" w14:textId="30DF5064" w:rsidR="00372925" w:rsidRPr="00085647" w:rsidRDefault="00372925" w:rsidP="00B73D27">
      <w:pPr>
        <w:jc w:val="both"/>
      </w:pPr>
      <w:r>
        <w:lastRenderedPageBreak/>
        <w:t xml:space="preserve">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w:t>
      </w:r>
      <w:proofErr w:type="gramStart"/>
      <w:r>
        <w:t>in order to</w:t>
      </w:r>
      <w:proofErr w:type="gramEnd"/>
      <w:r>
        <w:t xml:space="preserve"> meet its inflation objectives. Haworth, Kostanyan, and Laxton (2019) provide a detailed account of these shortcomings.</w:t>
      </w:r>
    </w:p>
    <w:p w14:paraId="01A62331" w14:textId="3E1C9C82" w:rsidR="00B73D27" w:rsidRPr="00B73D27" w:rsidRDefault="00B73D27" w:rsidP="00B73D27">
      <w:pPr>
        <w:jc w:val="both"/>
        <w:rPr>
          <w:lang w:val="en-US"/>
        </w:rPr>
      </w:pPr>
      <w:r w:rsidRPr="00B73D27">
        <w:rPr>
          <w:lang w:val="en-US"/>
        </w:rPr>
        <w:t xml:space="preserve">While New Zealand developed </w:t>
      </w:r>
      <w:r w:rsidRPr="00085647">
        <w:rPr>
          <w:lang w:val="en-US"/>
        </w:rPr>
        <w:t>institutional credibility</w:t>
      </w:r>
      <w:r w:rsidRPr="00B73D27">
        <w:rPr>
          <w:lang w:val="en-US"/>
        </w:rPr>
        <w:t xml:space="preserve">, the Bank of Canada developed </w:t>
      </w:r>
      <w:r w:rsidRPr="00085647">
        <w:rPr>
          <w:lang w:val="en-US"/>
        </w:rPr>
        <w:t>analytical credibility</w:t>
      </w:r>
      <w:r w:rsidRPr="00B73D27">
        <w:rPr>
          <w:lang w:val="en-US"/>
        </w:rPr>
        <w:t xml:space="preserve">. The key breakthrough was the creation of the </w:t>
      </w:r>
      <w:r w:rsidRPr="00085647">
        <w:rPr>
          <w:lang w:val="en-US"/>
        </w:rPr>
        <w:t>Quarterly Projection Model (QPM)</w:t>
      </w:r>
      <w:r w:rsidRPr="00B73D27">
        <w:rPr>
          <w:lang w:val="en-US"/>
        </w:rPr>
        <w:t xml:space="preserve"> by Douglas Laxton, David Rose, and Bob </w:t>
      </w:r>
      <w:proofErr w:type="gramStart"/>
      <w:r w:rsidRPr="00B73D27">
        <w:rPr>
          <w:lang w:val="en-US"/>
        </w:rPr>
        <w:t>Tetlow—</w:t>
      </w:r>
      <w:proofErr w:type="gramEnd"/>
      <w:r w:rsidRPr="00B73D27">
        <w:rPr>
          <w:lang w:val="en-US"/>
        </w:rPr>
        <w:t>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B73D27" w:rsidRDefault="00B73D27" w:rsidP="00B73D27">
      <w:pPr>
        <w:jc w:val="both"/>
        <w:rPr>
          <w:lang w:val="en-US"/>
        </w:rPr>
      </w:pPr>
      <w:r w:rsidRPr="00B73D27">
        <w:rPr>
          <w:lang w:val="en-US"/>
        </w:rPr>
        <w:t xml:space="preserve">This evolution can be understood through the analogy we often use to highlight the pitfalls of relying on backward-looking and linear econometric analysis in monetary policy. The economy resembles the </w:t>
      </w:r>
      <w:r w:rsidRPr="00085647">
        <w:rPr>
          <w:lang w:val="en-US"/>
        </w:rPr>
        <w:t>winding mountain road to Dilijan</w:t>
      </w:r>
      <w:r w:rsidRPr="00B73D27">
        <w:rPr>
          <w:lang w:val="en-US"/>
        </w:rPr>
        <w:t xml:space="preserve">, not a straight U.S. interstate highway. Driving with an econometric mindset is like driving that mountain road </w:t>
      </w:r>
      <w:r w:rsidRPr="00085647">
        <w:rPr>
          <w:lang w:val="en-US"/>
        </w:rPr>
        <w:t>while looking only in the rearview mirror</w:t>
      </w:r>
      <w:r w:rsidRPr="00B73D27">
        <w:rPr>
          <w:lang w:val="en-US"/>
        </w:rPr>
        <w:t>, and assuming the road stays perfectly straight. The outcome is inevitable: you crash.</w:t>
      </w:r>
    </w:p>
    <w:p w14:paraId="7D7A763E" w14:textId="77777777" w:rsidR="00B73D27" w:rsidRPr="00B73D27" w:rsidRDefault="00B73D27" w:rsidP="00B73D27">
      <w:pPr>
        <w:jc w:val="both"/>
        <w:rPr>
          <w:lang w:val="en-US"/>
        </w:rPr>
      </w:pPr>
      <w:r w:rsidRPr="00B73D27">
        <w:rPr>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Default="005F2ECE" w:rsidP="005F2ECE">
      <w:pPr>
        <w:jc w:val="both"/>
      </w:pPr>
      <w:r>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Default="005F2ECE" w:rsidP="005F2ECE">
      <w:pPr>
        <w:jc w:val="both"/>
      </w:pPr>
      <w:r>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5F2ECE" w:rsidRDefault="005F2ECE" w:rsidP="005F2ECE">
      <w:pPr>
        <w:jc w:val="both"/>
        <w:rPr>
          <w:b/>
          <w:bCs/>
        </w:rPr>
      </w:pPr>
      <w:r w:rsidRPr="005F2ECE">
        <w:rPr>
          <w:b/>
          <w:bCs/>
        </w:rPr>
        <w:t>4. The New Zealand Arc: From Reform to Full FPAS</w:t>
      </w:r>
    </w:p>
    <w:p w14:paraId="7308EE07" w14:textId="32805AF3" w:rsidR="005F2ECE" w:rsidRDefault="005F2ECE">
      <w:pPr>
        <w:pStyle w:val="ListParagraph"/>
        <w:numPr>
          <w:ilvl w:val="0"/>
          <w:numId w:val="54"/>
        </w:numPr>
        <w:jc w:val="both"/>
      </w:pPr>
      <w:r>
        <w:lastRenderedPageBreak/>
        <w:t>New Zealand’s evolution unfolded in four stages:</w:t>
      </w:r>
    </w:p>
    <w:p w14:paraId="38A08046" w14:textId="0CAA2E84" w:rsidR="005F2ECE" w:rsidRDefault="005F2ECE">
      <w:pPr>
        <w:pStyle w:val="ListParagraph"/>
        <w:numPr>
          <w:ilvl w:val="0"/>
          <w:numId w:val="54"/>
        </w:numPr>
        <w:jc w:val="both"/>
      </w:pPr>
      <w:r>
        <w:t>Credible disinflation (1989–1992)</w:t>
      </w:r>
    </w:p>
    <w:p w14:paraId="0065CF7B" w14:textId="73ECC1DA" w:rsidR="005F2ECE" w:rsidRDefault="005F2ECE">
      <w:pPr>
        <w:pStyle w:val="ListParagraph"/>
        <w:numPr>
          <w:ilvl w:val="0"/>
          <w:numId w:val="54"/>
        </w:numPr>
        <w:jc w:val="both"/>
      </w:pPr>
      <w:r>
        <w:t>Flexibility and trade-offs (mid-1990s)</w:t>
      </w:r>
    </w:p>
    <w:p w14:paraId="5CD55130" w14:textId="199C4F1E" w:rsidR="005F2ECE" w:rsidRDefault="005F2ECE">
      <w:pPr>
        <w:pStyle w:val="ListParagraph"/>
        <w:numPr>
          <w:ilvl w:val="0"/>
          <w:numId w:val="54"/>
        </w:numPr>
        <w:jc w:val="both"/>
      </w:pPr>
      <w:r>
        <w:t>Adoption of FPS (1997–1999)</w:t>
      </w:r>
    </w:p>
    <w:p w14:paraId="7E987E6B" w14:textId="4CE4A76E" w:rsidR="005F2ECE" w:rsidRDefault="005F2ECE">
      <w:pPr>
        <w:pStyle w:val="ListParagraph"/>
        <w:numPr>
          <w:ilvl w:val="0"/>
          <w:numId w:val="54"/>
        </w:numPr>
        <w:jc w:val="both"/>
      </w:pPr>
      <w:r>
        <w:t>Modernization and macroprudential integration (2000s onward)</w:t>
      </w:r>
    </w:p>
    <w:p w14:paraId="3B36D13F" w14:textId="77777777" w:rsidR="005F2ECE" w:rsidRDefault="005F2ECE" w:rsidP="005F2ECE">
      <w:pPr>
        <w:jc w:val="both"/>
      </w:pPr>
      <w:r>
        <w:t>The RBNZ became the first central bank in the world to publish the expected path of the policy rate—an exceptional level of transparency still unmatched by many advanced economies.</w:t>
      </w:r>
    </w:p>
    <w:p w14:paraId="410639D3" w14:textId="77777777" w:rsidR="005F2ECE" w:rsidRPr="00C848EB" w:rsidRDefault="005F2ECE" w:rsidP="005F2ECE">
      <w:pPr>
        <w:jc w:val="both"/>
      </w:pPr>
      <w:r>
        <w:t xml:space="preserve">The working-paper version of Hunt, Rose, and Scott (2000), presented in 1998, was the first document to use the term “Forecasting and Policy Analysis System,” marking the </w:t>
      </w:r>
      <w:r w:rsidRPr="00C848EB">
        <w:t>beginning of FPAS globally.</w:t>
      </w:r>
    </w:p>
    <w:p w14:paraId="6A047C19" w14:textId="33FF99F8" w:rsidR="00C848EB" w:rsidRDefault="00C848EB" w:rsidP="005F2ECE">
      <w:pPr>
        <w:jc w:val="both"/>
      </w:pPr>
      <w:r w:rsidRPr="00C848EB">
        <w:t>It is no coincidence that the RB</w:t>
      </w:r>
      <w:r>
        <w:t>N</w:t>
      </w:r>
      <w:r w:rsidRPr="00C848EB">
        <w:t xml:space="preserve">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w:t>
      </w:r>
      <w:r w:rsidRPr="00085647">
        <w:t>risk-management</w:t>
      </w:r>
      <w:r w:rsidRPr="00C848EB">
        <w:t xml:space="preserve"> approach to monetary policy. During the crisis, this strategy became known as the </w:t>
      </w:r>
      <w:r w:rsidRPr="00085647">
        <w:t>“policy of least regrets.”</w:t>
      </w:r>
      <w:r w:rsidRPr="00C848EB">
        <w:t xml:space="preserve"> The idea was simple: at the depths of the pandemic, the costs of doing too little</w:t>
      </w:r>
      <w:r>
        <w:t xml:space="preserve"> risked </w:t>
      </w:r>
      <w:r w:rsidRPr="00C848EB">
        <w:t>an economic collapse, long-term unemployment</w:t>
      </w:r>
      <w:r>
        <w:t xml:space="preserve"> and</w:t>
      </w:r>
      <w:r w:rsidRPr="00C848EB">
        <w:t xml:space="preserve"> financial instability. The RBNZ therefore </w:t>
      </w:r>
      <w:r>
        <w:t>opted for a strategy they knew could result in</w:t>
      </w:r>
      <w:r w:rsidRPr="00C848EB">
        <w:t xml:space="preserve"> </w:t>
      </w:r>
      <w:r w:rsidRPr="00085647">
        <w:t>overstimulat</w:t>
      </w:r>
      <w:r>
        <w:t>ing</w:t>
      </w:r>
      <w:r w:rsidRPr="00085647">
        <w:t xml:space="preserve"> the economy</w:t>
      </w:r>
      <w:r w:rsidRPr="00C848EB">
        <w:t>, recognizing that</w:t>
      </w:r>
      <w:r>
        <w:t xml:space="preserve"> the</w:t>
      </w:r>
      <w:r w:rsidRPr="00C848EB">
        <w:t xml:space="preserve"> extreme uncertainty, it is better</w:t>
      </w:r>
      <w:r>
        <w:t xml:space="preserve"> to</w:t>
      </w:r>
      <w:r w:rsidRPr="00C848EB">
        <w:t xml:space="preserve"> err on the side of supporting demand</w:t>
      </w:r>
      <w:r>
        <w:t xml:space="preserve"> too much</w:t>
      </w:r>
      <w:r w:rsidRPr="00C848EB">
        <w:t xml:space="preserve"> rather </w:t>
      </w:r>
      <w:r>
        <w:t>at the expense of a possible high inflation scenario</w:t>
      </w:r>
      <w:r w:rsidRPr="00C848EB">
        <w:t>.</w:t>
      </w:r>
    </w:p>
    <w:p w14:paraId="26E5289F" w14:textId="77777777" w:rsidR="005F2ECE" w:rsidRPr="005F2ECE" w:rsidRDefault="005F2ECE" w:rsidP="005F2ECE">
      <w:pPr>
        <w:jc w:val="both"/>
        <w:rPr>
          <w:b/>
          <w:bCs/>
        </w:rPr>
      </w:pPr>
      <w:r w:rsidRPr="005F2ECE">
        <w:rPr>
          <w:b/>
          <w:bCs/>
        </w:rPr>
        <w:t>5. Complementary Strengths: Institutional vs. Analytical Credibility</w:t>
      </w:r>
    </w:p>
    <w:p w14:paraId="405434DA" w14:textId="77777777" w:rsidR="005F2ECE" w:rsidRDefault="005F2ECE" w:rsidP="005F2ECE">
      <w:pPr>
        <w:jc w:val="both"/>
      </w:pPr>
      <w:r>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Default="005F2ECE" w:rsidP="005F2ECE">
      <w:pPr>
        <w:jc w:val="both"/>
      </w:pPr>
      <w:r>
        <w:t xml:space="preserve">Bernanke (2024, 2025) emphasizes that many advanced-economy central banks continue to </w:t>
      </w:r>
      <w:proofErr w:type="gramStart"/>
      <w:r>
        <w:t>lag behind</w:t>
      </w:r>
      <w:proofErr w:type="gramEnd"/>
      <w:r>
        <w:t xml:space="preserve"> smaller open economies in the structure and transparency of their frameworks.</w:t>
      </w:r>
    </w:p>
    <w:p w14:paraId="26A575A8" w14:textId="61447AFF" w:rsidR="005F2ECE" w:rsidRDefault="005F2ECE" w:rsidP="005F2ECE">
      <w:pPr>
        <w:jc w:val="both"/>
      </w:pPr>
      <w:r>
        <w:t>Armenia’s FPAS Mark II integrates global best practices</w:t>
      </w:r>
      <w:r w:rsidR="00E54BAF">
        <w:t xml:space="preserve"> and builds upon them to address new challenges</w:t>
      </w:r>
      <w:r>
        <w:t>. It applies least-regrets analysis, forward-looking modelling, and strategic communication.</w:t>
      </w:r>
    </w:p>
    <w:p w14:paraId="09A60A0E" w14:textId="77777777" w:rsidR="00755B5D" w:rsidRPr="009659F4" w:rsidRDefault="00755B5D" w:rsidP="00755B5D">
      <w:pPr>
        <w:rPr>
          <w:b/>
          <w:bCs/>
        </w:rPr>
      </w:pPr>
      <w:r w:rsidRPr="009659F4">
        <w:rPr>
          <w:b/>
          <w:bCs/>
        </w:rPr>
        <w:t>Literature &amp; Further Reading</w:t>
      </w:r>
    </w:p>
    <w:p w14:paraId="5C7985C0" w14:textId="03C2DF3C" w:rsidR="005F2ECE" w:rsidRPr="005F2ECE" w:rsidRDefault="005F2ECE">
      <w:pPr>
        <w:pStyle w:val="ListBullet"/>
        <w:numPr>
          <w:ilvl w:val="0"/>
          <w:numId w:val="5"/>
        </w:numPr>
        <w:jc w:val="both"/>
        <w:rPr>
          <w:kern w:val="2"/>
          <w:sz w:val="24"/>
          <w:szCs w:val="24"/>
          <w:lang w:val="en-GB" w:eastAsia="ko-KR"/>
          <w14:ligatures w14:val="standardContextual"/>
        </w:rPr>
      </w:pPr>
      <w:bookmarkStart w:id="8" w:name="_Hlk214459568"/>
      <w:r w:rsidRPr="005F2ECE">
        <w:rPr>
          <w:kern w:val="2"/>
          <w:sz w:val="24"/>
          <w:szCs w:val="24"/>
          <w:lang w:val="en-GB" w:eastAsia="ko-KR"/>
          <w14:ligatures w14:val="standardContextual"/>
        </w:rPr>
        <w:lastRenderedPageBreak/>
        <w:t xml:space="preserve">Bernanke, B. S. 2025. </w:t>
      </w:r>
      <w:hyperlink r:id="rId25" w:history="1">
        <w:r w:rsidRPr="005F2ECE">
          <w:rPr>
            <w:rStyle w:val="Hyperlink"/>
            <w:kern w:val="2"/>
            <w:sz w:val="24"/>
            <w:szCs w:val="24"/>
            <w:lang w:val="en-GB" w:eastAsia="ko-KR"/>
            <w14:ligatures w14:val="standardContextual"/>
          </w:rPr>
          <w:t>Improving Fed Communications: A Proposal</w:t>
        </w:r>
      </w:hyperlink>
      <w:r w:rsidRPr="005F2ECE">
        <w:rPr>
          <w:kern w:val="2"/>
          <w:sz w:val="24"/>
          <w:szCs w:val="24"/>
          <w:lang w:val="en-GB" w:eastAsia="ko-KR"/>
          <w14:ligatures w14:val="standardContextual"/>
        </w:rPr>
        <w:t>. Hutchins Center on Fiscal &amp; Monetary Policy, The Brookings Institution.</w:t>
      </w:r>
    </w:p>
    <w:p w14:paraId="50175E39" w14:textId="7A351344" w:rsidR="005F2ECE" w:rsidRPr="005F2ECE" w:rsidRDefault="005F2ECE">
      <w:pPr>
        <w:pStyle w:val="ListBullet"/>
        <w:numPr>
          <w:ilvl w:val="0"/>
          <w:numId w:val="5"/>
        </w:numPr>
        <w:jc w:val="both"/>
        <w:rPr>
          <w:kern w:val="2"/>
          <w:sz w:val="24"/>
          <w:szCs w:val="24"/>
          <w:lang w:val="en-GB" w:eastAsia="ko-KR"/>
          <w14:ligatures w14:val="standardContextual"/>
        </w:rPr>
      </w:pPr>
      <w:r w:rsidRPr="005F2ECE">
        <w:rPr>
          <w:kern w:val="2"/>
          <w:sz w:val="24"/>
          <w:szCs w:val="24"/>
          <w:lang w:val="en-GB" w:eastAsia="ko-KR"/>
          <w14:ligatures w14:val="standardContextual"/>
        </w:rPr>
        <w:t>Bernanke, B. 2024. “</w:t>
      </w:r>
      <w:hyperlink r:id="rId26" w:history="1">
        <w:r w:rsidRPr="005F2ECE">
          <w:rPr>
            <w:rStyle w:val="Hyperlink"/>
            <w:kern w:val="2"/>
            <w:sz w:val="24"/>
            <w:szCs w:val="24"/>
            <w:lang w:val="en-GB" w:eastAsia="ko-KR"/>
            <w14:ligatures w14:val="standardContextual"/>
          </w:rPr>
          <w:t>Forecasting for Monetary Policy Making and Communication at the Bank of England: A Review</w:t>
        </w:r>
      </w:hyperlink>
      <w:r w:rsidRPr="005F2ECE">
        <w:rPr>
          <w:kern w:val="2"/>
          <w:sz w:val="24"/>
          <w:szCs w:val="24"/>
          <w:lang w:val="en-GB" w:eastAsia="ko-KR"/>
          <w14:ligatures w14:val="standardContextual"/>
        </w:rPr>
        <w:t>.” Bank of England.</w:t>
      </w:r>
    </w:p>
    <w:p w14:paraId="69499293" w14:textId="4E19AD04" w:rsidR="005F2ECE" w:rsidRPr="005F2ECE" w:rsidRDefault="005F2ECE">
      <w:pPr>
        <w:pStyle w:val="ListBullet"/>
        <w:numPr>
          <w:ilvl w:val="0"/>
          <w:numId w:val="5"/>
        </w:numPr>
        <w:jc w:val="both"/>
        <w:rPr>
          <w:kern w:val="2"/>
          <w:sz w:val="24"/>
          <w:szCs w:val="24"/>
          <w:lang w:val="en-GB" w:eastAsia="ko-KR"/>
          <w14:ligatures w14:val="standardContextual"/>
        </w:rPr>
      </w:pPr>
      <w:r w:rsidRPr="005F2ECE">
        <w:rPr>
          <w:kern w:val="2"/>
          <w:sz w:val="24"/>
          <w:szCs w:val="24"/>
          <w:lang w:val="en-GB" w:eastAsia="ko-KR"/>
          <w14:ligatures w14:val="standardContextual"/>
        </w:rPr>
        <w:t xml:space="preserve">Laxton, D., N. Ricketts, and D. Rose. 1993. </w:t>
      </w:r>
      <w:hyperlink r:id="rId27" w:history="1">
        <w:r w:rsidRPr="005F2ECE">
          <w:rPr>
            <w:rStyle w:val="Hyperlink"/>
            <w:kern w:val="2"/>
            <w:sz w:val="24"/>
            <w:szCs w:val="24"/>
            <w:lang w:val="en-GB" w:eastAsia="ko-KR"/>
            <w14:ligatures w14:val="standardContextual"/>
          </w:rPr>
          <w:t>Uncertainty, Learning, and Policy Credibility</w:t>
        </w:r>
      </w:hyperlink>
      <w:r w:rsidRPr="005F2ECE">
        <w:rPr>
          <w:kern w:val="2"/>
          <w:sz w:val="24"/>
          <w:szCs w:val="24"/>
          <w:lang w:val="en-GB" w:eastAsia="ko-KR"/>
          <w14:ligatures w14:val="standardContextual"/>
        </w:rPr>
        <w:t>. Economic Behaviour and Policy Choice Under Price Stability.</w:t>
      </w:r>
    </w:p>
    <w:p w14:paraId="1E35547C" w14:textId="77777777" w:rsidR="005F2ECE" w:rsidRPr="005F2ECE" w:rsidRDefault="005F2ECE">
      <w:pPr>
        <w:pStyle w:val="ListBullet"/>
        <w:numPr>
          <w:ilvl w:val="0"/>
          <w:numId w:val="5"/>
        </w:numPr>
        <w:jc w:val="both"/>
        <w:rPr>
          <w:kern w:val="2"/>
          <w:sz w:val="24"/>
          <w:szCs w:val="24"/>
          <w:lang w:val="en-GB" w:eastAsia="ko-KR"/>
          <w14:ligatures w14:val="standardContextual"/>
        </w:rPr>
      </w:pPr>
      <w:r w:rsidRPr="005F2ECE">
        <w:rPr>
          <w:sz w:val="24"/>
          <w:szCs w:val="24"/>
        </w:rPr>
        <w:t xml:space="preserve">Coats, W., D. Laxton, and D. Rose. 2003. </w:t>
      </w:r>
      <w:hyperlink r:id="rId28" w:history="1">
        <w:r w:rsidRPr="005F2ECE">
          <w:rPr>
            <w:rStyle w:val="Hyperlink"/>
            <w:sz w:val="24"/>
            <w:szCs w:val="24"/>
          </w:rPr>
          <w:t>The Czech National Bank’s Forecasting and Policy Analysis System</w:t>
        </w:r>
      </w:hyperlink>
      <w:r w:rsidRPr="005F2ECE">
        <w:rPr>
          <w:sz w:val="24"/>
          <w:szCs w:val="24"/>
        </w:rPr>
        <w:t>. Prague: Czech National Bank</w:t>
      </w:r>
    </w:p>
    <w:p w14:paraId="41DC7575" w14:textId="5824FE1C" w:rsidR="00755B5D" w:rsidRPr="005F2ECE" w:rsidRDefault="00755B5D">
      <w:pPr>
        <w:pStyle w:val="ListBullet"/>
        <w:numPr>
          <w:ilvl w:val="0"/>
          <w:numId w:val="5"/>
        </w:numPr>
        <w:jc w:val="both"/>
        <w:rPr>
          <w:kern w:val="2"/>
          <w:sz w:val="24"/>
          <w:szCs w:val="24"/>
          <w:lang w:val="en-GB" w:eastAsia="ko-KR"/>
          <w14:ligatures w14:val="standardContextual"/>
        </w:rPr>
      </w:pPr>
      <w:r w:rsidRPr="005F2ECE">
        <w:rPr>
          <w:sz w:val="24"/>
          <w:szCs w:val="24"/>
        </w:rPr>
        <w:t>Haworth, C., Kostanyan, A., &amp; Laxton, D. (2019). </w:t>
      </w:r>
      <w:hyperlink r:id="rId29" w:tgtFrame="_blank" w:history="1">
        <w:r w:rsidRPr="005F2ECE">
          <w:rPr>
            <w:rStyle w:val="Hyperlink"/>
            <w:sz w:val="24"/>
            <w:szCs w:val="24"/>
          </w:rPr>
          <w:t>Transparent Monetary Policy: A History of Inflation Targeting in New Zealand.</w:t>
        </w:r>
      </w:hyperlink>
    </w:p>
    <w:p w14:paraId="3F47B062" w14:textId="61394464" w:rsidR="005F2ECE" w:rsidRPr="005F2ECE" w:rsidRDefault="005F2ECE">
      <w:pPr>
        <w:pStyle w:val="ListBullet"/>
        <w:numPr>
          <w:ilvl w:val="0"/>
          <w:numId w:val="5"/>
        </w:numPr>
        <w:jc w:val="both"/>
        <w:rPr>
          <w:sz w:val="24"/>
          <w:szCs w:val="24"/>
        </w:rPr>
      </w:pPr>
      <w:r w:rsidRPr="005F2ECE">
        <w:rPr>
          <w:sz w:val="24"/>
          <w:szCs w:val="24"/>
        </w:rPr>
        <w:t xml:space="preserve">Hunt, B., D. Rose, and A. Scott. 2000. </w:t>
      </w:r>
      <w:hyperlink r:id="rId30" w:history="1">
        <w:r w:rsidRPr="005F2ECE">
          <w:rPr>
            <w:rStyle w:val="Hyperlink"/>
            <w:sz w:val="24"/>
            <w:szCs w:val="24"/>
          </w:rPr>
          <w:t>The Core Model of the Reserve Bank of New Zealand’s Forecasting and Policy System</w:t>
        </w:r>
      </w:hyperlink>
      <w:r w:rsidRPr="005F2ECE">
        <w:rPr>
          <w:sz w:val="24"/>
          <w:szCs w:val="24"/>
        </w:rPr>
        <w:t>. *Economic Modelling* 17: 247–274.</w:t>
      </w:r>
    </w:p>
    <w:p w14:paraId="1C6E2FA7" w14:textId="77777777" w:rsidR="005F2ECE" w:rsidRPr="005F2ECE" w:rsidRDefault="00755B5D">
      <w:pPr>
        <w:pStyle w:val="ListBullet"/>
        <w:numPr>
          <w:ilvl w:val="0"/>
          <w:numId w:val="5"/>
        </w:numPr>
        <w:jc w:val="both"/>
        <w:rPr>
          <w:sz w:val="24"/>
          <w:szCs w:val="24"/>
        </w:rPr>
      </w:pPr>
      <w:r w:rsidRPr="005F2ECE">
        <w:rPr>
          <w:sz w:val="24"/>
          <w:szCs w:val="24"/>
        </w:rPr>
        <w:t>Barro, R., &amp; Gordon, D. (1983). </w:t>
      </w:r>
      <w:hyperlink r:id="rId31" w:tgtFrame="_blank" w:history="1">
        <w:r w:rsidRPr="005F2ECE">
          <w:rPr>
            <w:rStyle w:val="Hyperlink"/>
            <w:sz w:val="24"/>
            <w:szCs w:val="24"/>
          </w:rPr>
          <w:t>Rules, Discretion, and Reputation in a Model of Monetary Policy.</w:t>
        </w:r>
      </w:hyperlink>
    </w:p>
    <w:p w14:paraId="5B10FDC6" w14:textId="77777777" w:rsidR="005F2ECE" w:rsidRPr="005F2ECE" w:rsidRDefault="00755B5D">
      <w:pPr>
        <w:pStyle w:val="ListBullet"/>
        <w:numPr>
          <w:ilvl w:val="0"/>
          <w:numId w:val="5"/>
        </w:numPr>
        <w:jc w:val="both"/>
        <w:rPr>
          <w:sz w:val="24"/>
          <w:szCs w:val="24"/>
        </w:rPr>
      </w:pPr>
      <w:r w:rsidRPr="005F2ECE">
        <w:rPr>
          <w:sz w:val="24"/>
          <w:szCs w:val="24"/>
        </w:rPr>
        <w:t>Friedman, M. (1968). </w:t>
      </w:r>
      <w:hyperlink r:id="rId32" w:tgtFrame="_blank" w:history="1">
        <w:r w:rsidRPr="005F2ECE">
          <w:rPr>
            <w:rStyle w:val="Hyperlink"/>
            <w:sz w:val="24"/>
            <w:szCs w:val="24"/>
          </w:rPr>
          <w:t>The Role of Monetary Policy.</w:t>
        </w:r>
      </w:hyperlink>
    </w:p>
    <w:p w14:paraId="176A89B0" w14:textId="77777777" w:rsidR="005F2ECE" w:rsidRPr="005F2ECE" w:rsidRDefault="00755B5D">
      <w:pPr>
        <w:pStyle w:val="ListBullet"/>
        <w:numPr>
          <w:ilvl w:val="0"/>
          <w:numId w:val="5"/>
        </w:numPr>
        <w:jc w:val="both"/>
        <w:rPr>
          <w:sz w:val="24"/>
          <w:szCs w:val="24"/>
        </w:rPr>
      </w:pPr>
      <w:r w:rsidRPr="005F2ECE">
        <w:rPr>
          <w:sz w:val="24"/>
          <w:szCs w:val="24"/>
        </w:rPr>
        <w:t>Kydland, F., &amp; Prescott, E. (1977). </w:t>
      </w:r>
      <w:hyperlink r:id="rId33" w:tgtFrame="_blank" w:history="1">
        <w:r w:rsidRPr="005F2ECE">
          <w:rPr>
            <w:rStyle w:val="Hyperlink"/>
            <w:sz w:val="24"/>
            <w:szCs w:val="24"/>
          </w:rPr>
          <w:t>Rules Rather than Discretion: The Inconsistency of Optimal Plans.</w:t>
        </w:r>
      </w:hyperlink>
    </w:p>
    <w:p w14:paraId="66C5B655" w14:textId="77777777" w:rsidR="005F2ECE" w:rsidRPr="005F2ECE" w:rsidRDefault="00755B5D">
      <w:pPr>
        <w:pStyle w:val="ListBullet"/>
        <w:numPr>
          <w:ilvl w:val="0"/>
          <w:numId w:val="5"/>
        </w:numPr>
        <w:jc w:val="both"/>
        <w:rPr>
          <w:sz w:val="24"/>
          <w:szCs w:val="24"/>
        </w:rPr>
      </w:pPr>
      <w:r w:rsidRPr="005F2ECE">
        <w:rPr>
          <w:sz w:val="24"/>
          <w:szCs w:val="24"/>
        </w:rPr>
        <w:t>Phelps, E. (1968). </w:t>
      </w:r>
      <w:hyperlink r:id="rId34" w:tgtFrame="_blank" w:history="1">
        <w:r w:rsidRPr="005F2ECE">
          <w:rPr>
            <w:rStyle w:val="Hyperlink"/>
            <w:sz w:val="24"/>
            <w:szCs w:val="24"/>
          </w:rPr>
          <w:t>Money-Wage Dynamics and Labor Market Equilibrium.</w:t>
        </w:r>
      </w:hyperlink>
    </w:p>
    <w:p w14:paraId="549934DE" w14:textId="77777777" w:rsidR="005F2ECE" w:rsidRPr="005F2ECE" w:rsidRDefault="00755B5D">
      <w:pPr>
        <w:pStyle w:val="ListBullet"/>
        <w:numPr>
          <w:ilvl w:val="0"/>
          <w:numId w:val="5"/>
        </w:numPr>
        <w:jc w:val="both"/>
        <w:rPr>
          <w:sz w:val="24"/>
          <w:szCs w:val="24"/>
        </w:rPr>
      </w:pPr>
      <w:r w:rsidRPr="005F2ECE">
        <w:rPr>
          <w:sz w:val="24"/>
          <w:szCs w:val="24"/>
        </w:rPr>
        <w:t>Freedman, C., &amp; Laxton, D. (2009). </w:t>
      </w:r>
      <w:hyperlink r:id="rId35" w:tgtFrame="_blank" w:history="1">
        <w:r w:rsidRPr="005F2ECE">
          <w:rPr>
            <w:rStyle w:val="Hyperlink"/>
            <w:sz w:val="24"/>
            <w:szCs w:val="24"/>
          </w:rPr>
          <w:t>Why Inflation Targeting? IMF Working Paper.</w:t>
        </w:r>
      </w:hyperlink>
      <w:bookmarkEnd w:id="8"/>
    </w:p>
    <w:p w14:paraId="4F8F47C1" w14:textId="77777777" w:rsidR="005F2ECE" w:rsidRPr="005F2ECE" w:rsidRDefault="00755B5D">
      <w:pPr>
        <w:pStyle w:val="ListBullet"/>
        <w:numPr>
          <w:ilvl w:val="0"/>
          <w:numId w:val="5"/>
        </w:numPr>
        <w:jc w:val="both"/>
        <w:rPr>
          <w:sz w:val="24"/>
          <w:szCs w:val="24"/>
        </w:rPr>
      </w:pPr>
      <w:r w:rsidRPr="005F2ECE">
        <w:rPr>
          <w:sz w:val="24"/>
          <w:szCs w:val="24"/>
        </w:rPr>
        <w:t>Laxton, D., Galstyan, M., and Avagyan, V. January 2024.</w:t>
      </w:r>
      <w:r w:rsidRPr="005F2ECE">
        <w:rPr>
          <w:spacing w:val="80"/>
          <w:sz w:val="24"/>
          <w:szCs w:val="24"/>
        </w:rPr>
        <w:t xml:space="preserve"> </w:t>
      </w:r>
      <w:hyperlink r:id="rId36" w:history="1">
        <w:r w:rsidRPr="005F2ECE">
          <w:rPr>
            <w:rStyle w:val="Hyperlink"/>
            <w:iCs/>
            <w:sz w:val="24"/>
            <w:szCs w:val="24"/>
          </w:rPr>
          <w:t>Prudent Risk Management Approach to Monetary Policy: Theory and Practice of FPAS Mark II at the Central Bank of Armenia</w:t>
        </w:r>
      </w:hyperlink>
      <w:r w:rsidRPr="005F2ECE">
        <w:rPr>
          <w:iCs/>
          <w:sz w:val="24"/>
          <w:szCs w:val="24"/>
        </w:rPr>
        <w:t>.</w:t>
      </w:r>
    </w:p>
    <w:p w14:paraId="5A1ED56E" w14:textId="7C687CF9" w:rsidR="00755B5D" w:rsidRPr="005F2ECE" w:rsidRDefault="00755B5D">
      <w:pPr>
        <w:pStyle w:val="ListBullet"/>
        <w:numPr>
          <w:ilvl w:val="0"/>
          <w:numId w:val="5"/>
        </w:numPr>
        <w:jc w:val="both"/>
        <w:rPr>
          <w:sz w:val="24"/>
          <w:szCs w:val="24"/>
        </w:rPr>
      </w:pPr>
      <w:r w:rsidRPr="005F2ECE">
        <w:rPr>
          <w:sz w:val="24"/>
          <w:szCs w:val="24"/>
        </w:rPr>
        <w:t xml:space="preserve">Laxton, D., Avetisyan, H. and Avagyan, </w:t>
      </w:r>
      <w:proofErr w:type="gramStart"/>
      <w:r w:rsidRPr="005F2ECE">
        <w:rPr>
          <w:sz w:val="24"/>
          <w:szCs w:val="24"/>
        </w:rPr>
        <w:t>V..</w:t>
      </w:r>
      <w:proofErr w:type="gramEnd"/>
      <w:r w:rsidRPr="005F2ECE">
        <w:rPr>
          <w:sz w:val="24"/>
          <w:szCs w:val="24"/>
        </w:rPr>
        <w:t xml:space="preserve"> December 2025.</w:t>
      </w:r>
      <w:r w:rsidRPr="005F2ECE">
        <w:rPr>
          <w:spacing w:val="80"/>
          <w:sz w:val="24"/>
          <w:szCs w:val="24"/>
        </w:rPr>
        <w:t xml:space="preserve"> </w:t>
      </w:r>
      <w:r w:rsidRPr="005F2ECE">
        <w:rPr>
          <w:iCs/>
          <w:sz w:val="24"/>
          <w:szCs w:val="24"/>
        </w:rPr>
        <w:t>Prudent Risk Management Approach to Monetary Policy: Theory and Practice of FPAS Mark II at the Central Bank of Armenia. Unpublished Working Draft</w:t>
      </w:r>
    </w:p>
    <w:bookmarkEnd w:id="7"/>
    <w:p w14:paraId="7278D5FB" w14:textId="77777777" w:rsidR="00896F7E" w:rsidRPr="00896F7E" w:rsidRDefault="00000000" w:rsidP="00896F7E">
      <w:pPr>
        <w:jc w:val="both"/>
      </w:pPr>
      <w:r>
        <w:pict w14:anchorId="04008580">
          <v:rect id="_x0000_i1028" style="width:0;height:1.5pt" o:hralign="center" o:hrstd="t" o:hr="t" fillcolor="#a0a0a0" stroked="f"/>
        </w:pict>
      </w:r>
    </w:p>
    <w:p w14:paraId="56245B5C" w14:textId="46A660AB" w:rsidR="00A64777" w:rsidRPr="00A64777" w:rsidRDefault="00A64777" w:rsidP="00A4792F">
      <w:pPr>
        <w:jc w:val="both"/>
      </w:pPr>
      <w:r>
        <w:rPr>
          <w:b/>
          <w:bCs/>
        </w:rPr>
        <w:t>Script</w:t>
      </w:r>
    </w:p>
    <w:p w14:paraId="5F0526DC" w14:textId="0B083D4D" w:rsidR="006C5AF8" w:rsidRPr="00616E51" w:rsidRDefault="006C5AF8" w:rsidP="00A4792F">
      <w:pPr>
        <w:jc w:val="both"/>
      </w:pPr>
      <w:r w:rsidRPr="00616E51">
        <w:t>Hello everyone, I’m </w:t>
      </w:r>
      <w:r w:rsidRPr="00616E51">
        <w:rPr>
          <w:b/>
          <w:bCs/>
        </w:rPr>
        <w:t>Susanna Grigoryan</w:t>
      </w:r>
      <w:r w:rsidRPr="00616E51">
        <w:t>, an </w:t>
      </w:r>
      <w:r w:rsidRPr="00616E51">
        <w:rPr>
          <w:b/>
          <w:bCs/>
        </w:rPr>
        <w:t>Economist at the Central Bank of</w:t>
      </w:r>
      <w:r>
        <w:rPr>
          <w:b/>
          <w:bCs/>
        </w:rPr>
        <w:t xml:space="preserve"> </w:t>
      </w:r>
      <w:r w:rsidRPr="00616E51">
        <w:rPr>
          <w:b/>
          <w:bCs/>
        </w:rPr>
        <w:t>Armenia</w:t>
      </w:r>
      <w:r w:rsidRPr="00616E51">
        <w:t> and a </w:t>
      </w:r>
      <w:r w:rsidRPr="00616E51">
        <w:rPr>
          <w:b/>
          <w:bCs/>
        </w:rPr>
        <w:t>Level One student at the Global Forecasting School</w:t>
      </w:r>
      <w:r w:rsidRPr="00616E51">
        <w:t>.</w:t>
      </w:r>
      <w:r>
        <w:t xml:space="preserve">  </w:t>
      </w:r>
      <w:r w:rsidRPr="00616E51">
        <w:t>In this video, we’ll explore how the modern era of monetary policy began — the birth of </w:t>
      </w:r>
      <w:r w:rsidRPr="00616E51">
        <w:rPr>
          <w:b/>
          <w:bCs/>
        </w:rPr>
        <w:t>inflation targeting</w:t>
      </w:r>
      <w:r w:rsidRPr="00616E51">
        <w:t>, a framework that transformed central banking worldwide and continues to shape our work today.</w:t>
      </w:r>
    </w:p>
    <w:p w14:paraId="7C127DA9" w14:textId="77777777" w:rsidR="00917E80" w:rsidRPr="00917E80" w:rsidRDefault="00917E80" w:rsidP="00917E80">
      <w:pPr>
        <w:jc w:val="both"/>
      </w:pPr>
      <w:r w:rsidRPr="00917E80">
        <w:t>By the late 1970s and early 1980s, inflation was deeply embedded across much of the world. Monetary targeting was failing, financial innovation was breaking traditional relationships, and policymakers were struggling to anchor expectations. It became clear that credibility—not money growth—was the cornerstone of effective monetary policy.</w:t>
      </w:r>
    </w:p>
    <w:p w14:paraId="6C6BC4D6" w14:textId="77777777" w:rsidR="00917E80" w:rsidRPr="00917E80" w:rsidRDefault="00917E80" w:rsidP="00917E80">
      <w:pPr>
        <w:jc w:val="both"/>
      </w:pPr>
      <w:r w:rsidRPr="00917E80">
        <w:lastRenderedPageBreak/>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917E80" w:rsidRDefault="00917E80" w:rsidP="00917E80">
      <w:pPr>
        <w:jc w:val="both"/>
      </w:pPr>
      <w:r w:rsidRPr="00917E80">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917E80" w:rsidRDefault="00917E80" w:rsidP="00917E80">
      <w:pPr>
        <w:jc w:val="both"/>
      </w:pPr>
      <w:r w:rsidRPr="00917E80">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917E80" w:rsidRDefault="00917E80" w:rsidP="00917E80">
      <w:pPr>
        <w:jc w:val="both"/>
      </w:pPr>
      <w:r w:rsidRPr="00917E80">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917E80" w:rsidRDefault="00917E80" w:rsidP="00917E80">
      <w:pPr>
        <w:jc w:val="both"/>
      </w:pPr>
      <w:r w:rsidRPr="00917E80">
        <w:t xml:space="preserve">Finally, Armenia’s FPAS Mark II builds on </w:t>
      </w:r>
      <w:proofErr w:type="gramStart"/>
      <w:r w:rsidRPr="00917E80">
        <w:t>all of</w:t>
      </w:r>
      <w:proofErr w:type="gramEnd"/>
      <w:r w:rsidRPr="00917E80">
        <w:t xml:space="preserve"> these lessons. It is grounded in least-regrets analysis, forward-looking modelling, and transparent communication.</w:t>
      </w:r>
    </w:p>
    <w:p w14:paraId="20C471E8" w14:textId="760D7963" w:rsidR="00917E80" w:rsidRPr="00917E80" w:rsidRDefault="00917E80" w:rsidP="00917E80">
      <w:pPr>
        <w:jc w:val="both"/>
      </w:pPr>
      <w:r w:rsidRPr="00917E80">
        <w:t xml:space="preserve">Thank you for watching. I would like to thank </w:t>
      </w:r>
      <w:r w:rsidRPr="00917E80">
        <w:rPr>
          <w:b/>
          <w:bCs/>
        </w:rPr>
        <w:t>Douglas Laxton</w:t>
      </w:r>
      <w:r w:rsidRPr="00917E80">
        <w:t xml:space="preserve">, </w:t>
      </w:r>
      <w:r w:rsidRPr="00917E80">
        <w:rPr>
          <w:b/>
          <w:bCs/>
        </w:rPr>
        <w:t>Jared Laxton</w:t>
      </w:r>
      <w:r w:rsidRPr="00917E80">
        <w:t xml:space="preserve">, </w:t>
      </w:r>
      <w:r w:rsidRPr="00917E80">
        <w:rPr>
          <w:b/>
          <w:bCs/>
        </w:rPr>
        <w:t>Asya Kostanyan</w:t>
      </w:r>
      <w:r>
        <w:t xml:space="preserve"> </w:t>
      </w:r>
      <w:r w:rsidRPr="00917E80">
        <w:t xml:space="preserve">and </w:t>
      </w:r>
      <w:r w:rsidRPr="00917E80">
        <w:rPr>
          <w:b/>
          <w:bCs/>
        </w:rPr>
        <w:t>Sopio Mkervalidze</w:t>
      </w:r>
      <w:r>
        <w:t xml:space="preserve"> </w:t>
      </w:r>
      <w:r w:rsidRPr="00917E80">
        <w:t>for their guidance in preparing this material. See you in the next episode of the CBA Academy.</w:t>
      </w:r>
    </w:p>
    <w:p w14:paraId="5AD511B5" w14:textId="1B5180BC" w:rsidR="006C5AF8" w:rsidRDefault="006C5AF8">
      <w:r w:rsidRPr="00B07A92">
        <w:rPr>
          <w:b/>
          <w:bCs/>
        </w:rPr>
        <w:t>See you there.</w:t>
      </w:r>
      <w:r>
        <w:br w:type="page"/>
      </w:r>
    </w:p>
    <w:p w14:paraId="55B8D3A3" w14:textId="5BA08EAA" w:rsidR="006C5AF8" w:rsidRDefault="00B864BA" w:rsidP="002C62BB">
      <w:pPr>
        <w:pStyle w:val="Heading1"/>
      </w:pPr>
      <w:bookmarkStart w:id="9" w:name="_Toc214436071"/>
      <w:bookmarkStart w:id="10" w:name="_Toc214669662"/>
      <w:r>
        <w:lastRenderedPageBreak/>
        <w:t xml:space="preserve">Video </w:t>
      </w:r>
      <w:r w:rsidR="00085647">
        <w:t>4</w:t>
      </w:r>
      <w:r>
        <w:t xml:space="preserve"> - </w:t>
      </w:r>
      <w:r w:rsidR="006C5AF8" w:rsidRPr="000356ED">
        <w:t>Principles 1 &amp; 2 A Clear Nominal Anchor and Consistency Between Objectives</w:t>
      </w:r>
      <w:bookmarkEnd w:id="9"/>
      <w:bookmarkEnd w:id="10"/>
    </w:p>
    <w:p w14:paraId="2E9BEAC2" w14:textId="77777777" w:rsidR="006C5AF8" w:rsidRDefault="006C5AF8" w:rsidP="00A4792F">
      <w:pPr>
        <w:jc w:val="center"/>
        <w:rPr>
          <w:b/>
          <w:bCs/>
        </w:rPr>
      </w:pPr>
    </w:p>
    <w:p w14:paraId="2E89E673" w14:textId="77777777" w:rsidR="006C5AF8" w:rsidRDefault="006C5AF8" w:rsidP="00A4792F">
      <w:pPr>
        <w:rPr>
          <w:b/>
          <w:bCs/>
        </w:rPr>
      </w:pPr>
      <w:r>
        <w:rPr>
          <w:b/>
          <w:bCs/>
        </w:rPr>
        <w:t>Susanna Grigoryan</w:t>
      </w:r>
    </w:p>
    <w:p w14:paraId="7B5A98AC" w14:textId="77777777" w:rsidR="006C5AF8" w:rsidRPr="009659F4" w:rsidRDefault="006C5AF8" w:rsidP="00A4792F">
      <w:pPr>
        <w:rPr>
          <w:b/>
          <w:bCs/>
        </w:rPr>
      </w:pPr>
      <w:r w:rsidRPr="009659F4">
        <w:rPr>
          <w:b/>
          <w:bCs/>
        </w:rPr>
        <w:t>Recent Staff Member, Monetary Policy Department, Central Bank of Armenia</w:t>
      </w:r>
    </w:p>
    <w:p w14:paraId="5DA008F3" w14:textId="77777777" w:rsidR="006C5AF8" w:rsidRPr="009659F4" w:rsidRDefault="006C5AF8" w:rsidP="00A4792F">
      <w:pPr>
        <w:rPr>
          <w:b/>
          <w:bCs/>
        </w:rPr>
      </w:pPr>
      <w:r w:rsidRPr="009659F4">
        <w:rPr>
          <w:b/>
          <w:bCs/>
        </w:rPr>
        <w:t>Student, Global Forecasting School</w:t>
      </w:r>
    </w:p>
    <w:p w14:paraId="5F8445E4" w14:textId="77777777" w:rsidR="006C5AF8" w:rsidRDefault="006C5AF8" w:rsidP="00A4792F">
      <w:pPr>
        <w:rPr>
          <w:b/>
          <w:bCs/>
        </w:rPr>
      </w:pPr>
      <w:r>
        <w:rPr>
          <w:b/>
          <w:bCs/>
        </w:rPr>
        <w:t xml:space="preserve">November </w:t>
      </w:r>
      <w:r w:rsidRPr="009659F4">
        <w:rPr>
          <w:b/>
          <w:bCs/>
        </w:rPr>
        <w:t>2025</w:t>
      </w:r>
    </w:p>
    <w:p w14:paraId="0049152A" w14:textId="77777777" w:rsidR="00896F7E" w:rsidRDefault="00896F7E" w:rsidP="00A4792F">
      <w:pPr>
        <w:rPr>
          <w:b/>
          <w:bCs/>
        </w:rPr>
      </w:pPr>
    </w:p>
    <w:p w14:paraId="479722EE" w14:textId="77777777" w:rsidR="00896F7E" w:rsidRDefault="00896F7E" w:rsidP="00896F7E">
      <w:pPr>
        <w:rPr>
          <w:b/>
          <w:bCs/>
        </w:rPr>
      </w:pPr>
      <w:r w:rsidRPr="00896F7E">
        <w:rPr>
          <w:b/>
          <w:bCs/>
        </w:rPr>
        <w:t>Note</w:t>
      </w:r>
    </w:p>
    <w:p w14:paraId="7EA7260F" w14:textId="5CE9A2DA" w:rsidR="00A64777" w:rsidRPr="00A64777" w:rsidRDefault="00A64777" w:rsidP="00A64777">
      <w:pPr>
        <w:jc w:val="both"/>
        <w:rPr>
          <w:b/>
          <w:bCs/>
        </w:rPr>
      </w:pPr>
      <w:r w:rsidRPr="00A64777">
        <w:rPr>
          <w:b/>
          <w:bCs/>
        </w:rPr>
        <w:t>1.</w:t>
      </w:r>
      <w:r>
        <w:rPr>
          <w:b/>
          <w:bCs/>
        </w:rPr>
        <w:t xml:space="preserve"> </w:t>
      </w:r>
      <w:r w:rsidRPr="00A64777">
        <w:rPr>
          <w:b/>
          <w:bCs/>
        </w:rPr>
        <w:t>Why Principles Matter</w:t>
      </w:r>
    </w:p>
    <w:p w14:paraId="6454BCFF" w14:textId="44398E17" w:rsidR="00A64777" w:rsidRDefault="00A64777" w:rsidP="00A64777">
      <w:pPr>
        <w:jc w:val="both"/>
      </w:pPr>
      <w: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A64777" w:rsidRDefault="00A64777" w:rsidP="00A64777">
      <w:pPr>
        <w:jc w:val="both"/>
        <w:rPr>
          <w:b/>
          <w:bCs/>
        </w:rPr>
      </w:pPr>
      <w:r w:rsidRPr="00A64777">
        <w:rPr>
          <w:b/>
          <w:bCs/>
        </w:rPr>
        <w:t>2.</w:t>
      </w:r>
      <w:r>
        <w:rPr>
          <w:b/>
          <w:bCs/>
        </w:rPr>
        <w:t xml:space="preserve"> </w:t>
      </w:r>
      <w:r w:rsidRPr="00A64777">
        <w:rPr>
          <w:b/>
          <w:bCs/>
        </w:rPr>
        <w:t>Principle 1: A Clear Nominal Anchor</w:t>
      </w:r>
    </w:p>
    <w:p w14:paraId="193319D3" w14:textId="43B3111B" w:rsidR="00E622F9" w:rsidRDefault="00E622F9" w:rsidP="00E622F9">
      <w:pPr>
        <w:jc w:val="both"/>
      </w:pPr>
      <w:r>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E622F9">
        <w:rPr>
          <w:b/>
          <w:bCs/>
        </w:rPr>
        <w:t>point target</w:t>
      </w:r>
      <w:r>
        <w:t xml:space="preserve"> for inflation, supported by credible communication and consistent actions.</w:t>
      </w:r>
    </w:p>
    <w:p w14:paraId="1CE8B976" w14:textId="5BBB4EAE" w:rsidR="00E622F9" w:rsidRDefault="00E622F9" w:rsidP="00E622F9">
      <w:pPr>
        <w:jc w:val="both"/>
      </w:pPr>
      <w:r>
        <w:t xml:space="preserve">FPAS Mark II emphasizes a point target accompanied by a </w:t>
      </w:r>
      <w:r w:rsidRPr="00E622F9">
        <w:rPr>
          <w:b/>
          <w:bCs/>
        </w:rPr>
        <w:t>variation band</w:t>
      </w:r>
      <w:r>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Default="00A64777" w:rsidP="00E622F9">
      <w:pPr>
        <w:jc w:val="both"/>
      </w:pPr>
      <w:r>
        <w:t>The anchor serves three essential roles:</w:t>
      </w:r>
    </w:p>
    <w:p w14:paraId="332AB088" w14:textId="77777777" w:rsidR="00E622F9" w:rsidRDefault="00A64777">
      <w:pPr>
        <w:pStyle w:val="ListParagraph"/>
        <w:numPr>
          <w:ilvl w:val="0"/>
          <w:numId w:val="59"/>
        </w:numPr>
        <w:jc w:val="both"/>
      </w:pPr>
      <w:r>
        <w:t>Expectation Formation: It provides a benchmark for wage and price setting.</w:t>
      </w:r>
    </w:p>
    <w:p w14:paraId="4E4BB70D" w14:textId="77777777" w:rsidR="00E622F9" w:rsidRDefault="00A64777">
      <w:pPr>
        <w:pStyle w:val="ListParagraph"/>
        <w:numPr>
          <w:ilvl w:val="0"/>
          <w:numId w:val="59"/>
        </w:numPr>
        <w:jc w:val="both"/>
      </w:pPr>
      <w:r>
        <w:lastRenderedPageBreak/>
        <w:t xml:space="preserve">Policy Discipline: It constrains </w:t>
      </w:r>
      <w:r w:rsidR="001B005F">
        <w:t>Short-term political</w:t>
      </w:r>
      <w:r>
        <w:t xml:space="preserve"> or opportunistic pressures.</w:t>
      </w:r>
    </w:p>
    <w:p w14:paraId="465DCF7E" w14:textId="66FE8BF2" w:rsidR="00A64777" w:rsidRDefault="00A64777">
      <w:pPr>
        <w:pStyle w:val="ListParagraph"/>
        <w:numPr>
          <w:ilvl w:val="0"/>
          <w:numId w:val="59"/>
        </w:numPr>
        <w:jc w:val="both"/>
      </w:pPr>
      <w:r>
        <w:t>Credibility: It anchors inflation expectations, making policy more effective.</w:t>
      </w:r>
    </w:p>
    <w:p w14:paraId="041BCEAA" w14:textId="77777777" w:rsidR="00E622F9" w:rsidRDefault="00E622F9" w:rsidP="00A64777">
      <w:pPr>
        <w:jc w:val="both"/>
      </w:pPr>
      <w:r w:rsidRPr="00E622F9">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A64777" w:rsidRDefault="00A64777" w:rsidP="00A64777">
      <w:pPr>
        <w:jc w:val="both"/>
        <w:rPr>
          <w:b/>
          <w:bCs/>
        </w:rPr>
      </w:pPr>
      <w:r w:rsidRPr="00A64777">
        <w:rPr>
          <w:b/>
          <w:bCs/>
        </w:rPr>
        <w:t>3. Principle 2: Consistency Among Objectives</w:t>
      </w:r>
    </w:p>
    <w:p w14:paraId="06A6E179" w14:textId="77777777" w:rsidR="009D531C" w:rsidRDefault="009D531C" w:rsidP="009D531C">
      <w:pPr>
        <w:jc w:val="both"/>
      </w:pPr>
      <w:r>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Default="009D531C" w:rsidP="009D531C">
      <w:pPr>
        <w:jc w:val="both"/>
      </w:pPr>
      <w:r>
        <w:t>The Bank of Canada’s framework illustrates this principle. By keeping price stability at the core, it avoided the temptation to fine</w:t>
      </w:r>
      <w:r>
        <w:rPr>
          <w:rFonts w:ascii="Cambria Math" w:hAnsi="Cambria Math" w:cs="Cambria Math"/>
        </w:rPr>
        <w:t>‑</w:t>
      </w:r>
      <w:r>
        <w:t>tune short-term outcomes. Similarly, the Reserve Bank of New Zealand evolved toward a flexible framework that allowed temporary deviations during shocks without sacrificing long</w:t>
      </w:r>
      <w:r>
        <w:rPr>
          <w:rFonts w:ascii="Cambria Math" w:hAnsi="Cambria Math" w:cs="Cambria Math"/>
        </w:rPr>
        <w:t>‑</w:t>
      </w:r>
      <w:r>
        <w:t>run credibility.</w:t>
      </w:r>
    </w:p>
    <w:p w14:paraId="4F6B742E" w14:textId="575723DF" w:rsidR="00A64777" w:rsidRPr="00A64777" w:rsidRDefault="00A64777" w:rsidP="009D531C">
      <w:pPr>
        <w:jc w:val="both"/>
        <w:rPr>
          <w:b/>
          <w:bCs/>
        </w:rPr>
      </w:pPr>
      <w:r w:rsidRPr="00A64777">
        <w:rPr>
          <w:b/>
          <w:bCs/>
        </w:rPr>
        <w:t>4.</w:t>
      </w:r>
      <w:r>
        <w:rPr>
          <w:b/>
          <w:bCs/>
        </w:rPr>
        <w:t xml:space="preserve"> </w:t>
      </w:r>
      <w:r w:rsidRPr="00A64777">
        <w:rPr>
          <w:b/>
          <w:bCs/>
        </w:rPr>
        <w:t>Evidence from Experience</w:t>
      </w:r>
    </w:p>
    <w:p w14:paraId="55E9F3E7" w14:textId="77777777" w:rsidR="009D531C" w:rsidRDefault="009D531C" w:rsidP="00A64777">
      <w:pPr>
        <w:jc w:val="both"/>
      </w:pPr>
      <w:r w:rsidRPr="009D531C">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A64777" w:rsidRDefault="00A64777" w:rsidP="00A64777">
      <w:pPr>
        <w:jc w:val="both"/>
        <w:rPr>
          <w:b/>
          <w:bCs/>
        </w:rPr>
      </w:pPr>
      <w:r w:rsidRPr="00A64777">
        <w:rPr>
          <w:b/>
          <w:bCs/>
        </w:rPr>
        <w:t>5.</w:t>
      </w:r>
      <w:r>
        <w:rPr>
          <w:b/>
          <w:bCs/>
        </w:rPr>
        <w:t xml:space="preserve"> </w:t>
      </w:r>
      <w:r w:rsidRPr="00A64777">
        <w:rPr>
          <w:b/>
          <w:bCs/>
        </w:rPr>
        <w:t>Lessons for FPAS Mark II</w:t>
      </w:r>
    </w:p>
    <w:p w14:paraId="50F3F6A4" w14:textId="77777777" w:rsidR="009D531C" w:rsidRDefault="009D531C" w:rsidP="00755B5D">
      <w:r w:rsidRPr="009D531C">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5C6A065F" w14:textId="6264D2B3" w:rsidR="00755B5D" w:rsidRPr="009659F4" w:rsidRDefault="00755B5D" w:rsidP="00755B5D">
      <w:pPr>
        <w:rPr>
          <w:b/>
          <w:bCs/>
        </w:rPr>
      </w:pPr>
      <w:r w:rsidRPr="009659F4">
        <w:rPr>
          <w:b/>
          <w:bCs/>
        </w:rPr>
        <w:t>Literature &amp; Further Reading</w:t>
      </w:r>
    </w:p>
    <w:p w14:paraId="6A836252" w14:textId="77777777" w:rsidR="00755B5D" w:rsidRPr="00A90AE7" w:rsidRDefault="00755B5D">
      <w:pPr>
        <w:numPr>
          <w:ilvl w:val="0"/>
          <w:numId w:val="6"/>
        </w:numPr>
      </w:pPr>
      <w:r w:rsidRPr="00A90AE7">
        <w:t>Adrian, T., Obstfeld, M., &amp; Laxton, D. (2018). </w:t>
      </w:r>
      <w:hyperlink r:id="rId37" w:tgtFrame="_blank" w:history="1">
        <w:r w:rsidRPr="00A90AE7">
          <w:rPr>
            <w:rStyle w:val="Hyperlink"/>
            <w:i/>
            <w:iCs/>
          </w:rPr>
          <w:t>Advancing the Frontiers of Monetary Policy.</w:t>
        </w:r>
        <w:r w:rsidRPr="00A90AE7">
          <w:rPr>
            <w:rStyle w:val="Hyperlink"/>
          </w:rPr>
          <w:t> </w:t>
        </w:r>
      </w:hyperlink>
      <w:r w:rsidRPr="00A90AE7">
        <w:t>IMF.</w:t>
      </w:r>
    </w:p>
    <w:p w14:paraId="4D5FCEA3" w14:textId="77777777" w:rsidR="00755B5D" w:rsidRPr="00A90AE7" w:rsidRDefault="00755B5D">
      <w:pPr>
        <w:numPr>
          <w:ilvl w:val="0"/>
          <w:numId w:val="6"/>
        </w:numPr>
      </w:pPr>
      <w:r w:rsidRPr="00A90AE7">
        <w:lastRenderedPageBreak/>
        <w:t>Freedman, C., &amp; Laxton, D. (2009). </w:t>
      </w:r>
      <w:hyperlink r:id="rId38" w:tgtFrame="_blank" w:history="1">
        <w:r w:rsidRPr="00A90AE7">
          <w:rPr>
            <w:rStyle w:val="Hyperlink"/>
          </w:rPr>
          <w:t>“Why Inflation Targeting?” </w:t>
        </w:r>
      </w:hyperlink>
      <w:r w:rsidRPr="00A90AE7">
        <w:t>IMF Working Paper 09/86.</w:t>
      </w:r>
    </w:p>
    <w:p w14:paraId="6F871DCD" w14:textId="77777777" w:rsidR="00755B5D" w:rsidRDefault="00755B5D">
      <w:pPr>
        <w:numPr>
          <w:ilvl w:val="0"/>
          <w:numId w:val="6"/>
        </w:numPr>
      </w:pPr>
      <w:r w:rsidRPr="00A90AE7">
        <w:t>Haworth, C., Kostanyan, A., &amp; Laxton, D. (2019). </w:t>
      </w:r>
      <w:hyperlink r:id="rId39" w:tgtFrame="_blank" w:history="1">
        <w:r w:rsidRPr="00A90AE7">
          <w:rPr>
            <w:rStyle w:val="Hyperlink"/>
          </w:rPr>
          <w:t>“Transparent Monetary Policy: A History of Inflation Targeting in New Zealand.” </w:t>
        </w:r>
      </w:hyperlink>
      <w:r w:rsidRPr="00A90AE7">
        <w:t>LSE Institute of Global Affairs.</w:t>
      </w:r>
    </w:p>
    <w:p w14:paraId="2D8F3277" w14:textId="77777777" w:rsidR="00755B5D" w:rsidRPr="00416680" w:rsidRDefault="00755B5D">
      <w:pPr>
        <w:pStyle w:val="ListParagraph"/>
        <w:numPr>
          <w:ilvl w:val="0"/>
          <w:numId w:val="6"/>
        </w:numPr>
        <w:spacing w:before="227" w:line="312" w:lineRule="auto"/>
        <w:ind w:right="524"/>
      </w:pPr>
      <w:r w:rsidRPr="00B95FC1">
        <w:t>Laxton, D., Galstyan, M., and Avagyan, V. January 2024</w:t>
      </w:r>
      <w:r>
        <w:t>.</w:t>
      </w:r>
      <w:r w:rsidRPr="00456ABE">
        <w:rPr>
          <w:spacing w:val="80"/>
        </w:rPr>
        <w:t xml:space="preserve"> </w:t>
      </w:r>
      <w:hyperlink r:id="rId40" w:history="1">
        <w:r w:rsidRPr="00B82288">
          <w:rPr>
            <w:rStyle w:val="Hyperlink"/>
            <w:iCs/>
          </w:rPr>
          <w:t>Prudent Risk Management Approach to Monetary Policy: Theory and Practice of FPAS Mark II at the Central Bank of Armenia</w:t>
        </w:r>
      </w:hyperlink>
      <w:r w:rsidRPr="00B82288">
        <w:rPr>
          <w:iCs/>
        </w:rPr>
        <w:t>.</w:t>
      </w:r>
    </w:p>
    <w:p w14:paraId="698FD5C5" w14:textId="77777777" w:rsidR="00755B5D" w:rsidRPr="00416680" w:rsidRDefault="00755B5D">
      <w:pPr>
        <w:pStyle w:val="ListParagraph"/>
        <w:numPr>
          <w:ilvl w:val="0"/>
          <w:numId w:val="6"/>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4E08DEE7" w14:textId="77777777" w:rsidR="00755B5D" w:rsidRPr="00A90AE7" w:rsidRDefault="00755B5D">
      <w:pPr>
        <w:numPr>
          <w:ilvl w:val="0"/>
          <w:numId w:val="6"/>
        </w:numPr>
      </w:pPr>
      <w:r w:rsidRPr="00A90AE7">
        <w:t>Central Bank of Armenia. (2025). </w:t>
      </w:r>
      <w:r w:rsidRPr="00A90AE7">
        <w:rPr>
          <w:i/>
          <w:iCs/>
        </w:rPr>
        <w:t>CBA Academy Onboarding Platform for New Board Members: Monetary Policy.</w:t>
      </w:r>
      <w:r w:rsidRPr="00A90AE7">
        <w:t> Yerevan.</w:t>
      </w:r>
    </w:p>
    <w:p w14:paraId="0C23DD7B" w14:textId="5861305C" w:rsidR="00896F7E" w:rsidRPr="00896F7E" w:rsidRDefault="00000000" w:rsidP="00A64777">
      <w:pPr>
        <w:jc w:val="both"/>
      </w:pPr>
      <w:r>
        <w:pict w14:anchorId="60EB8D43">
          <v:rect id="_x0000_i1029" style="width:0;height:1.5pt" o:hralign="center" o:hrstd="t" o:hr="t" fillcolor="#a0a0a0" stroked="f"/>
        </w:pict>
      </w:r>
    </w:p>
    <w:p w14:paraId="707A2014" w14:textId="3AC769B9" w:rsidR="006C5AF8" w:rsidRDefault="00A64777" w:rsidP="00A4792F">
      <w:pPr>
        <w:rPr>
          <w:b/>
          <w:bCs/>
        </w:rPr>
      </w:pPr>
      <w:r>
        <w:rPr>
          <w:b/>
          <w:bCs/>
        </w:rPr>
        <w:t>Script</w:t>
      </w:r>
    </w:p>
    <w:p w14:paraId="182DA0D2" w14:textId="4833BFCF" w:rsidR="006C5AF8" w:rsidRPr="00937D95" w:rsidRDefault="006C5AF8" w:rsidP="00A4792F">
      <w:pPr>
        <w:jc w:val="both"/>
      </w:pPr>
      <w:r w:rsidRPr="00937D95">
        <w:t xml:space="preserve">Hello everyone, I’m </w:t>
      </w:r>
      <w:r w:rsidRPr="00937D95">
        <w:rPr>
          <w:b/>
          <w:bCs/>
        </w:rPr>
        <w:t>Susanna Grigoryan</w:t>
      </w:r>
      <w:r w:rsidRPr="00937D95">
        <w:t xml:space="preserve">, an economist at the </w:t>
      </w:r>
      <w:r w:rsidRPr="00937D95">
        <w:rPr>
          <w:b/>
          <w:bCs/>
        </w:rPr>
        <w:t>Central Bank of Armenia</w:t>
      </w:r>
      <w:r w:rsidRPr="00937D95">
        <w:t xml:space="preserve"> and a </w:t>
      </w:r>
      <w:r w:rsidRPr="00937D95">
        <w:rPr>
          <w:b/>
          <w:bCs/>
        </w:rPr>
        <w:t>Level One student at the Global Forecasting School</w:t>
      </w:r>
      <w:r w:rsidRPr="00937D95">
        <w:t>. In this video, we’ll turn to the first two principles that lie at the very heart of modern monetary policy frameworks</w:t>
      </w:r>
      <w:r w:rsidR="009D531C">
        <w:t xml:space="preserve">: </w:t>
      </w:r>
      <w:r w:rsidRPr="00937D95">
        <w:t xml:space="preserve">the principle of a </w:t>
      </w:r>
      <w:r w:rsidRPr="00937D95">
        <w:rPr>
          <w:b/>
          <w:bCs/>
        </w:rPr>
        <w:t>clear nominal anchor</w:t>
      </w:r>
      <w:r w:rsidRPr="00937D95">
        <w:t xml:space="preserve"> and the principle of </w:t>
      </w:r>
      <w:r w:rsidRPr="00937D95">
        <w:rPr>
          <w:b/>
          <w:bCs/>
        </w:rPr>
        <w:t>consistency among objectives</w:t>
      </w:r>
      <w:r w:rsidRPr="00937D95">
        <w:t>.</w:t>
      </w:r>
    </w:p>
    <w:p w14:paraId="61BB2500" w14:textId="77777777" w:rsidR="009D531C" w:rsidRDefault="009D531C" w:rsidP="009D531C">
      <w:r>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inflation‑targeting regimes.</w:t>
      </w:r>
    </w:p>
    <w:p w14:paraId="63875FE4" w14:textId="77777777" w:rsidR="009D531C" w:rsidRDefault="009D531C" w:rsidP="009D531C">
      <w:r>
        <w:t xml:space="preserve">Let’s begin with the first principle — a clear nominal anchor. Think of it as the compass of monetary policy: the fixed point that helps everyone navigate uncertainty. In FPAS Mark II, this anchor is a </w:t>
      </w:r>
      <w:r w:rsidRPr="00FE5873">
        <w:rPr>
          <w:b/>
          <w:bCs/>
        </w:rPr>
        <w:t>point target</w:t>
      </w:r>
      <w:r>
        <w:t xml:space="preserve">, supported by a </w:t>
      </w:r>
      <w:r w:rsidRPr="00FE5873">
        <w:rPr>
          <w:b/>
          <w:bCs/>
        </w:rPr>
        <w:t>variation ban</w:t>
      </w:r>
      <w:r>
        <w:rPr>
          <w:b/>
          <w:bCs/>
        </w:rPr>
        <w:t>d</w:t>
      </w:r>
      <w:r>
        <w:t xml:space="preserve"> that communicates uncertainty. The band is not something policymakers try to defend mechanically; it simply reflects the reality that inflation fluctuates as the economy adjusts.</w:t>
      </w:r>
    </w:p>
    <w:p w14:paraId="5B76A76F" w14:textId="77777777" w:rsidR="009D531C" w:rsidRDefault="009D531C" w:rsidP="009D531C">
      <w:r>
        <w:t>The anchor shapes expectations, enforces discipline, and strengthens credibility. When expectations are well‑anchored, inflation and output volatility fall, improving overall welfare. Canada’s experience in the early 1990s shows how quickly credibility can be rebuilt when policy actions consistently support the target.</w:t>
      </w:r>
    </w:p>
    <w:p w14:paraId="720245F5" w14:textId="77777777" w:rsidR="009D531C" w:rsidRDefault="009D531C" w:rsidP="009D531C">
      <w:r>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Default="009D531C" w:rsidP="009D531C">
      <w:r>
        <w:t>Freedman and Laxton (2009) show that successful inflation‑targeting regimes align all objectives under a single overarching mandate: maintaining low, stable, and predictable inflation. Short‑term trade‑offs are recognized, but long‑term consistency is always preserved.</w:t>
      </w:r>
    </w:p>
    <w:p w14:paraId="05D14FFE" w14:textId="77777777" w:rsidR="009D531C" w:rsidRDefault="009D531C" w:rsidP="009D531C">
      <w:r>
        <w:t>Experience from Canada, New Zealand, the United Kingdom, and the Czech Republic reinforces that clear anchors and consistent objectives reduce macroeconomic volatility and build resilience.</w:t>
      </w:r>
    </w:p>
    <w:p w14:paraId="49F672A1" w14:textId="77777777" w:rsidR="009D531C" w:rsidRDefault="009D531C" w:rsidP="009D531C">
      <w:r>
        <w:t>For Armenia’s FPAS Mark II framework, these principles guide the entire forecasting and decision‑making process. The point target directs analysis and communication. Consistency ensures that messages to the public, government, and financial sector are aligned and credible.</w:t>
      </w:r>
    </w:p>
    <w:p w14:paraId="0E985C8A" w14:textId="77777777" w:rsidR="009D531C" w:rsidRDefault="009D531C" w:rsidP="009D531C">
      <w:r>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E67EE5" w:rsidRDefault="006C5AF8" w:rsidP="00A4792F">
      <w:pPr>
        <w:jc w:val="both"/>
      </w:pPr>
      <w:r w:rsidRPr="00E67EE5">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Default="006C5AF8" w:rsidP="00A4792F"/>
    <w:p w14:paraId="1799B1E1" w14:textId="6DBBCAD5" w:rsidR="006C5AF8" w:rsidRPr="00755B5D" w:rsidRDefault="006C5AF8">
      <w:pPr>
        <w:rPr>
          <w:b/>
          <w:bCs/>
        </w:rPr>
      </w:pPr>
      <w:r w:rsidRPr="00B07A92">
        <w:rPr>
          <w:b/>
          <w:bCs/>
        </w:rPr>
        <w:t>See you there.</w:t>
      </w:r>
    </w:p>
    <w:p w14:paraId="105ED900" w14:textId="74E9C8FE" w:rsidR="006C5AF8" w:rsidRDefault="006C5AF8">
      <w:r>
        <w:br w:type="page"/>
      </w:r>
    </w:p>
    <w:p w14:paraId="3F2D7531" w14:textId="2C182876" w:rsidR="006C5AF8" w:rsidRDefault="00B864BA" w:rsidP="002C62BB">
      <w:pPr>
        <w:pStyle w:val="Heading1"/>
      </w:pPr>
      <w:bookmarkStart w:id="11" w:name="_Toc214436072"/>
      <w:bookmarkStart w:id="12" w:name="_Toc214669663"/>
      <w:r>
        <w:lastRenderedPageBreak/>
        <w:t xml:space="preserve">Video </w:t>
      </w:r>
      <w:r w:rsidR="00085647">
        <w:t>5</w:t>
      </w:r>
      <w:r>
        <w:t xml:space="preserve"> - </w:t>
      </w:r>
      <w:r w:rsidR="006C5AF8" w:rsidRPr="002807EC">
        <w:t>Principles 3 &amp; 4:</w:t>
      </w:r>
      <w:r w:rsidR="006C5AF8">
        <w:t xml:space="preserve"> </w:t>
      </w:r>
      <w:r w:rsidR="006C5AF8" w:rsidRPr="002807EC">
        <w:t>MP and Other Policies — The Inflation–Output Trade-Off</w:t>
      </w:r>
      <w:bookmarkEnd w:id="11"/>
      <w:bookmarkEnd w:id="12"/>
    </w:p>
    <w:p w14:paraId="4DF5AD8B" w14:textId="77777777" w:rsidR="006C5AF8" w:rsidRDefault="006C5AF8" w:rsidP="00A4792F">
      <w:pPr>
        <w:jc w:val="center"/>
        <w:rPr>
          <w:b/>
          <w:bCs/>
        </w:rPr>
      </w:pPr>
    </w:p>
    <w:p w14:paraId="650F980B" w14:textId="77777777" w:rsidR="006C5AF8" w:rsidRDefault="006C5AF8" w:rsidP="00A4792F">
      <w:pPr>
        <w:rPr>
          <w:b/>
          <w:bCs/>
        </w:rPr>
      </w:pPr>
      <w:r>
        <w:rPr>
          <w:b/>
          <w:bCs/>
        </w:rPr>
        <w:t>Susanna Grigoryan</w:t>
      </w:r>
    </w:p>
    <w:p w14:paraId="2248C314" w14:textId="77777777" w:rsidR="006C5AF8" w:rsidRPr="009659F4" w:rsidRDefault="006C5AF8" w:rsidP="00A4792F">
      <w:pPr>
        <w:rPr>
          <w:b/>
          <w:bCs/>
        </w:rPr>
      </w:pPr>
      <w:r w:rsidRPr="009659F4">
        <w:rPr>
          <w:b/>
          <w:bCs/>
        </w:rPr>
        <w:t>Recent Staff Member, Monetary Policy Department, Central Bank of Armenia</w:t>
      </w:r>
    </w:p>
    <w:p w14:paraId="5C708B04" w14:textId="77777777" w:rsidR="006C5AF8" w:rsidRPr="009659F4" w:rsidRDefault="006C5AF8" w:rsidP="00A4792F">
      <w:pPr>
        <w:rPr>
          <w:b/>
          <w:bCs/>
        </w:rPr>
      </w:pPr>
      <w:r w:rsidRPr="009659F4">
        <w:rPr>
          <w:b/>
          <w:bCs/>
        </w:rPr>
        <w:t>Student, Global Forecasting School</w:t>
      </w:r>
    </w:p>
    <w:p w14:paraId="6491ED7F" w14:textId="77777777" w:rsidR="006C5AF8" w:rsidRDefault="006C5AF8" w:rsidP="00A4792F">
      <w:pPr>
        <w:rPr>
          <w:b/>
          <w:bCs/>
        </w:rPr>
      </w:pPr>
      <w:r>
        <w:rPr>
          <w:b/>
          <w:bCs/>
        </w:rPr>
        <w:t xml:space="preserve">November </w:t>
      </w:r>
      <w:r w:rsidRPr="009659F4">
        <w:rPr>
          <w:b/>
          <w:bCs/>
        </w:rPr>
        <w:t>2025</w:t>
      </w:r>
    </w:p>
    <w:p w14:paraId="78896388" w14:textId="77777777" w:rsidR="00896F7E" w:rsidRDefault="00896F7E" w:rsidP="00A4792F">
      <w:pPr>
        <w:rPr>
          <w:b/>
          <w:bCs/>
        </w:rPr>
      </w:pPr>
    </w:p>
    <w:p w14:paraId="7E5575F4" w14:textId="77777777" w:rsidR="00896F7E" w:rsidRDefault="00896F7E" w:rsidP="00896F7E">
      <w:pPr>
        <w:rPr>
          <w:b/>
          <w:bCs/>
        </w:rPr>
      </w:pPr>
      <w:r w:rsidRPr="00896F7E">
        <w:rPr>
          <w:b/>
          <w:bCs/>
        </w:rPr>
        <w:t>Note</w:t>
      </w:r>
    </w:p>
    <w:p w14:paraId="348C1E42" w14:textId="1EBFC65C" w:rsidR="00382080" w:rsidRPr="00382080" w:rsidRDefault="00382080" w:rsidP="00382080">
      <w:pPr>
        <w:jc w:val="both"/>
        <w:rPr>
          <w:b/>
          <w:bCs/>
          <w:lang w:val="en-US"/>
        </w:rPr>
      </w:pPr>
      <w:r w:rsidRPr="00382080">
        <w:rPr>
          <w:b/>
          <w:bCs/>
          <w:lang w:val="en-US"/>
        </w:rPr>
        <w:t>1.</w:t>
      </w:r>
      <w:r>
        <w:rPr>
          <w:b/>
          <w:bCs/>
          <w:lang w:val="en-US"/>
        </w:rPr>
        <w:t xml:space="preserve"> </w:t>
      </w:r>
      <w:r w:rsidRPr="00382080">
        <w:rPr>
          <w:b/>
          <w:bCs/>
          <w:lang w:val="en-US"/>
        </w:rPr>
        <w:t>Why Policy Coherence Matters</w:t>
      </w:r>
    </w:p>
    <w:p w14:paraId="7E71A71C" w14:textId="268A10AE" w:rsidR="00382080" w:rsidRPr="00382080" w:rsidRDefault="00382080" w:rsidP="00382080">
      <w:pPr>
        <w:jc w:val="both"/>
        <w:rPr>
          <w:lang w:val="en-US"/>
        </w:rPr>
      </w:pPr>
      <w:r w:rsidRPr="00382080">
        <w:rPr>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382080" w:rsidRDefault="00382080" w:rsidP="00382080">
      <w:pPr>
        <w:jc w:val="both"/>
        <w:rPr>
          <w:lang w:val="en-US"/>
        </w:rPr>
      </w:pPr>
      <w:r w:rsidRPr="00382080">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382080" w:rsidRDefault="00382080" w:rsidP="00382080">
      <w:pPr>
        <w:jc w:val="both"/>
        <w:rPr>
          <w:b/>
          <w:bCs/>
          <w:lang w:val="en-US"/>
        </w:rPr>
      </w:pPr>
      <w:r w:rsidRPr="00382080">
        <w:rPr>
          <w:b/>
          <w:bCs/>
          <w:lang w:val="en-US"/>
        </w:rPr>
        <w:t>2.</w:t>
      </w:r>
      <w:r>
        <w:rPr>
          <w:b/>
          <w:bCs/>
          <w:lang w:val="en-US"/>
        </w:rPr>
        <w:t xml:space="preserve"> </w:t>
      </w:r>
      <w:r w:rsidRPr="00382080">
        <w:rPr>
          <w:b/>
          <w:bCs/>
          <w:lang w:val="en-US"/>
        </w:rPr>
        <w:t>Principle 3: Policy Coherence Across Government</w:t>
      </w:r>
    </w:p>
    <w:p w14:paraId="0ED5FB59" w14:textId="77777777" w:rsidR="00382080" w:rsidRPr="00382080" w:rsidRDefault="00382080" w:rsidP="00382080">
      <w:pPr>
        <w:jc w:val="both"/>
        <w:rPr>
          <w:lang w:val="en-US"/>
        </w:rPr>
      </w:pPr>
      <w:r w:rsidRPr="00382080">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382080" w:rsidRDefault="00382080" w:rsidP="00382080">
      <w:pPr>
        <w:jc w:val="both"/>
        <w:rPr>
          <w:lang w:val="en-US"/>
        </w:rPr>
      </w:pPr>
      <w:r w:rsidRPr="00382080">
        <w:rPr>
          <w:lang w:val="en-US"/>
        </w:rPr>
        <w:t xml:space="preserve">In practice, coherence is best achieved through cooperation, not direct coordination. Monetary and fiscal authorities should maintain a shared understanding of the economic </w:t>
      </w:r>
      <w:r w:rsidRPr="00382080">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382080" w:rsidRDefault="00382080" w:rsidP="00382080">
      <w:pPr>
        <w:jc w:val="both"/>
        <w:rPr>
          <w:lang w:val="en-US"/>
        </w:rPr>
      </w:pPr>
      <w:r w:rsidRPr="00382080">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Pr>
          <w:b/>
          <w:bCs/>
          <w:lang w:val="en-US"/>
        </w:rPr>
        <w:t xml:space="preserve"> </w:t>
      </w:r>
      <w:r w:rsidRPr="00382080">
        <w:rPr>
          <w:lang w:val="en-US"/>
        </w:rPr>
        <w:t>minimum, cooperation and mutual awareness of policy stances are essential to achieve the synergies that come from well-performing policies acting together.</w:t>
      </w:r>
    </w:p>
    <w:p w14:paraId="5D1D9DC2" w14:textId="58A32F8E" w:rsidR="00382080" w:rsidRPr="00382080" w:rsidRDefault="00382080" w:rsidP="00382080">
      <w:pPr>
        <w:jc w:val="both"/>
        <w:rPr>
          <w:lang w:val="en-US"/>
        </w:rPr>
      </w:pPr>
      <w:r w:rsidRPr="00382080">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382080" w:rsidRDefault="00382080" w:rsidP="00382080">
      <w:pPr>
        <w:jc w:val="both"/>
        <w:rPr>
          <w:b/>
          <w:bCs/>
          <w:lang w:val="en-US"/>
        </w:rPr>
      </w:pPr>
      <w:r w:rsidRPr="00382080">
        <w:rPr>
          <w:b/>
          <w:bCs/>
          <w:lang w:val="en-US"/>
        </w:rPr>
        <w:t>3.</w:t>
      </w:r>
      <w:r>
        <w:rPr>
          <w:b/>
          <w:bCs/>
          <w:lang w:val="en-US"/>
        </w:rPr>
        <w:t xml:space="preserve"> </w:t>
      </w:r>
      <w:r w:rsidRPr="00382080">
        <w:rPr>
          <w:b/>
          <w:bCs/>
          <w:lang w:val="en-US"/>
        </w:rPr>
        <w:t>Principle 4: The Forecasting and Policy Analysis System (FPAS)</w:t>
      </w:r>
    </w:p>
    <w:p w14:paraId="5267895A" w14:textId="58EA4E5B" w:rsidR="00382080" w:rsidRPr="00382080" w:rsidRDefault="00382080" w:rsidP="00382080">
      <w:pPr>
        <w:jc w:val="both"/>
        <w:rPr>
          <w:lang w:val="en-US"/>
        </w:rPr>
      </w:pPr>
      <w:r w:rsidRPr="00382080">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382080" w:rsidRDefault="00382080" w:rsidP="00382080">
      <w:pPr>
        <w:jc w:val="both"/>
        <w:rPr>
          <w:lang w:val="en-US"/>
        </w:rPr>
      </w:pPr>
      <w:r w:rsidRPr="00382080">
        <w:rPr>
          <w:lang w:val="en-US"/>
        </w:rPr>
        <w:t>FPAS consists of four main elements:</w:t>
      </w:r>
    </w:p>
    <w:p w14:paraId="35DDB457" w14:textId="77812762" w:rsidR="00382080" w:rsidRPr="00382080" w:rsidRDefault="00382080" w:rsidP="00382080">
      <w:pPr>
        <w:jc w:val="both"/>
        <w:rPr>
          <w:lang w:val="en-US"/>
        </w:rPr>
      </w:pPr>
      <w:r w:rsidRPr="00382080">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382080" w:rsidRDefault="00382080" w:rsidP="00382080">
      <w:pPr>
        <w:jc w:val="both"/>
        <w:rPr>
          <w:lang w:val="en-US"/>
        </w:rPr>
      </w:pPr>
      <w:r w:rsidRPr="00382080">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382080" w:rsidRDefault="00382080" w:rsidP="00382080">
      <w:pPr>
        <w:jc w:val="both"/>
        <w:rPr>
          <w:b/>
          <w:bCs/>
          <w:lang w:val="en-US"/>
        </w:rPr>
      </w:pPr>
      <w:r w:rsidRPr="00382080">
        <w:rPr>
          <w:b/>
          <w:bCs/>
          <w:lang w:val="en-US"/>
        </w:rPr>
        <w:t>4.</w:t>
      </w:r>
      <w:r>
        <w:rPr>
          <w:b/>
          <w:bCs/>
          <w:lang w:val="en-US"/>
        </w:rPr>
        <w:t xml:space="preserve"> </w:t>
      </w:r>
      <w:r w:rsidRPr="00382080">
        <w:rPr>
          <w:b/>
          <w:bCs/>
          <w:lang w:val="en-US"/>
        </w:rPr>
        <w:t>Lessons from Early FPAS Systems</w:t>
      </w:r>
    </w:p>
    <w:p w14:paraId="3A150372" w14:textId="3DA8C816" w:rsidR="00382080" w:rsidRPr="00382080" w:rsidRDefault="00382080" w:rsidP="00382080">
      <w:pPr>
        <w:jc w:val="both"/>
        <w:rPr>
          <w:lang w:val="en-US"/>
        </w:rPr>
      </w:pPr>
      <w:r w:rsidRPr="00382080">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382080" w:rsidRDefault="00382080" w:rsidP="00382080">
      <w:pPr>
        <w:jc w:val="both"/>
        <w:rPr>
          <w:lang w:val="en-US"/>
        </w:rPr>
      </w:pPr>
      <w:r w:rsidRPr="00382080">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382080" w:rsidRDefault="00382080" w:rsidP="00382080">
      <w:pPr>
        <w:jc w:val="both"/>
        <w:rPr>
          <w:b/>
          <w:bCs/>
          <w:lang w:val="en-US"/>
        </w:rPr>
      </w:pPr>
      <w:r w:rsidRPr="00382080">
        <w:rPr>
          <w:b/>
          <w:bCs/>
          <w:lang w:val="en-US"/>
        </w:rPr>
        <w:t>5.</w:t>
      </w:r>
      <w:r>
        <w:rPr>
          <w:b/>
          <w:bCs/>
          <w:lang w:val="en-US"/>
        </w:rPr>
        <w:t xml:space="preserve"> </w:t>
      </w:r>
      <w:r w:rsidRPr="00382080">
        <w:rPr>
          <w:b/>
          <w:bCs/>
          <w:lang w:val="en-US"/>
        </w:rPr>
        <w:t>FPAS Mark II and Modern Practice</w:t>
      </w:r>
    </w:p>
    <w:p w14:paraId="160AA49E" w14:textId="54540A44" w:rsidR="00382080" w:rsidRPr="00382080" w:rsidRDefault="00382080" w:rsidP="00382080">
      <w:pPr>
        <w:jc w:val="both"/>
        <w:rPr>
          <w:lang w:val="en-US"/>
        </w:rPr>
      </w:pPr>
      <w:r w:rsidRPr="00382080">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Default="00382080" w:rsidP="00896F7E">
      <w:pPr>
        <w:jc w:val="both"/>
        <w:rPr>
          <w:lang w:val="en-US"/>
        </w:rPr>
      </w:pPr>
      <w:r w:rsidRPr="00382080">
        <w:rPr>
          <w:lang w:val="en-US"/>
        </w:rPr>
        <w:t>This evolution has allowed central banks, especially those in emerging markets, to operate with greater confidence and transparency while maintaining flexibility and consistency over time.</w:t>
      </w:r>
    </w:p>
    <w:p w14:paraId="2C9A539F" w14:textId="77777777" w:rsidR="00755B5D" w:rsidRPr="009659F4" w:rsidRDefault="00755B5D" w:rsidP="00755B5D">
      <w:pPr>
        <w:rPr>
          <w:b/>
          <w:bCs/>
        </w:rPr>
      </w:pPr>
      <w:r w:rsidRPr="009659F4">
        <w:rPr>
          <w:b/>
          <w:bCs/>
        </w:rPr>
        <w:t>Literature &amp; Further Reading</w:t>
      </w:r>
    </w:p>
    <w:p w14:paraId="3786C970" w14:textId="77777777" w:rsidR="00755B5D" w:rsidRPr="00275B4F" w:rsidRDefault="00755B5D">
      <w:pPr>
        <w:numPr>
          <w:ilvl w:val="0"/>
          <w:numId w:val="7"/>
        </w:numPr>
      </w:pPr>
      <w:hyperlink r:id="rId41" w:tgtFrame="_blank" w:history="1">
        <w:r w:rsidRPr="00275B4F">
          <w:rPr>
            <w:rStyle w:val="Hyperlink"/>
          </w:rPr>
          <w:t>Adrian, T., Obstfeld, M., &amp; Laxton, D. (2018). </w:t>
        </w:r>
        <w:r w:rsidRPr="00275B4F">
          <w:rPr>
            <w:rStyle w:val="Hyperlink"/>
            <w:i/>
            <w:iCs/>
          </w:rPr>
          <w:t>Advancing the Frontiers of Monetary Policy.</w:t>
        </w:r>
        <w:r w:rsidRPr="00275B4F">
          <w:rPr>
            <w:rStyle w:val="Hyperlink"/>
          </w:rPr>
          <w:t> IMF.</w:t>
        </w:r>
      </w:hyperlink>
    </w:p>
    <w:p w14:paraId="48EA9CE3" w14:textId="77777777" w:rsidR="00755B5D" w:rsidRPr="00275B4F" w:rsidRDefault="00755B5D">
      <w:pPr>
        <w:numPr>
          <w:ilvl w:val="0"/>
          <w:numId w:val="7"/>
        </w:numPr>
      </w:pPr>
      <w:hyperlink r:id="rId42" w:tgtFrame="_blank" w:history="1">
        <w:r w:rsidRPr="00275B4F">
          <w:rPr>
            <w:rStyle w:val="Hyperlink"/>
          </w:rPr>
          <w:t>Freedman, C., &amp; Laxton, D. (2009). “Why Inflation Targeting?” IMF Working Paper 09/86.</w:t>
        </w:r>
      </w:hyperlink>
    </w:p>
    <w:p w14:paraId="6B918A14" w14:textId="77777777" w:rsidR="00755B5D" w:rsidRPr="00275B4F" w:rsidRDefault="00755B5D">
      <w:pPr>
        <w:numPr>
          <w:ilvl w:val="0"/>
          <w:numId w:val="7"/>
        </w:numPr>
      </w:pPr>
      <w:hyperlink r:id="rId43" w:tgtFrame="_blank" w:history="1">
        <w:r w:rsidRPr="00275B4F">
          <w:rPr>
            <w:rStyle w:val="Hyperlink"/>
          </w:rPr>
          <w:t>Kydland, F., &amp; Prescott, E. (1977). “Rules Rather than Discretion: The Inconsistency of Optimal Plans.” </w:t>
        </w:r>
        <w:r w:rsidRPr="00275B4F">
          <w:rPr>
            <w:rStyle w:val="Hyperlink"/>
            <w:i/>
            <w:iCs/>
          </w:rPr>
          <w:t>Journal of Political Economy</w:t>
        </w:r>
        <w:r w:rsidRPr="00275B4F">
          <w:rPr>
            <w:rStyle w:val="Hyperlink"/>
          </w:rPr>
          <w:t>, 85(3), 473–492.</w:t>
        </w:r>
      </w:hyperlink>
    </w:p>
    <w:p w14:paraId="496B0465" w14:textId="77777777" w:rsidR="00755B5D" w:rsidRDefault="00755B5D">
      <w:pPr>
        <w:numPr>
          <w:ilvl w:val="0"/>
          <w:numId w:val="7"/>
        </w:numPr>
      </w:pPr>
      <w:hyperlink r:id="rId44" w:tgtFrame="_blank" w:history="1">
        <w:r w:rsidRPr="00275B4F">
          <w:rPr>
            <w:rStyle w:val="Hyperlink"/>
          </w:rPr>
          <w:t>Barro, R., &amp; Gordon, D. (1983). “Rules, Discretion, and Reputation in a Model of Monetary Policy.” </w:t>
        </w:r>
        <w:r w:rsidRPr="00275B4F">
          <w:rPr>
            <w:rStyle w:val="Hyperlink"/>
            <w:i/>
            <w:iCs/>
          </w:rPr>
          <w:t>Journal of Monetary Economics</w:t>
        </w:r>
        <w:r w:rsidRPr="00275B4F">
          <w:rPr>
            <w:rStyle w:val="Hyperlink"/>
          </w:rPr>
          <w:t>, 12, 101–121.</w:t>
        </w:r>
      </w:hyperlink>
    </w:p>
    <w:p w14:paraId="29947C85" w14:textId="77777777" w:rsidR="00755B5D" w:rsidRPr="00416680" w:rsidRDefault="00755B5D">
      <w:pPr>
        <w:pStyle w:val="ListParagraph"/>
        <w:numPr>
          <w:ilvl w:val="0"/>
          <w:numId w:val="7"/>
        </w:numPr>
        <w:spacing w:before="227" w:line="312" w:lineRule="auto"/>
        <w:ind w:right="524"/>
      </w:pPr>
      <w:r w:rsidRPr="00B95FC1">
        <w:t>Laxton, D., Galstyan, M., and Avagyan, V. January 2024</w:t>
      </w:r>
      <w:r>
        <w:t>.</w:t>
      </w:r>
      <w:r w:rsidRPr="00456ABE">
        <w:rPr>
          <w:spacing w:val="80"/>
        </w:rPr>
        <w:t xml:space="preserve"> </w:t>
      </w:r>
      <w:hyperlink r:id="rId45" w:history="1">
        <w:r w:rsidRPr="00B82288">
          <w:rPr>
            <w:rStyle w:val="Hyperlink"/>
            <w:iCs/>
          </w:rPr>
          <w:t>Prudent Risk Management Approach to Monetary Policy: Theory and Practice of FPAS Mark II at the Central Bank of Armenia</w:t>
        </w:r>
      </w:hyperlink>
      <w:r w:rsidRPr="00B82288">
        <w:rPr>
          <w:iCs/>
        </w:rPr>
        <w:t>.</w:t>
      </w:r>
    </w:p>
    <w:p w14:paraId="4079CE63" w14:textId="77777777" w:rsidR="00755B5D" w:rsidRPr="00416680" w:rsidRDefault="00755B5D">
      <w:pPr>
        <w:pStyle w:val="ListParagraph"/>
        <w:numPr>
          <w:ilvl w:val="0"/>
          <w:numId w:val="7"/>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50C18F11" w14:textId="6E6D647C" w:rsidR="00755B5D" w:rsidRPr="00755B5D" w:rsidRDefault="00755B5D">
      <w:pPr>
        <w:numPr>
          <w:ilvl w:val="0"/>
          <w:numId w:val="7"/>
        </w:numPr>
      </w:pPr>
      <w:r w:rsidRPr="00275B4F">
        <w:lastRenderedPageBreak/>
        <w:t>Central Bank of Armenia (2025). </w:t>
      </w:r>
      <w:r w:rsidRPr="00275B4F">
        <w:rPr>
          <w:i/>
          <w:iCs/>
        </w:rPr>
        <w:t>CBA Academy Onboarding Platform for New Board Members: Monetary Policy.</w:t>
      </w:r>
      <w:r w:rsidRPr="00275B4F">
        <w:t> Yerevan.</w:t>
      </w:r>
    </w:p>
    <w:p w14:paraId="2F9B0ED9" w14:textId="7640B11E" w:rsidR="00896F7E" w:rsidRPr="00896F7E" w:rsidRDefault="00000000" w:rsidP="00896F7E">
      <w:pPr>
        <w:jc w:val="both"/>
      </w:pPr>
      <w:r>
        <w:pict w14:anchorId="7AC54E30">
          <v:rect id="_x0000_i1030" style="width:0;height:1.5pt" o:hralign="center" o:hrstd="t" o:hr="t" fillcolor="#a0a0a0" stroked="f"/>
        </w:pict>
      </w:r>
    </w:p>
    <w:p w14:paraId="4D510132" w14:textId="723E53A9" w:rsidR="006C5AF8" w:rsidRDefault="00A64777" w:rsidP="00A4792F">
      <w:pPr>
        <w:rPr>
          <w:b/>
          <w:bCs/>
        </w:rPr>
      </w:pPr>
      <w:r>
        <w:rPr>
          <w:b/>
          <w:bCs/>
        </w:rPr>
        <w:t>Script</w:t>
      </w:r>
    </w:p>
    <w:p w14:paraId="37A7AFC2" w14:textId="77777777" w:rsidR="006C5AF8" w:rsidRPr="00D76B4F" w:rsidRDefault="006C5AF8" w:rsidP="00A4792F">
      <w:pPr>
        <w:jc w:val="both"/>
      </w:pPr>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370E8217" w14:textId="77777777" w:rsidR="006C5AF8" w:rsidRPr="002807EC" w:rsidRDefault="006C5AF8" w:rsidP="00A4792F">
      <w:pPr>
        <w:jc w:val="both"/>
      </w:pPr>
      <w:r w:rsidRPr="002807EC">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807EC" w:rsidRDefault="006C5AF8" w:rsidP="00A4792F">
      <w:pPr>
        <w:jc w:val="both"/>
      </w:pPr>
      <w:r w:rsidRPr="002807EC">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2807EC" w:rsidRDefault="006C5AF8" w:rsidP="00A4792F">
      <w:pPr>
        <w:jc w:val="both"/>
      </w:pPr>
      <w:r w:rsidRPr="002807EC">
        <w:t>Let’s start with Principle Three — policy coherence across government.</w:t>
      </w:r>
    </w:p>
    <w:p w14:paraId="72B797AF" w14:textId="77777777" w:rsidR="006C5AF8" w:rsidRPr="002807EC" w:rsidRDefault="006C5AF8" w:rsidP="00A4792F">
      <w:pPr>
        <w:jc w:val="both"/>
      </w:pPr>
      <w:r w:rsidRPr="002807EC">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807EC" w:rsidRDefault="006C5AF8" w:rsidP="00A4792F">
      <w:pPr>
        <w:jc w:val="both"/>
      </w:pPr>
      <w:r w:rsidRPr="002807EC">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807EC" w:rsidRDefault="006C5AF8" w:rsidP="00A4792F">
      <w:pPr>
        <w:jc w:val="both"/>
      </w:pPr>
      <w:r w:rsidRPr="002807EC">
        <w:t xml:space="preserve">In exceptional situations — such as during a financial crisis or when interest rates are constrained by the effective lower bound — temporary coordination may be needed to </w:t>
      </w:r>
      <w:r w:rsidRPr="002807EC">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807EC" w:rsidRDefault="006C5AF8" w:rsidP="00A4792F">
      <w:pPr>
        <w:jc w:val="both"/>
      </w:pPr>
      <w:r w:rsidRPr="002807EC">
        <w:t>Even outside of crises, mutual awareness and communication between authorities are essential. Coherent policies reinforce each other, while conflicting signals can undermine everything.</w:t>
      </w:r>
    </w:p>
    <w:p w14:paraId="522E9C34" w14:textId="77777777" w:rsidR="006C5AF8" w:rsidRPr="002807EC" w:rsidRDefault="006C5AF8" w:rsidP="00A4792F">
      <w:pPr>
        <w:jc w:val="both"/>
      </w:pPr>
      <w:r w:rsidRPr="002807EC">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807EC" w:rsidRDefault="006C5AF8" w:rsidP="00A4792F">
      <w:pPr>
        <w:jc w:val="both"/>
      </w:pPr>
      <w:r w:rsidRPr="002807EC">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807EC" w:rsidRDefault="006C5AF8" w:rsidP="00A4792F">
      <w:pPr>
        <w:jc w:val="both"/>
      </w:pPr>
      <w:r w:rsidRPr="002807EC">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807EC" w:rsidRDefault="006C5AF8" w:rsidP="00A4792F">
      <w:pPr>
        <w:jc w:val="both"/>
      </w:pPr>
      <w:r w:rsidRPr="002807EC">
        <w:t>Now let’s move to Principle Four — the Forecasting and Policy Analysis System, or FPAS.</w:t>
      </w:r>
    </w:p>
    <w:p w14:paraId="58692DCC" w14:textId="77777777" w:rsidR="006C5AF8" w:rsidRPr="002807EC" w:rsidRDefault="006C5AF8" w:rsidP="00A4792F">
      <w:pPr>
        <w:jc w:val="both"/>
      </w:pPr>
      <w:r w:rsidRPr="002807EC">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807EC" w:rsidRDefault="006C5AF8" w:rsidP="00A4792F">
      <w:pPr>
        <w:jc w:val="both"/>
      </w:pPr>
      <w:r w:rsidRPr="002807EC">
        <w:t>According to Freedman and Laxton, FPAS has four essential components.</w:t>
      </w:r>
    </w:p>
    <w:p w14:paraId="0F4D53F6" w14:textId="77777777" w:rsidR="006C5AF8" w:rsidRPr="002807EC" w:rsidRDefault="006C5AF8" w:rsidP="00A4792F">
      <w:pPr>
        <w:jc w:val="both"/>
      </w:pPr>
      <w:r w:rsidRPr="002807EC">
        <w:rPr>
          <w:b/>
          <w:bCs/>
        </w:rPr>
        <w:t>First</w:t>
      </w:r>
      <w:r w:rsidRPr="002807EC">
        <w:t>, a quantitative model that links policy instruments — such as the policy interest rate — to inflation, output, and other key variables.</w:t>
      </w:r>
    </w:p>
    <w:p w14:paraId="249AC40F" w14:textId="77777777" w:rsidR="006C5AF8" w:rsidRPr="002807EC" w:rsidRDefault="006C5AF8" w:rsidP="00A4792F">
      <w:pPr>
        <w:jc w:val="both"/>
      </w:pPr>
      <w:r w:rsidRPr="002807EC">
        <w:rPr>
          <w:b/>
          <w:bCs/>
        </w:rPr>
        <w:t>Second</w:t>
      </w:r>
      <w:r w:rsidRPr="002807EC">
        <w:t>, a forecast process that integrates model-based projections with expert judgment and alternative scenarios.</w:t>
      </w:r>
    </w:p>
    <w:p w14:paraId="6060360F" w14:textId="77777777" w:rsidR="006C5AF8" w:rsidRPr="002807EC" w:rsidRDefault="006C5AF8" w:rsidP="00A4792F">
      <w:pPr>
        <w:jc w:val="both"/>
      </w:pPr>
      <w:r w:rsidRPr="002807EC">
        <w:rPr>
          <w:b/>
          <w:bCs/>
        </w:rPr>
        <w:t>Third</w:t>
      </w:r>
      <w:r w:rsidRPr="002807EC">
        <w:t>, a structured decision-making cycle, which includes forecast rounds, internal policy discussions, and publication of reports.</w:t>
      </w:r>
    </w:p>
    <w:p w14:paraId="6606C9A5" w14:textId="77777777" w:rsidR="006C5AF8" w:rsidRPr="002807EC" w:rsidRDefault="006C5AF8" w:rsidP="00A4792F">
      <w:pPr>
        <w:jc w:val="both"/>
      </w:pPr>
      <w:r w:rsidRPr="002807EC">
        <w:lastRenderedPageBreak/>
        <w:t xml:space="preserve">And </w:t>
      </w:r>
      <w:r w:rsidRPr="002807EC">
        <w:rPr>
          <w:b/>
          <w:bCs/>
        </w:rPr>
        <w:t>fourth</w:t>
      </w:r>
      <w:r w:rsidRPr="002807EC">
        <w:t>, a communication strategy that ensures consistency between internal analysis and what the central bank tells the public.</w:t>
      </w:r>
    </w:p>
    <w:p w14:paraId="2D72A3DF" w14:textId="77777777" w:rsidR="006C5AF8" w:rsidRPr="002807EC" w:rsidRDefault="006C5AF8" w:rsidP="00A4792F">
      <w:pPr>
        <w:jc w:val="both"/>
      </w:pPr>
      <w:r w:rsidRPr="002807EC">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2807EC" w:rsidRDefault="006C5AF8" w:rsidP="00A4792F">
      <w:pPr>
        <w:jc w:val="both"/>
      </w:pPr>
      <w:r w:rsidRPr="002807EC">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2807EC">
        <w:t>modelling</w:t>
      </w:r>
      <w:r w:rsidRPr="002807EC">
        <w:t xml:space="preserve"> work extended FPAS to small open economies, demonstrating that even in uncertain environments, consistent analysis and transparent decision-making can strengthen credibility.</w:t>
      </w:r>
    </w:p>
    <w:p w14:paraId="458761B9" w14:textId="77777777" w:rsidR="006C5AF8" w:rsidRPr="002807EC" w:rsidRDefault="006C5AF8" w:rsidP="00A4792F">
      <w:pPr>
        <w:jc w:val="both"/>
      </w:pPr>
      <w:r w:rsidRPr="002807EC">
        <w:t>As Adrian, Obstfeld, and Laxton (2018) later showed, countries that adopted FPAS frameworks achieved smoother policy cycles, clearer communication, and better integration between fiscal and monetary policy.</w:t>
      </w:r>
    </w:p>
    <w:p w14:paraId="75BCD583" w14:textId="77777777" w:rsidR="006C5AF8" w:rsidRPr="002807EC" w:rsidRDefault="006C5AF8" w:rsidP="00A4792F">
      <w:pPr>
        <w:jc w:val="both"/>
      </w:pPr>
      <w:r w:rsidRPr="002807EC">
        <w:t>Over time, these systems evolved into what we now call FPAS Mark II.</w:t>
      </w:r>
    </w:p>
    <w:p w14:paraId="68580497" w14:textId="77777777" w:rsidR="006C5AF8" w:rsidRPr="002807EC" w:rsidRDefault="006C5AF8" w:rsidP="00A4792F">
      <w:pPr>
        <w:jc w:val="both"/>
      </w:pPr>
      <w:r w:rsidRPr="002807EC">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2807EC" w:rsidRDefault="006C5AF8" w:rsidP="00A4792F">
      <w:pPr>
        <w:jc w:val="both"/>
      </w:pPr>
      <w:r w:rsidRPr="002807EC">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807EC" w:rsidRDefault="006C5AF8" w:rsidP="00A4792F">
      <w:pPr>
        <w:jc w:val="both"/>
      </w:pPr>
      <w:r w:rsidRPr="002807EC">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807EC" w:rsidRDefault="006C5AF8" w:rsidP="00A4792F">
      <w:pPr>
        <w:jc w:val="both"/>
      </w:pPr>
      <w:r w:rsidRPr="002807EC">
        <w:t xml:space="preserve">So, to summarize: Principles Three and Four remind us that monetary policy is most effective when it is coherent with broader government policies and when it operates </w:t>
      </w:r>
      <w:r w:rsidRPr="002807EC">
        <w:lastRenderedPageBreak/>
        <w:t>through a disciplined analytical framework like FPAS. Coherence ensures alignment and credibility. FPAS provides the structure and process that transform analysis into action.</w:t>
      </w:r>
    </w:p>
    <w:p w14:paraId="228EC47D" w14:textId="77777777" w:rsidR="006C5AF8" w:rsidRPr="002807EC" w:rsidRDefault="006C5AF8" w:rsidP="00A4792F">
      <w:pPr>
        <w:jc w:val="both"/>
      </w:pPr>
      <w:r w:rsidRPr="002807EC">
        <w:t>Together, they make monetary policy not only credible — but truly effective.</w:t>
      </w:r>
    </w:p>
    <w:p w14:paraId="5A14BC0F" w14:textId="77777777" w:rsidR="006C5AF8" w:rsidRPr="002807EC" w:rsidRDefault="006C5AF8" w:rsidP="00A4792F">
      <w:pPr>
        <w:jc w:val="both"/>
      </w:pPr>
      <w:r w:rsidRPr="002807EC">
        <w:t>In our next video, we’ll turn to Principles Five and Six, where we’ll explore flexibility and transparency — the final ingredients of a modern, resilient monetary policy framework.</w:t>
      </w:r>
    </w:p>
    <w:p w14:paraId="7F12035D" w14:textId="7194A32A" w:rsidR="006C5AF8" w:rsidRDefault="006C5AF8" w:rsidP="00755B5D">
      <w:pPr>
        <w:jc w:val="both"/>
      </w:pPr>
      <w:r w:rsidRPr="002807EC">
        <w:t>Thank you for watching, and I look forward to seeing you in the next episode of the CBA Academy.</w:t>
      </w:r>
    </w:p>
    <w:p w14:paraId="541881EA" w14:textId="0F169D13" w:rsidR="006C5AF8" w:rsidRPr="00755B5D" w:rsidRDefault="006C5AF8">
      <w:pPr>
        <w:rPr>
          <w:b/>
          <w:bCs/>
        </w:rPr>
      </w:pPr>
      <w:r w:rsidRPr="00B07A92">
        <w:rPr>
          <w:b/>
          <w:bCs/>
        </w:rPr>
        <w:t>See you there.</w:t>
      </w:r>
    </w:p>
    <w:p w14:paraId="47D0B315" w14:textId="33957E1B" w:rsidR="006C5AF8" w:rsidRDefault="006C5AF8">
      <w:r>
        <w:br w:type="page"/>
      </w:r>
    </w:p>
    <w:p w14:paraId="44168630" w14:textId="52158EE3" w:rsidR="006C5AF8" w:rsidRPr="007A65F6" w:rsidRDefault="00B864BA" w:rsidP="002C62BB">
      <w:pPr>
        <w:pStyle w:val="Heading1"/>
      </w:pPr>
      <w:bookmarkStart w:id="13" w:name="_Toc214436073"/>
      <w:bookmarkStart w:id="14" w:name="_Toc214669664"/>
      <w:r>
        <w:lastRenderedPageBreak/>
        <w:t xml:space="preserve">Video </w:t>
      </w:r>
      <w:r w:rsidR="00085647">
        <w:t>5</w:t>
      </w:r>
      <w:r>
        <w:t xml:space="preserve">.1 - </w:t>
      </w:r>
      <w:r w:rsidR="006C5AF8" w:rsidRPr="007A65F6">
        <w:t>Monetary Policy Transmission Mechanisms</w:t>
      </w:r>
      <w:bookmarkEnd w:id="13"/>
      <w:bookmarkEnd w:id="14"/>
    </w:p>
    <w:p w14:paraId="2F26C9B1" w14:textId="77777777" w:rsidR="006C5AF8" w:rsidRDefault="006C5AF8" w:rsidP="00A4792F">
      <w:pPr>
        <w:jc w:val="center"/>
        <w:rPr>
          <w:b/>
          <w:bCs/>
        </w:rPr>
      </w:pPr>
    </w:p>
    <w:p w14:paraId="7E144524" w14:textId="77777777" w:rsidR="006C5AF8" w:rsidRDefault="006C5AF8" w:rsidP="00A4792F">
      <w:pPr>
        <w:rPr>
          <w:b/>
          <w:bCs/>
        </w:rPr>
      </w:pPr>
      <w:r>
        <w:rPr>
          <w:b/>
          <w:bCs/>
        </w:rPr>
        <w:t>Susanna Grigoryan</w:t>
      </w:r>
    </w:p>
    <w:p w14:paraId="6AAD7EF8" w14:textId="77777777" w:rsidR="006C5AF8" w:rsidRPr="009659F4" w:rsidRDefault="006C5AF8" w:rsidP="00A4792F">
      <w:pPr>
        <w:rPr>
          <w:b/>
          <w:bCs/>
        </w:rPr>
      </w:pPr>
      <w:r w:rsidRPr="009659F4">
        <w:rPr>
          <w:b/>
          <w:bCs/>
        </w:rPr>
        <w:t>Recent Staff Member, Monetary Policy Department, Central Bank of Armenia</w:t>
      </w:r>
    </w:p>
    <w:p w14:paraId="1CECEAE7" w14:textId="77777777" w:rsidR="006C5AF8" w:rsidRPr="009659F4" w:rsidRDefault="006C5AF8" w:rsidP="00A4792F">
      <w:pPr>
        <w:rPr>
          <w:b/>
          <w:bCs/>
        </w:rPr>
      </w:pPr>
      <w:r w:rsidRPr="009659F4">
        <w:rPr>
          <w:b/>
          <w:bCs/>
        </w:rPr>
        <w:t>Student, Global Forecasting School</w:t>
      </w:r>
    </w:p>
    <w:p w14:paraId="47FC6E98" w14:textId="77777777" w:rsidR="006C5AF8" w:rsidRDefault="006C5AF8" w:rsidP="00A4792F">
      <w:pPr>
        <w:rPr>
          <w:b/>
          <w:bCs/>
        </w:rPr>
      </w:pPr>
      <w:r>
        <w:rPr>
          <w:b/>
          <w:bCs/>
        </w:rPr>
        <w:t xml:space="preserve">November </w:t>
      </w:r>
      <w:r w:rsidRPr="009659F4">
        <w:rPr>
          <w:b/>
          <w:bCs/>
        </w:rPr>
        <w:t>2025</w:t>
      </w:r>
    </w:p>
    <w:p w14:paraId="7FEC5BB5" w14:textId="77777777" w:rsidR="00896F7E" w:rsidRDefault="00896F7E" w:rsidP="00A4792F">
      <w:pPr>
        <w:rPr>
          <w:b/>
          <w:bCs/>
        </w:rPr>
      </w:pPr>
    </w:p>
    <w:p w14:paraId="311DECF6" w14:textId="77777777" w:rsidR="00896F7E" w:rsidRDefault="00896F7E" w:rsidP="00896F7E">
      <w:pPr>
        <w:rPr>
          <w:b/>
          <w:bCs/>
        </w:rPr>
      </w:pPr>
      <w:r w:rsidRPr="00896F7E">
        <w:rPr>
          <w:b/>
          <w:bCs/>
        </w:rPr>
        <w:t>Note</w:t>
      </w:r>
    </w:p>
    <w:p w14:paraId="7FC61D43" w14:textId="1A0EEBA2" w:rsidR="00382080" w:rsidRPr="00382080" w:rsidRDefault="00382080" w:rsidP="00382080">
      <w:pPr>
        <w:jc w:val="both"/>
        <w:rPr>
          <w:b/>
          <w:bCs/>
        </w:rPr>
      </w:pPr>
      <w:r w:rsidRPr="00382080">
        <w:rPr>
          <w:b/>
          <w:bCs/>
        </w:rPr>
        <w:t>1. The Origins of “Long and Variable Lags”</w:t>
      </w:r>
    </w:p>
    <w:p w14:paraId="17B8643F" w14:textId="37443DDE" w:rsidR="00382080" w:rsidRDefault="00382080" w:rsidP="00382080">
      <w:pPr>
        <w:jc w:val="both"/>
      </w:pPr>
      <w:r>
        <w:t>Milton Friedman’s 1968 Presidential Address introduced the famous concept of “long and variable lags.” He warned that monetary policy works with unpredictable timing, meaning central banks can easily over-</w:t>
      </w:r>
      <w:r w:rsidR="001245DC">
        <w:t xml:space="preserve"> </w:t>
      </w:r>
      <w:r>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382080" w:rsidRDefault="00382080" w:rsidP="00382080">
      <w:pPr>
        <w:jc w:val="both"/>
        <w:rPr>
          <w:b/>
          <w:bCs/>
        </w:rPr>
      </w:pPr>
      <w:r w:rsidRPr="00382080">
        <w:rPr>
          <w:b/>
          <w:bCs/>
        </w:rPr>
        <w:t>2.</w:t>
      </w:r>
      <w:r>
        <w:rPr>
          <w:b/>
          <w:bCs/>
        </w:rPr>
        <w:t xml:space="preserve"> </w:t>
      </w:r>
      <w:r w:rsidRPr="00382080">
        <w:rPr>
          <w:b/>
          <w:bCs/>
        </w:rPr>
        <w:t>The U.S. Experience: Delayed Tightening and the Wealth Channel</w:t>
      </w:r>
    </w:p>
    <w:p w14:paraId="1C6B332E" w14:textId="02302B71" w:rsidR="00382080" w:rsidRDefault="00382080" w:rsidP="00382080">
      <w:pPr>
        <w:jc w:val="both"/>
      </w:pPr>
      <w: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Default="00382080" w:rsidP="00382080">
      <w:pPr>
        <w:jc w:val="both"/>
      </w:pPr>
      <w: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Default="00382080" w:rsidP="00382080">
      <w:pPr>
        <w:jc w:val="both"/>
      </w:pPr>
      <w: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382080" w:rsidRDefault="00382080" w:rsidP="00382080">
      <w:pPr>
        <w:jc w:val="both"/>
        <w:rPr>
          <w:b/>
          <w:bCs/>
        </w:rPr>
      </w:pPr>
      <w:r w:rsidRPr="00382080">
        <w:rPr>
          <w:b/>
          <w:bCs/>
        </w:rPr>
        <w:t>3. The Armenian Experience: Easing and Sticky Credit Rates</w:t>
      </w:r>
    </w:p>
    <w:p w14:paraId="6B1A6C91" w14:textId="3C5BFE81" w:rsidR="00382080" w:rsidRDefault="00382080" w:rsidP="00382080">
      <w:pPr>
        <w:jc w:val="both"/>
      </w:pPr>
      <w:r>
        <w:t xml:space="preserve">In contrast, Armenia has experienced the opposite problem. The central bank has cut rates sharply, but borrowing costs for households and firms remain elevated. This reflects </w:t>
      </w:r>
      <w:r>
        <w:lastRenderedPageBreak/>
        <w:t>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382080" w:rsidRDefault="00382080" w:rsidP="00382080">
      <w:pPr>
        <w:jc w:val="both"/>
        <w:rPr>
          <w:b/>
          <w:bCs/>
        </w:rPr>
      </w:pPr>
      <w:r w:rsidRPr="00382080">
        <w:rPr>
          <w:b/>
          <w:bCs/>
        </w:rPr>
        <w:t>4</w:t>
      </w:r>
      <w:r>
        <w:rPr>
          <w:b/>
          <w:bCs/>
        </w:rPr>
        <w:t xml:space="preserve">. </w:t>
      </w:r>
      <w:r w:rsidRPr="00382080">
        <w:rPr>
          <w:b/>
          <w:bCs/>
        </w:rPr>
        <w:t>Why the Mechanism Appears “Broken,” But Isn’t</w:t>
      </w:r>
    </w:p>
    <w:p w14:paraId="482E522A" w14:textId="5DEDBE6E" w:rsidR="00382080" w:rsidRDefault="00382080" w:rsidP="00382080">
      <w:pPr>
        <w:jc w:val="both"/>
      </w:pPr>
      <w: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Default="00382080" w:rsidP="00382080">
      <w:pPr>
        <w:jc w:val="both"/>
      </w:pPr>
      <w: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382080" w:rsidRDefault="00382080" w:rsidP="00382080">
      <w:pPr>
        <w:jc w:val="both"/>
        <w:rPr>
          <w:b/>
          <w:bCs/>
        </w:rPr>
      </w:pPr>
      <w:r w:rsidRPr="00382080">
        <w:rPr>
          <w:b/>
          <w:bCs/>
        </w:rPr>
        <w:t>5. Policy Lessons</w:t>
      </w:r>
    </w:p>
    <w:p w14:paraId="631DA7C0" w14:textId="215BED0A" w:rsidR="00382080" w:rsidRDefault="00382080">
      <w:pPr>
        <w:pStyle w:val="ListParagraph"/>
        <w:numPr>
          <w:ilvl w:val="0"/>
          <w:numId w:val="17"/>
        </w:numPr>
        <w:jc w:val="both"/>
      </w:pPr>
      <w:r>
        <w:t>The mechanism is never broken</w:t>
      </w:r>
      <w:r w:rsidR="001245DC">
        <w:t xml:space="preserve">, </w:t>
      </w:r>
      <w:r>
        <w:t>just delayed or dampened.</w:t>
      </w:r>
    </w:p>
    <w:p w14:paraId="03B95B87" w14:textId="6B08325B" w:rsidR="00382080" w:rsidRDefault="00382080">
      <w:pPr>
        <w:pStyle w:val="ListParagraph"/>
        <w:numPr>
          <w:ilvl w:val="0"/>
          <w:numId w:val="17"/>
        </w:numPr>
        <w:jc w:val="both"/>
      </w:pPr>
      <w:r>
        <w:t>Wealth and fiscal dynamics can lengthen lags, as in the United States.</w:t>
      </w:r>
    </w:p>
    <w:p w14:paraId="78F90E4D" w14:textId="1E3A0018" w:rsidR="00382080" w:rsidRDefault="00382080">
      <w:pPr>
        <w:pStyle w:val="ListParagraph"/>
        <w:numPr>
          <w:ilvl w:val="0"/>
          <w:numId w:val="17"/>
        </w:numPr>
        <w:jc w:val="both"/>
      </w:pPr>
      <w:r>
        <w:t>Structural constraints can slow credit transmission, as in Armenia.</w:t>
      </w:r>
    </w:p>
    <w:p w14:paraId="05A68C06" w14:textId="3BA2AB92" w:rsidR="00382080" w:rsidRDefault="00382080">
      <w:pPr>
        <w:pStyle w:val="ListParagraph"/>
        <w:numPr>
          <w:ilvl w:val="0"/>
          <w:numId w:val="17"/>
        </w:numPr>
        <w:jc w:val="both"/>
      </w:pPr>
      <w:r>
        <w:t>Central banks must act decisively enough to maintain the nominal anchor.</w:t>
      </w:r>
    </w:p>
    <w:p w14:paraId="6FE68D5E" w14:textId="22881BDA" w:rsidR="00382080" w:rsidRDefault="00382080" w:rsidP="00382080">
      <w:pPr>
        <w:jc w:val="both"/>
      </w:pPr>
      <w:r>
        <w:t>The lesson is patience and persistence. Use the transmission mechanism you have</w:t>
      </w:r>
      <w:r w:rsidR="001245DC">
        <w:t xml:space="preserve"> </w:t>
      </w:r>
      <w:r>
        <w:t>always. If it seems slow, find out why, communicate clearly, and adjust as needed.</w:t>
      </w:r>
    </w:p>
    <w:p w14:paraId="19DC2403" w14:textId="77777777" w:rsidR="00755B5D" w:rsidRPr="009659F4" w:rsidRDefault="00755B5D" w:rsidP="00755B5D">
      <w:pPr>
        <w:rPr>
          <w:b/>
          <w:bCs/>
        </w:rPr>
      </w:pPr>
      <w:r w:rsidRPr="009659F4">
        <w:rPr>
          <w:b/>
          <w:bCs/>
        </w:rPr>
        <w:t>Literature &amp; Further Reading</w:t>
      </w:r>
    </w:p>
    <w:p w14:paraId="2D5E3B77" w14:textId="77777777" w:rsidR="00755B5D" w:rsidRPr="008D7A97" w:rsidRDefault="00755B5D">
      <w:pPr>
        <w:numPr>
          <w:ilvl w:val="0"/>
          <w:numId w:val="8"/>
        </w:numPr>
      </w:pPr>
      <w:r w:rsidRPr="008D7A97">
        <w:t>Adrian, T., Obstfeld, M., &amp; Laxton, D. (2018). </w:t>
      </w:r>
      <w:hyperlink r:id="rId46" w:tgtFrame="_blank" w:history="1">
        <w:r w:rsidRPr="008D7A97">
          <w:rPr>
            <w:rStyle w:val="Hyperlink"/>
            <w:i/>
            <w:iCs/>
          </w:rPr>
          <w:t>Advancing the Frontiers of Monetary Policy.</w:t>
        </w:r>
        <w:r w:rsidRPr="008D7A97">
          <w:rPr>
            <w:rStyle w:val="Hyperlink"/>
          </w:rPr>
          <w:t> </w:t>
        </w:r>
      </w:hyperlink>
      <w:r w:rsidRPr="008D7A97">
        <w:t>IMF.</w:t>
      </w:r>
    </w:p>
    <w:p w14:paraId="131C1CCC" w14:textId="77777777" w:rsidR="00755B5D" w:rsidRPr="008D7A97" w:rsidRDefault="00755B5D">
      <w:pPr>
        <w:numPr>
          <w:ilvl w:val="0"/>
          <w:numId w:val="8"/>
        </w:numPr>
      </w:pPr>
      <w:r w:rsidRPr="008D7A97">
        <w:t>Friedman, M. (1968). </w:t>
      </w:r>
      <w:hyperlink r:id="rId47" w:tgtFrame="_blank" w:history="1">
        <w:r w:rsidRPr="008D7A97">
          <w:rPr>
            <w:rStyle w:val="Hyperlink"/>
          </w:rPr>
          <w:t>“The Role of Monetary Policy.” </w:t>
        </w:r>
      </w:hyperlink>
      <w:r w:rsidRPr="008D7A97">
        <w:rPr>
          <w:i/>
          <w:iCs/>
        </w:rPr>
        <w:t>American Economic Review</w:t>
      </w:r>
      <w:r w:rsidRPr="008D7A97">
        <w:t>, 58(1).</w:t>
      </w:r>
    </w:p>
    <w:p w14:paraId="38898C69" w14:textId="77777777" w:rsidR="00755B5D" w:rsidRPr="008D7A97" w:rsidRDefault="00755B5D">
      <w:pPr>
        <w:numPr>
          <w:ilvl w:val="0"/>
          <w:numId w:val="8"/>
        </w:numPr>
      </w:pPr>
      <w:r w:rsidRPr="008D7A97">
        <w:t>Kiley, M. (2023). </w:t>
      </w:r>
      <w:hyperlink r:id="rId48" w:tgtFrame="_blank" w:history="1">
        <w:r w:rsidRPr="008D7A97">
          <w:rPr>
            <w:rStyle w:val="Hyperlink"/>
          </w:rPr>
          <w:t>“Prospects for a Soft Landing.” </w:t>
        </w:r>
      </w:hyperlink>
      <w:r w:rsidRPr="008D7A97">
        <w:t>Board of Governors of the Federal Reserve System.</w:t>
      </w:r>
    </w:p>
    <w:p w14:paraId="0FDC6ADE" w14:textId="77777777" w:rsidR="00755B5D" w:rsidRDefault="00755B5D">
      <w:pPr>
        <w:numPr>
          <w:ilvl w:val="0"/>
          <w:numId w:val="8"/>
        </w:numPr>
      </w:pPr>
      <w:r w:rsidRPr="008D7A97">
        <w:t>Freedman, C., &amp; Laxton, D. (2009). </w:t>
      </w:r>
      <w:hyperlink r:id="rId49" w:tgtFrame="_blank" w:history="1">
        <w:r w:rsidRPr="008D7A97">
          <w:rPr>
            <w:rStyle w:val="Hyperlink"/>
          </w:rPr>
          <w:t>“Why Inflation Targeting?” </w:t>
        </w:r>
      </w:hyperlink>
      <w:r w:rsidRPr="008D7A97">
        <w:t>IMF Working Paper 09/86.</w:t>
      </w:r>
    </w:p>
    <w:p w14:paraId="15FC8E82" w14:textId="77777777" w:rsidR="00755B5D" w:rsidRPr="00416680" w:rsidRDefault="00755B5D">
      <w:pPr>
        <w:pStyle w:val="ListParagraph"/>
        <w:numPr>
          <w:ilvl w:val="0"/>
          <w:numId w:val="8"/>
        </w:numPr>
        <w:spacing w:before="227" w:line="312" w:lineRule="auto"/>
        <w:ind w:right="524"/>
      </w:pPr>
      <w:r w:rsidRPr="00B95FC1">
        <w:lastRenderedPageBreak/>
        <w:t>Laxton, D., Galstyan, M., and Avagyan, V. January 2024</w:t>
      </w:r>
      <w:r>
        <w:t>.</w:t>
      </w:r>
      <w:r w:rsidRPr="00456ABE">
        <w:rPr>
          <w:spacing w:val="80"/>
        </w:rPr>
        <w:t xml:space="preserve"> </w:t>
      </w:r>
      <w:hyperlink r:id="rId50" w:history="1">
        <w:r w:rsidRPr="00B82288">
          <w:rPr>
            <w:rStyle w:val="Hyperlink"/>
            <w:iCs/>
          </w:rPr>
          <w:t>Prudent Risk Management Approach to Monetary Policy: Theory and Practice of FPAS Mark II at the Central Bank of Armenia</w:t>
        </w:r>
      </w:hyperlink>
      <w:r w:rsidRPr="00B82288">
        <w:rPr>
          <w:iCs/>
        </w:rPr>
        <w:t>.</w:t>
      </w:r>
    </w:p>
    <w:p w14:paraId="6C2CD832" w14:textId="77777777" w:rsidR="00755B5D" w:rsidRPr="00755B5D" w:rsidRDefault="00755B5D">
      <w:pPr>
        <w:pStyle w:val="ListParagraph"/>
        <w:numPr>
          <w:ilvl w:val="0"/>
          <w:numId w:val="8"/>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6BDD0A2C" w14:textId="363D63DD" w:rsidR="00755B5D" w:rsidRPr="00382080" w:rsidRDefault="00755B5D">
      <w:pPr>
        <w:pStyle w:val="ListParagraph"/>
        <w:numPr>
          <w:ilvl w:val="0"/>
          <w:numId w:val="8"/>
        </w:numPr>
        <w:spacing w:before="227" w:line="312" w:lineRule="auto"/>
        <w:ind w:right="524"/>
      </w:pPr>
      <w:r w:rsidRPr="008D7A97">
        <w:t>Central Bank of Armenia. (2025). </w:t>
      </w:r>
      <w:r w:rsidRPr="00755B5D">
        <w:rPr>
          <w:i/>
          <w:iCs/>
        </w:rPr>
        <w:t>CBA Academy Onboarding Platform: Monetary Policy.</w:t>
      </w:r>
      <w:r w:rsidRPr="008D7A97">
        <w:t> Yerevan.</w:t>
      </w:r>
    </w:p>
    <w:p w14:paraId="6418578F" w14:textId="36AEEDD3" w:rsidR="00896F7E" w:rsidRPr="00896F7E" w:rsidRDefault="00000000" w:rsidP="00896F7E">
      <w:pPr>
        <w:jc w:val="both"/>
      </w:pPr>
      <w:r>
        <w:pict w14:anchorId="007F5CF6">
          <v:rect id="_x0000_i1031" style="width:0;height:1.5pt" o:hralign="center" o:hrstd="t" o:hr="t" fillcolor="#a0a0a0" stroked="f"/>
        </w:pict>
      </w:r>
    </w:p>
    <w:p w14:paraId="3A2B8C6B" w14:textId="6F8581F6" w:rsidR="006C5AF8" w:rsidRDefault="00382080" w:rsidP="00A4792F">
      <w:pPr>
        <w:rPr>
          <w:b/>
          <w:bCs/>
        </w:rPr>
      </w:pPr>
      <w:r>
        <w:rPr>
          <w:b/>
          <w:bCs/>
        </w:rPr>
        <w:t>Script</w:t>
      </w:r>
    </w:p>
    <w:p w14:paraId="33B6BE7D" w14:textId="77777777" w:rsidR="006C5AF8" w:rsidRPr="002B57E6" w:rsidRDefault="006C5AF8" w:rsidP="00A4792F">
      <w:pPr>
        <w:jc w:val="both"/>
      </w:pPr>
      <w:r w:rsidRPr="002B57E6">
        <w:t xml:space="preserve">Hello everyone, I’m </w:t>
      </w:r>
      <w:r w:rsidRPr="002B57E6">
        <w:rPr>
          <w:b/>
          <w:bCs/>
        </w:rPr>
        <w:t>Susanna Grigoryan</w:t>
      </w:r>
      <w:r w:rsidRPr="002B57E6">
        <w:t xml:space="preserve">, an economist at the </w:t>
      </w:r>
      <w:r w:rsidRPr="002B57E6">
        <w:rPr>
          <w:b/>
          <w:bCs/>
        </w:rPr>
        <w:t>Central Bank of Armenia</w:t>
      </w:r>
      <w:r>
        <w:t xml:space="preserve"> </w:t>
      </w:r>
      <w:r w:rsidRPr="002B57E6">
        <w:t xml:space="preserve">and a </w:t>
      </w:r>
      <w:r w:rsidRPr="002B57E6">
        <w:rPr>
          <w:b/>
          <w:bCs/>
        </w:rPr>
        <w:t>Level One student at the Global Forecasting School</w:t>
      </w:r>
      <w:r w:rsidRPr="002B57E6">
        <w:t>.</w:t>
      </w:r>
      <w:r>
        <w:t xml:space="preserve"> </w:t>
      </w:r>
      <w:r w:rsidRPr="002B57E6">
        <w:t xml:space="preserve">In this extended video, we’ll explore how monetary policy </w:t>
      </w:r>
      <w:proofErr w:type="gramStart"/>
      <w:r w:rsidRPr="002B57E6">
        <w:t>actually works</w:t>
      </w:r>
      <w:proofErr w:type="gramEnd"/>
      <w:r w:rsidRPr="002B57E6">
        <w:t xml:space="preserve"> — and why its effects often take longer to appear than people expect.</w:t>
      </w:r>
      <w:r>
        <w:t xml:space="preserve"> </w:t>
      </w:r>
      <w:r w:rsidRPr="002B57E6">
        <w:t xml:space="preserve">This discussion brings together two important themes: the </w:t>
      </w:r>
      <w:r w:rsidRPr="002B57E6">
        <w:rPr>
          <w:b/>
          <w:bCs/>
        </w:rPr>
        <w:t>monetary transmission mechanism</w:t>
      </w:r>
      <w:r w:rsidRPr="002B57E6">
        <w:t xml:space="preserve">, and the idea of </w:t>
      </w:r>
      <w:r w:rsidRPr="002B57E6">
        <w:rPr>
          <w:b/>
          <w:bCs/>
        </w:rPr>
        <w:t>long and variable lags</w:t>
      </w:r>
      <w:r w:rsidRPr="002B57E6">
        <w:t xml:space="preserve"> in policy effects.</w:t>
      </w:r>
    </w:p>
    <w:p w14:paraId="04B67E2E" w14:textId="3A9FF3F0" w:rsidR="006C5AF8" w:rsidRPr="00D87E64" w:rsidRDefault="006C5AF8" w:rsidP="00A4792F">
      <w:pPr>
        <w:jc w:val="both"/>
      </w:pPr>
      <w:r w:rsidRPr="00D87E64">
        <w:t>Let’s begin with the monetary transmission mechanism — the process through which central</w:t>
      </w:r>
      <w:r w:rsidR="001245DC">
        <w:t xml:space="preserve"> </w:t>
      </w:r>
      <w:r w:rsidRPr="00D87E64">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D87E64" w:rsidRDefault="006C5AF8" w:rsidP="00A4792F">
      <w:pPr>
        <w:jc w:val="both"/>
      </w:pPr>
      <w:r w:rsidRPr="00D87E64">
        <w:t>There are four main channels of transmission.</w:t>
      </w:r>
    </w:p>
    <w:p w14:paraId="4BDA348C" w14:textId="5BF51FC4" w:rsidR="006C5AF8" w:rsidRPr="00D87E64" w:rsidRDefault="006C5AF8" w:rsidP="00A4792F">
      <w:pPr>
        <w:jc w:val="both"/>
      </w:pPr>
      <w:r w:rsidRPr="00D87E64">
        <w:t>The first is the interest</w:t>
      </w:r>
      <w:r w:rsidR="001245DC">
        <w:t xml:space="preserve"> </w:t>
      </w:r>
      <w:r w:rsidRPr="00D87E64">
        <w:t xml:space="preserve">rate channel. When the central bank raises or lowers its policy rate, it immediately changes </w:t>
      </w:r>
      <w:r w:rsidR="001B005F">
        <w:t>short-term</w:t>
      </w:r>
      <w:r w:rsidR="001B005F" w:rsidRPr="00D87E64">
        <w:t xml:space="preserve"> interest</w:t>
      </w:r>
      <w:r w:rsidRPr="00D87E64">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D87E64" w:rsidRDefault="006C5AF8" w:rsidP="00A4792F">
      <w:pPr>
        <w:jc w:val="both"/>
      </w:pPr>
      <w:r w:rsidRPr="00D87E64">
        <w:t xml:space="preserve">The second is the exchange-rate channel. Expected interest-rate differentials across countries drive exchange-rate movements. Higher expected rates usually appreciate the </w:t>
      </w:r>
      <w:r w:rsidRPr="00D87E64">
        <w:lastRenderedPageBreak/>
        <w:t>domestic currency, making imports cheaper but exports less competitive.</w:t>
      </w:r>
      <w:r w:rsidRPr="00D87E64">
        <w:br/>
        <w:t>For small open economies, this is often one of the most powerful transmission routes.</w:t>
      </w:r>
    </w:p>
    <w:p w14:paraId="6E1962C6" w14:textId="1ECE6183" w:rsidR="006C5AF8" w:rsidRPr="00D87E64" w:rsidRDefault="006C5AF8" w:rsidP="00A4792F">
      <w:pPr>
        <w:jc w:val="both"/>
      </w:pPr>
      <w:r w:rsidRPr="00D87E64">
        <w:t xml:space="preserve">The third is the credit channel. Banks’ lending </w:t>
      </w:r>
      <w:r w:rsidR="00DA01B0" w:rsidRPr="00D87E64">
        <w:t>behaviour</w:t>
      </w:r>
      <w:r w:rsidRPr="00D87E64">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D87E64" w:rsidRDefault="006C5AF8" w:rsidP="00A4792F">
      <w:pPr>
        <w:jc w:val="both"/>
      </w:pPr>
      <w:r w:rsidRPr="00D87E64">
        <w:t>And finally, the expectations channel — arguably the most important. When the central bank communicates clearly and consistently, it anchors inflation expectations.</w:t>
      </w:r>
      <w:r w:rsidRPr="00D87E64">
        <w:br/>
        <w:t>That credibility influences real interest rates and public confidence, ensuring that monetary policy works through both psychology and financial conditions.</w:t>
      </w:r>
    </w:p>
    <w:p w14:paraId="1C98F5B8" w14:textId="77777777" w:rsidR="006C5AF8" w:rsidRPr="00D87E64" w:rsidRDefault="006C5AF8" w:rsidP="00A4792F">
      <w:pPr>
        <w:jc w:val="both"/>
      </w:pPr>
      <w:r w:rsidRPr="00D87E64">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D87E64" w:rsidRDefault="006C5AF8" w:rsidP="00A4792F">
      <w:pPr>
        <w:jc w:val="both"/>
      </w:pPr>
      <w:r w:rsidRPr="00D87E64">
        <w:t>Another important concept in transmission is the term and risk premium.</w:t>
      </w:r>
      <w:r w:rsidRPr="00D87E64">
        <w:br/>
        <w:t xml:space="preserve">Long-term interest rates don’t move one-for-one with expected </w:t>
      </w:r>
      <w:r w:rsidR="001B005F">
        <w:t>Short-term</w:t>
      </w:r>
      <w:r w:rsidR="001B005F" w:rsidRPr="00D87E64">
        <w:t xml:space="preserve"> rates</w:t>
      </w:r>
      <w:r w:rsidRPr="00D87E64">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D87E64" w:rsidRDefault="006C5AF8" w:rsidP="00A4792F">
      <w:pPr>
        <w:jc w:val="both"/>
      </w:pPr>
      <w:r w:rsidRPr="00D87E64">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D87E64" w:rsidRDefault="006C5AF8" w:rsidP="00A4792F">
      <w:pPr>
        <w:jc w:val="both"/>
      </w:pPr>
      <w:r w:rsidRPr="00D87E64">
        <w:t>A good recent example comes from the United States. After the pandemic, the Federal Reserve began raising interest rates in 2022 — roughly a year later than ideal — and did so very aggressively, increasing the policy rate by more than 500 basis points.</w:t>
      </w:r>
      <w:r w:rsidRPr="00D87E64">
        <w:br/>
        <w:t xml:space="preserve">Historically, such a tightening would have </w:t>
      </w:r>
      <w:r w:rsidR="00DA01B0" w:rsidRPr="00D87E64">
        <w:t>signalled</w:t>
      </w:r>
      <w:r w:rsidRPr="00D87E64">
        <w:t xml:space="preserve"> an impending recession, especially with the yield curve inverted. Yet, a recession never arrived.</w:t>
      </w:r>
    </w:p>
    <w:p w14:paraId="32558071" w14:textId="2A5C5A75" w:rsidR="006C5AF8" w:rsidRPr="00D87E64" w:rsidRDefault="006C5AF8" w:rsidP="00A4792F">
      <w:pPr>
        <w:jc w:val="both"/>
      </w:pPr>
      <w:r w:rsidRPr="00D87E64">
        <w:t>Why?</w:t>
      </w:r>
      <w:r w:rsidR="00755B5D">
        <w:t xml:space="preserve"> </w:t>
      </w:r>
      <w:r w:rsidRPr="00D87E64">
        <w:t xml:space="preserve">Because other forces were at work. High equity prices, strong household balance sheets, and pandemic-era savings supported consumption and delayed the impact of </w:t>
      </w:r>
      <w:r w:rsidRPr="00D87E64">
        <w:lastRenderedPageBreak/>
        <w:t>higher rates. During COVID, real long-term interest rates had been deeply negative, which boosted asset prices and wealth. As Michael Kiley’s research shows, these wealth and liquidity conditions can lengthen the lags in transmission.</w:t>
      </w:r>
      <w:r>
        <w:t xml:space="preserve"> </w:t>
      </w:r>
      <w:r w:rsidRPr="00D87E64">
        <w:t>The mechanism wasn’t broken — it was simply slower, as other channels temporarily dominated.</w:t>
      </w:r>
    </w:p>
    <w:p w14:paraId="152D4A64" w14:textId="77777777" w:rsidR="006C5AF8" w:rsidRPr="00D87E64" w:rsidRDefault="006C5AF8" w:rsidP="00A4792F">
      <w:pPr>
        <w:jc w:val="both"/>
      </w:pPr>
      <w:r w:rsidRPr="00D87E64">
        <w:t>Armenia’s experience offers the opposite perspective.</w:t>
      </w:r>
      <w:r>
        <w:t xml:space="preserve"> </w:t>
      </w:r>
      <w:r w:rsidRPr="00D87E64">
        <w:t>When the Central Bank eased policy, lending rates didn’t fall quickly.</w:t>
      </w:r>
      <w:r>
        <w:t xml:space="preserve"> </w:t>
      </w:r>
      <w:r w:rsidRPr="00D87E64">
        <w:t>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D87E64" w:rsidRDefault="006C5AF8" w:rsidP="00A4792F">
      <w:pPr>
        <w:jc w:val="both"/>
      </w:pPr>
      <w:r w:rsidRPr="00D87E64">
        <w:t>It’s never truly broken. When one channel weakens, others can strengthen.</w:t>
      </w:r>
      <w:r w:rsidRPr="00D87E64">
        <w:br/>
        <w:t>Declaring the system broken risks undermining confidence in the nominal anchor.</w:t>
      </w:r>
      <w:r w:rsidRPr="00D87E64">
        <w:br/>
        <w:t>Instead, policymakers must identify which channels are currently active, monitor them continuously, and adjust policy instruments accordingly.</w:t>
      </w:r>
      <w:r w:rsidRPr="00D87E64">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D87E64" w:rsidRDefault="006C5AF8" w:rsidP="00A4792F">
      <w:pPr>
        <w:jc w:val="both"/>
      </w:pPr>
      <w:r w:rsidRPr="00D87E64">
        <w:t>From this analysis, several lessons emerge for policymakers: First, expect lags to vary depending on wealth conditions, fiscal stance, and the global environment.</w:t>
      </w:r>
      <w:r w:rsidRPr="00D87E64">
        <w:br/>
        <w:t>Second, recognize asymmetry — policy tightening usually has faster effects than easing.</w:t>
      </w:r>
      <w:r w:rsidRPr="00D87E64">
        <w:br/>
        <w:t>Third, use all available channels and instruments to maintain credibility and manage expectations.</w:t>
      </w:r>
    </w:p>
    <w:p w14:paraId="26E40C1C" w14:textId="77777777" w:rsidR="006C5AF8" w:rsidRPr="00D87E64" w:rsidRDefault="006C5AF8" w:rsidP="00A4792F">
      <w:pPr>
        <w:jc w:val="both"/>
      </w:pPr>
      <w:r w:rsidRPr="00D87E64">
        <w:t>The essential message is that monetary transmission always works, but never on a fixed schedule. Patience and persistence are vital.</w:t>
      </w:r>
      <w:r>
        <w:t xml:space="preserve"> </w:t>
      </w:r>
      <w:r w:rsidRPr="00D87E64">
        <w:t>Understanding these long and variable lags helps central banks stay disciplined, data-driven, and credible.</w:t>
      </w:r>
    </w:p>
    <w:p w14:paraId="15B16039" w14:textId="77777777" w:rsidR="006C5AF8" w:rsidRPr="00D87E64" w:rsidRDefault="006C5AF8" w:rsidP="00A4792F">
      <w:pPr>
        <w:jc w:val="both"/>
      </w:pPr>
      <w:r w:rsidRPr="00D87E64">
        <w:t>So, whenever someone asks whether monetary policy still works, the answer is simple: it does — it just takes time.</w:t>
      </w:r>
    </w:p>
    <w:p w14:paraId="348B699A" w14:textId="3407092E" w:rsidR="006C5AF8" w:rsidRPr="00755B5D" w:rsidRDefault="006C5AF8" w:rsidP="00755B5D">
      <w:pPr>
        <w:jc w:val="both"/>
      </w:pPr>
      <w:r w:rsidRPr="00D87E64">
        <w:t>Thank you for watching, and I look forward to seeing you in the next episode of the CBA Academy.</w:t>
      </w:r>
    </w:p>
    <w:p w14:paraId="220DA46E" w14:textId="63834B45" w:rsidR="006C5AF8" w:rsidRPr="00755B5D" w:rsidRDefault="006C5AF8" w:rsidP="00755B5D">
      <w:pPr>
        <w:rPr>
          <w:b/>
          <w:bCs/>
        </w:rPr>
      </w:pPr>
      <w:r w:rsidRPr="00B07A92">
        <w:rPr>
          <w:b/>
          <w:bCs/>
        </w:rPr>
        <w:t>See you there.</w:t>
      </w:r>
    </w:p>
    <w:p w14:paraId="0069DBCB" w14:textId="77777777" w:rsidR="006C5AF8" w:rsidRDefault="006C5AF8"/>
    <w:p w14:paraId="09138E0E" w14:textId="06CA1695" w:rsidR="006C5AF8" w:rsidRDefault="006C5AF8">
      <w:r>
        <w:br w:type="page"/>
      </w:r>
    </w:p>
    <w:p w14:paraId="5D508ED3" w14:textId="4295A316" w:rsidR="006C5AF8" w:rsidRDefault="00B864BA" w:rsidP="002C62BB">
      <w:pPr>
        <w:pStyle w:val="Heading1"/>
      </w:pPr>
      <w:bookmarkStart w:id="15" w:name="_Toc214436074"/>
      <w:bookmarkStart w:id="16" w:name="_Toc214669665"/>
      <w:r>
        <w:lastRenderedPageBreak/>
        <w:t xml:space="preserve">Video </w:t>
      </w:r>
      <w:r w:rsidR="00085647">
        <w:t>6</w:t>
      </w:r>
      <w:r>
        <w:t xml:space="preserve"> - </w:t>
      </w:r>
      <w:r w:rsidR="006C5AF8" w:rsidRPr="00B649AB">
        <w:t>Principles 5 &amp; 6: Independence, Transparency, and Accountability</w:t>
      </w:r>
      <w:bookmarkEnd w:id="15"/>
      <w:bookmarkEnd w:id="16"/>
    </w:p>
    <w:p w14:paraId="76841B87" w14:textId="77777777" w:rsidR="006C5AF8" w:rsidRDefault="006C5AF8" w:rsidP="00A4792F">
      <w:pPr>
        <w:jc w:val="center"/>
        <w:rPr>
          <w:b/>
          <w:bCs/>
        </w:rPr>
      </w:pPr>
    </w:p>
    <w:p w14:paraId="452109F2" w14:textId="77777777" w:rsidR="006C5AF8" w:rsidRDefault="006C5AF8" w:rsidP="00A4792F">
      <w:pPr>
        <w:rPr>
          <w:b/>
          <w:bCs/>
        </w:rPr>
      </w:pPr>
      <w:r>
        <w:rPr>
          <w:b/>
          <w:bCs/>
        </w:rPr>
        <w:t>Susanna Grigoryan</w:t>
      </w:r>
    </w:p>
    <w:p w14:paraId="1F876527" w14:textId="77777777" w:rsidR="006C5AF8" w:rsidRPr="009659F4" w:rsidRDefault="006C5AF8" w:rsidP="00A4792F">
      <w:pPr>
        <w:rPr>
          <w:b/>
          <w:bCs/>
        </w:rPr>
      </w:pPr>
      <w:r w:rsidRPr="009659F4">
        <w:rPr>
          <w:b/>
          <w:bCs/>
        </w:rPr>
        <w:t>Recent Staff Member, Monetary Policy Department, Central Bank of Armenia</w:t>
      </w:r>
    </w:p>
    <w:p w14:paraId="284053A6" w14:textId="77777777" w:rsidR="006C5AF8" w:rsidRPr="009659F4" w:rsidRDefault="006C5AF8" w:rsidP="00A4792F">
      <w:pPr>
        <w:rPr>
          <w:b/>
          <w:bCs/>
        </w:rPr>
      </w:pPr>
      <w:r w:rsidRPr="009659F4">
        <w:rPr>
          <w:b/>
          <w:bCs/>
        </w:rPr>
        <w:t>Student, Global Forecasting School</w:t>
      </w:r>
    </w:p>
    <w:p w14:paraId="46D5CFE9" w14:textId="77777777" w:rsidR="006C5AF8" w:rsidRDefault="006C5AF8" w:rsidP="00A4792F">
      <w:pPr>
        <w:rPr>
          <w:b/>
          <w:bCs/>
        </w:rPr>
      </w:pPr>
      <w:r>
        <w:rPr>
          <w:b/>
          <w:bCs/>
        </w:rPr>
        <w:t xml:space="preserve">November </w:t>
      </w:r>
      <w:r w:rsidRPr="009659F4">
        <w:rPr>
          <w:b/>
          <w:bCs/>
        </w:rPr>
        <w:t>2025</w:t>
      </w:r>
    </w:p>
    <w:p w14:paraId="0BE6F2B6" w14:textId="77777777" w:rsidR="00896F7E" w:rsidRDefault="00896F7E" w:rsidP="00A4792F">
      <w:pPr>
        <w:rPr>
          <w:b/>
          <w:bCs/>
        </w:rPr>
      </w:pPr>
    </w:p>
    <w:p w14:paraId="2E9D8B86" w14:textId="77777777" w:rsidR="00896F7E" w:rsidRDefault="00896F7E" w:rsidP="00896F7E">
      <w:pPr>
        <w:rPr>
          <w:b/>
          <w:bCs/>
        </w:rPr>
      </w:pPr>
      <w:r w:rsidRPr="00896F7E">
        <w:rPr>
          <w:b/>
          <w:bCs/>
        </w:rPr>
        <w:t>Note</w:t>
      </w:r>
    </w:p>
    <w:p w14:paraId="0F8FDB39" w14:textId="19C9C1E2" w:rsidR="00A4792F" w:rsidRPr="00A4792F" w:rsidRDefault="00A4792F" w:rsidP="00A4792F">
      <w:pPr>
        <w:jc w:val="both"/>
        <w:rPr>
          <w:b/>
          <w:bCs/>
        </w:rPr>
      </w:pPr>
      <w:r w:rsidRPr="00A4792F">
        <w:rPr>
          <w:b/>
          <w:bCs/>
        </w:rPr>
        <w:t>1</w:t>
      </w:r>
      <w:r>
        <w:rPr>
          <w:b/>
          <w:bCs/>
        </w:rPr>
        <w:t xml:space="preserve">. </w:t>
      </w:r>
      <w:r w:rsidRPr="00A4792F">
        <w:rPr>
          <w:b/>
          <w:bCs/>
        </w:rPr>
        <w:t>Why analytical frameworks matter</w:t>
      </w:r>
    </w:p>
    <w:p w14:paraId="1CD9D0B5" w14:textId="1B405B2B" w:rsidR="00A4792F" w:rsidRDefault="00A4792F" w:rsidP="00A4792F">
      <w:pPr>
        <w:jc w:val="both"/>
      </w:pPr>
      <w:r>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Default="00A4792F">
      <w:pPr>
        <w:pStyle w:val="ListParagraph"/>
        <w:numPr>
          <w:ilvl w:val="0"/>
          <w:numId w:val="18"/>
        </w:numPr>
        <w:jc w:val="both"/>
      </w:pPr>
      <w:r>
        <w:t>Where is the economy today? A coherent and internally consistent assessment of the current macroeconomic position-output gap, inflation pressures, and financial conditions.</w:t>
      </w:r>
    </w:p>
    <w:p w14:paraId="0950CAA4" w14:textId="6D91E53D" w:rsidR="00A4792F" w:rsidRDefault="00A4792F">
      <w:pPr>
        <w:pStyle w:val="ListParagraph"/>
        <w:numPr>
          <w:ilvl w:val="0"/>
          <w:numId w:val="18"/>
        </w:numPr>
        <w:jc w:val="both"/>
      </w:pPr>
      <w:r>
        <w:t>What are the underlying forces driving it? A structured analysis of demand, supply, and external shocks, showing how transmission channels operate.</w:t>
      </w:r>
    </w:p>
    <w:p w14:paraId="7B7AAF0B" w14:textId="7932CD78" w:rsidR="00A4792F" w:rsidRDefault="00A4792F">
      <w:pPr>
        <w:pStyle w:val="ListParagraph"/>
        <w:numPr>
          <w:ilvl w:val="0"/>
          <w:numId w:val="18"/>
        </w:numPr>
        <w:jc w:val="both"/>
      </w:pPr>
      <w:r>
        <w:t>What must be done with policy instruments to achieve the objectives? A systematic process that determines how interest rates and other instruments must adjust to keep inflation and output near target.</w:t>
      </w:r>
    </w:p>
    <w:p w14:paraId="3565B645" w14:textId="1BCF9E4F" w:rsidR="00A4792F" w:rsidRDefault="00A4792F" w:rsidP="00A4792F">
      <w:pPr>
        <w:jc w:val="both"/>
      </w:pPr>
      <w: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A4792F" w:rsidRDefault="00A4792F" w:rsidP="00A4792F">
      <w:pPr>
        <w:jc w:val="both"/>
        <w:rPr>
          <w:b/>
          <w:bCs/>
        </w:rPr>
      </w:pPr>
      <w:r w:rsidRPr="00A4792F">
        <w:rPr>
          <w:b/>
          <w:bCs/>
        </w:rPr>
        <w:t>2.</w:t>
      </w:r>
      <w:r>
        <w:rPr>
          <w:b/>
          <w:bCs/>
        </w:rPr>
        <w:t xml:space="preserve"> </w:t>
      </w:r>
      <w:r w:rsidRPr="00A4792F">
        <w:rPr>
          <w:b/>
          <w:bCs/>
        </w:rPr>
        <w:t>The Bank of England’s missing third ingredient</w:t>
      </w:r>
    </w:p>
    <w:p w14:paraId="310D166E" w14:textId="66FB4312" w:rsidR="00A4792F" w:rsidRDefault="00A4792F" w:rsidP="00A4792F">
      <w:pPr>
        <w:jc w:val="both"/>
      </w:pPr>
      <w: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lastRenderedPageBreak/>
        <w:t>principle of modern policy analysis: the policy rate must be endogenous, adjusting in response to the forecast itself.</w:t>
      </w:r>
    </w:p>
    <w:p w14:paraId="5E2247E3" w14:textId="6D2E3F69" w:rsidR="00A4792F" w:rsidRDefault="00A4792F" w:rsidP="00A4792F">
      <w:pPr>
        <w:jc w:val="both"/>
      </w:pPr>
      <w: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Default="00A4792F" w:rsidP="00A4792F">
      <w:pPr>
        <w:jc w:val="both"/>
      </w:pPr>
      <w: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A4792F" w:rsidRDefault="00A4792F" w:rsidP="00A4792F">
      <w:pPr>
        <w:jc w:val="both"/>
        <w:rPr>
          <w:b/>
          <w:bCs/>
        </w:rPr>
      </w:pPr>
      <w:r w:rsidRPr="00A4792F">
        <w:rPr>
          <w:b/>
          <w:bCs/>
        </w:rPr>
        <w:t>3. Contrast with first-generation FPAS frameworks</w:t>
      </w:r>
    </w:p>
    <w:p w14:paraId="4760E973" w14:textId="77777777" w:rsidR="00A4792F" w:rsidRDefault="00A4792F" w:rsidP="00A4792F">
      <w:pPr>
        <w:jc w:val="both"/>
      </w:pPr>
      <w:r>
        <w:t xml:space="preserve">Central banks such as the Reserve Bank of New Zealand, the National Bank of Georgia, and the Central Bank of Armenia built what we describe as Mark I </w:t>
      </w:r>
      <w:proofErr w:type="gramStart"/>
      <w:r>
        <w:t>Forecasting</w:t>
      </w:r>
      <w:proofErr w:type="gramEnd"/>
      <w:r>
        <w:t xml:space="preserve"> and Policy Analysis Systems (FPAS). These frameworks explicitly integrate:</w:t>
      </w:r>
    </w:p>
    <w:p w14:paraId="3426FF65" w14:textId="587E7E36" w:rsidR="00A4792F" w:rsidRDefault="00A4792F">
      <w:pPr>
        <w:pStyle w:val="ListParagraph"/>
        <w:numPr>
          <w:ilvl w:val="0"/>
          <w:numId w:val="50"/>
        </w:numPr>
        <w:jc w:val="both"/>
      </w:pPr>
      <w:r>
        <w:t>A structural model linking key economic relationships</w:t>
      </w:r>
    </w:p>
    <w:p w14:paraId="194199D5" w14:textId="70F0317B" w:rsidR="00A4792F" w:rsidRDefault="00A4792F">
      <w:pPr>
        <w:pStyle w:val="ListParagraph"/>
        <w:numPr>
          <w:ilvl w:val="0"/>
          <w:numId w:val="50"/>
        </w:numPr>
        <w:jc w:val="both"/>
      </w:pPr>
      <w:r>
        <w:t>A forecast process that endogenizes the policy instrument</w:t>
      </w:r>
    </w:p>
    <w:p w14:paraId="03E58361" w14:textId="240F9B27" w:rsidR="00A4792F" w:rsidRDefault="00A4792F">
      <w:pPr>
        <w:pStyle w:val="ListParagraph"/>
        <w:numPr>
          <w:ilvl w:val="0"/>
          <w:numId w:val="50"/>
        </w:numPr>
        <w:jc w:val="both"/>
      </w:pPr>
      <w:r>
        <w:t>Scenario analysis for prudent risk management</w:t>
      </w:r>
    </w:p>
    <w:p w14:paraId="6BE8B67E" w14:textId="03C47D82" w:rsidR="00A4792F" w:rsidRDefault="00A4792F">
      <w:pPr>
        <w:pStyle w:val="ListParagraph"/>
        <w:numPr>
          <w:ilvl w:val="0"/>
          <w:numId w:val="50"/>
        </w:numPr>
        <w:jc w:val="both"/>
      </w:pPr>
      <w:r>
        <w:t>A communication system that transparently explains policy choices</w:t>
      </w:r>
    </w:p>
    <w:p w14:paraId="0216F905" w14:textId="7DA332D7" w:rsidR="00A4792F" w:rsidRDefault="00A4792F" w:rsidP="00A4792F">
      <w:pPr>
        <w:jc w:val="both"/>
      </w:pPr>
      <w: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A4792F" w:rsidRDefault="00A4792F" w:rsidP="00A4792F">
      <w:pPr>
        <w:jc w:val="both"/>
        <w:rPr>
          <w:b/>
          <w:bCs/>
        </w:rPr>
      </w:pPr>
      <w:r w:rsidRPr="00A4792F">
        <w:rPr>
          <w:b/>
          <w:bCs/>
        </w:rPr>
        <w:t>4. The state of the art: The Prudent Risk Management Approach</w:t>
      </w:r>
    </w:p>
    <w:p w14:paraId="50E2604A" w14:textId="77777777" w:rsidR="00A4792F" w:rsidRDefault="00A4792F" w:rsidP="00A4792F">
      <w:pPr>
        <w:jc w:val="both"/>
      </w:pPr>
      <w: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Default="00A4792F" w:rsidP="00A4792F">
      <w:pPr>
        <w:jc w:val="both"/>
      </w:pPr>
      <w:r>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A4792F" w:rsidRDefault="00A4792F" w:rsidP="00A4792F">
      <w:pPr>
        <w:jc w:val="both"/>
        <w:rPr>
          <w:b/>
          <w:bCs/>
        </w:rPr>
      </w:pPr>
      <w:r w:rsidRPr="00A4792F">
        <w:rPr>
          <w:b/>
          <w:bCs/>
        </w:rPr>
        <w:lastRenderedPageBreak/>
        <w:t>5. Implications for institutional integrity</w:t>
      </w:r>
    </w:p>
    <w:p w14:paraId="409248E2" w14:textId="3A18C247" w:rsidR="00A4792F" w:rsidRDefault="00A4792F" w:rsidP="00A4792F">
      <w:pPr>
        <w:jc w:val="both"/>
      </w:pPr>
      <w:r>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Default="00A4792F" w:rsidP="00A4792F">
      <w:pPr>
        <w:jc w:val="both"/>
      </w:pPr>
      <w:r>
        <w:t>The experiences of the RBNZ, NBG, and CBA show that smaller, more agile institutions can achieve world-class standards when they combine operational independence with analytical coherence and clear communication.</w:t>
      </w:r>
    </w:p>
    <w:p w14:paraId="68B13A3B" w14:textId="77777777" w:rsidR="00755B5D" w:rsidRPr="009659F4" w:rsidRDefault="00755B5D" w:rsidP="00755B5D">
      <w:pPr>
        <w:rPr>
          <w:b/>
          <w:bCs/>
        </w:rPr>
      </w:pPr>
      <w:r w:rsidRPr="009659F4">
        <w:rPr>
          <w:b/>
          <w:bCs/>
        </w:rPr>
        <w:t>Literature &amp; Further Reading</w:t>
      </w:r>
    </w:p>
    <w:p w14:paraId="7213E12B" w14:textId="77777777" w:rsidR="00755B5D" w:rsidRPr="00852B8C" w:rsidRDefault="00755B5D">
      <w:pPr>
        <w:numPr>
          <w:ilvl w:val="0"/>
          <w:numId w:val="9"/>
        </w:numPr>
      </w:pPr>
      <w:hyperlink r:id="rId51" w:tgtFrame="_blank" w:history="1">
        <w:r w:rsidRPr="00852B8C">
          <w:rPr>
            <w:rStyle w:val="Hyperlink"/>
          </w:rPr>
          <w:t>Bernanke, B. (2024). </w:t>
        </w:r>
        <w:r w:rsidRPr="00852B8C">
          <w:rPr>
            <w:rStyle w:val="Hyperlink"/>
            <w:i/>
            <w:iCs/>
          </w:rPr>
          <w:t>Forecasting for Monetary Policy Making and Communication at the Bank of England: A Review.</w:t>
        </w:r>
        <w:r w:rsidRPr="00852B8C">
          <w:rPr>
            <w:rStyle w:val="Hyperlink"/>
          </w:rPr>
          <w:t> Bank of England Independent Evaluation Office.</w:t>
        </w:r>
      </w:hyperlink>
    </w:p>
    <w:p w14:paraId="7FB2127F" w14:textId="77777777" w:rsidR="00755B5D" w:rsidRPr="00852B8C" w:rsidRDefault="00755B5D">
      <w:pPr>
        <w:numPr>
          <w:ilvl w:val="0"/>
          <w:numId w:val="9"/>
        </w:numPr>
      </w:pPr>
      <w:hyperlink r:id="rId52" w:tgtFrame="_blank" w:history="1">
        <w:r w:rsidRPr="00852B8C">
          <w:rPr>
            <w:rStyle w:val="Hyperlink"/>
          </w:rPr>
          <w:t>FPAS Mark II: </w:t>
        </w:r>
        <w:r w:rsidRPr="00852B8C">
          <w:rPr>
            <w:rStyle w:val="Hyperlink"/>
            <w:i/>
            <w:iCs/>
          </w:rPr>
          <w:t>Avoiding Dark Corners and Eliminating the Folly in Baselines and Local Approximations.</w:t>
        </w:r>
        <w:r w:rsidRPr="00852B8C">
          <w:rPr>
            <w:rStyle w:val="Hyperlink"/>
          </w:rPr>
          <w:t> October 2022.</w:t>
        </w:r>
      </w:hyperlink>
    </w:p>
    <w:p w14:paraId="6D7C9748" w14:textId="77777777" w:rsidR="00755B5D" w:rsidRPr="00852B8C" w:rsidRDefault="00755B5D">
      <w:pPr>
        <w:numPr>
          <w:ilvl w:val="0"/>
          <w:numId w:val="9"/>
        </w:numPr>
      </w:pPr>
      <w:hyperlink r:id="rId53" w:tgtFrame="_blank" w:history="1">
        <w:r w:rsidRPr="00852B8C">
          <w:rPr>
            <w:rStyle w:val="Hyperlink"/>
          </w:rPr>
          <w:t>Cukierman, A. (1992). </w:t>
        </w:r>
        <w:r w:rsidRPr="00852B8C">
          <w:rPr>
            <w:rStyle w:val="Hyperlink"/>
            <w:i/>
            <w:iCs/>
          </w:rPr>
          <w:t>Central Bank Strategy, Credibility, and Independence.</w:t>
        </w:r>
        <w:r w:rsidRPr="00852B8C">
          <w:rPr>
            <w:rStyle w:val="Hyperlink"/>
          </w:rPr>
          <w:t> MIT Press.</w:t>
        </w:r>
      </w:hyperlink>
    </w:p>
    <w:p w14:paraId="5FC49CD1" w14:textId="77777777" w:rsidR="00755B5D" w:rsidRPr="00852B8C" w:rsidRDefault="00755B5D">
      <w:pPr>
        <w:numPr>
          <w:ilvl w:val="0"/>
          <w:numId w:val="9"/>
        </w:numPr>
      </w:pPr>
      <w:hyperlink r:id="rId54" w:tgtFrame="_blank" w:history="1">
        <w:r w:rsidRPr="00852B8C">
          <w:rPr>
            <w:rStyle w:val="Hyperlink"/>
          </w:rPr>
          <w:t>Debelle, G., &amp; Fischer, S. (1994). “How Independent Should a Central Bank Be?” In </w:t>
        </w:r>
        <w:r w:rsidRPr="00852B8C">
          <w:rPr>
            <w:rStyle w:val="Hyperlink"/>
            <w:i/>
            <w:iCs/>
          </w:rPr>
          <w:t>Goals, Guidelines, and Constraints Facing Monetary Policymakers.</w:t>
        </w:r>
      </w:hyperlink>
    </w:p>
    <w:p w14:paraId="14C0DAEA" w14:textId="77777777" w:rsidR="00755B5D" w:rsidRPr="00852B8C" w:rsidRDefault="00755B5D">
      <w:pPr>
        <w:numPr>
          <w:ilvl w:val="0"/>
          <w:numId w:val="9"/>
        </w:numPr>
      </w:pPr>
      <w:hyperlink r:id="rId55" w:tgtFrame="_blank" w:history="1">
        <w:r w:rsidRPr="00852B8C">
          <w:rPr>
            <w:rStyle w:val="Hyperlink"/>
          </w:rPr>
          <w:t>Freedman, C., &amp; Laxton, D. (2009). “Why Inflation Targeting?” IMF Working Paper 09/86.</w:t>
        </w:r>
      </w:hyperlink>
    </w:p>
    <w:p w14:paraId="459B0671" w14:textId="77777777" w:rsidR="00755B5D" w:rsidRPr="00852B8C" w:rsidRDefault="00755B5D">
      <w:pPr>
        <w:numPr>
          <w:ilvl w:val="0"/>
          <w:numId w:val="9"/>
        </w:numPr>
      </w:pPr>
      <w:hyperlink r:id="rId56" w:tgtFrame="_blank" w:history="1">
        <w:r w:rsidRPr="00852B8C">
          <w:rPr>
            <w:rStyle w:val="Hyperlink"/>
          </w:rPr>
          <w:t>Haworth, C., Kostanyan, A., &amp; Laxton, D. (2019). “Transparent Monetary Policy: A History of Inflation Targeting in New Zealand.” LSE Institute of Global Affairs.</w:t>
        </w:r>
      </w:hyperlink>
    </w:p>
    <w:p w14:paraId="6753092C" w14:textId="77777777" w:rsidR="00755B5D" w:rsidRDefault="00755B5D">
      <w:pPr>
        <w:numPr>
          <w:ilvl w:val="0"/>
          <w:numId w:val="9"/>
        </w:numPr>
      </w:pPr>
      <w:r w:rsidRPr="00852B8C">
        <w:t>Central Bank of Armenia (2025). </w:t>
      </w:r>
      <w:r w:rsidRPr="00852B8C">
        <w:rPr>
          <w:i/>
          <w:iCs/>
        </w:rPr>
        <w:t>CBA Academy Onboarding Platform: Monetary Policy.</w:t>
      </w:r>
      <w:r w:rsidRPr="00852B8C">
        <w:t> Yerevan.</w:t>
      </w:r>
    </w:p>
    <w:p w14:paraId="7793BAF1" w14:textId="77777777" w:rsidR="00755B5D" w:rsidRPr="00416680" w:rsidRDefault="00755B5D">
      <w:pPr>
        <w:pStyle w:val="ListParagraph"/>
        <w:numPr>
          <w:ilvl w:val="0"/>
          <w:numId w:val="9"/>
        </w:numPr>
        <w:spacing w:before="227" w:line="312" w:lineRule="auto"/>
        <w:ind w:right="524"/>
      </w:pPr>
      <w:r w:rsidRPr="00B95FC1">
        <w:t>Laxton, D., Galstyan, M., and Avagyan, V. January 2024</w:t>
      </w:r>
      <w:r>
        <w:t>.</w:t>
      </w:r>
      <w:r w:rsidRPr="00456ABE">
        <w:rPr>
          <w:spacing w:val="80"/>
        </w:rPr>
        <w:t xml:space="preserve"> </w:t>
      </w:r>
      <w:hyperlink r:id="rId57" w:history="1">
        <w:r w:rsidRPr="00B82288">
          <w:rPr>
            <w:rStyle w:val="Hyperlink"/>
            <w:iCs/>
          </w:rPr>
          <w:t>Prudent Risk Management Approach to Monetary Policy: Theory and Practice of FPAS Mark II at the Central Bank of Armenia</w:t>
        </w:r>
      </w:hyperlink>
      <w:r w:rsidRPr="00B82288">
        <w:rPr>
          <w:iCs/>
        </w:rPr>
        <w:t>.</w:t>
      </w:r>
    </w:p>
    <w:p w14:paraId="20A4ADEE" w14:textId="419E9C81" w:rsidR="00755B5D" w:rsidRDefault="00755B5D">
      <w:pPr>
        <w:pStyle w:val="ListParagraph"/>
        <w:numPr>
          <w:ilvl w:val="0"/>
          <w:numId w:val="9"/>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6CFE65F3" w14:textId="77777777" w:rsidR="00896F7E" w:rsidRPr="00896F7E" w:rsidRDefault="00000000" w:rsidP="00896F7E">
      <w:pPr>
        <w:jc w:val="both"/>
      </w:pPr>
      <w:r>
        <w:pict w14:anchorId="23FCA6F3">
          <v:rect id="_x0000_i1032" style="width:0;height:1.5pt" o:hralign="center" o:hrstd="t" o:hr="t" fillcolor="#a0a0a0" stroked="f"/>
        </w:pict>
      </w:r>
    </w:p>
    <w:p w14:paraId="1395F7DC" w14:textId="1628A973" w:rsidR="006C5AF8" w:rsidRDefault="00A4792F" w:rsidP="00A4792F">
      <w:pPr>
        <w:rPr>
          <w:b/>
          <w:bCs/>
        </w:rPr>
      </w:pPr>
      <w:r>
        <w:rPr>
          <w:b/>
          <w:bCs/>
        </w:rPr>
        <w:lastRenderedPageBreak/>
        <w:t>Script</w:t>
      </w:r>
    </w:p>
    <w:p w14:paraId="7B528112" w14:textId="77777777" w:rsidR="006C5AF8" w:rsidRPr="00277497" w:rsidRDefault="006C5AF8" w:rsidP="00A4792F">
      <w:pPr>
        <w:jc w:val="both"/>
      </w:pPr>
      <w:r w:rsidRPr="00277497">
        <w:t xml:space="preserve">Hello everyone, I’m </w:t>
      </w:r>
      <w:r w:rsidRPr="00277497">
        <w:rPr>
          <w:b/>
          <w:bCs/>
        </w:rPr>
        <w:t>Susanna Grigoryan</w:t>
      </w:r>
      <w:r w:rsidRPr="00277497">
        <w:t xml:space="preserve">, an economist at the </w:t>
      </w:r>
      <w:r w:rsidRPr="00277497">
        <w:rPr>
          <w:b/>
          <w:bCs/>
        </w:rPr>
        <w:t>Central Bank of Armenia</w:t>
      </w:r>
      <w:r>
        <w:rPr>
          <w:b/>
          <w:bCs/>
        </w:rPr>
        <w:t xml:space="preserve"> </w:t>
      </w:r>
      <w:r w:rsidRPr="00277497">
        <w:t xml:space="preserve">and a </w:t>
      </w:r>
      <w:r w:rsidRPr="00277497">
        <w:rPr>
          <w:b/>
          <w:bCs/>
        </w:rPr>
        <w:t>Level One student at the Global Forecasting School</w:t>
      </w:r>
      <w:r w:rsidRPr="00277497">
        <w:t>.</w:t>
      </w:r>
      <w:r>
        <w:t xml:space="preserve"> </w:t>
      </w:r>
      <w:r w:rsidRPr="00277497">
        <w:t>In this video, we’ll look at why independence, transparency, and accountability are the cornerstones of credible monetary policy.</w:t>
      </w:r>
    </w:p>
    <w:p w14:paraId="272E7AB0" w14:textId="77777777" w:rsidR="006C5AF8" w:rsidRPr="00277497" w:rsidRDefault="006C5AF8" w:rsidP="00A4792F">
      <w:pPr>
        <w:jc w:val="both"/>
      </w:pPr>
      <w:r w:rsidRPr="0027749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77497" w:rsidRDefault="006C5AF8" w:rsidP="00A4792F">
      <w:pPr>
        <w:jc w:val="both"/>
      </w:pPr>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63003384" w14:textId="486BF988" w:rsidR="006C5AF8" w:rsidRPr="00277497" w:rsidRDefault="006C5AF8" w:rsidP="00A4792F">
      <w:pPr>
        <w:jc w:val="both"/>
      </w:pPr>
      <w:r w:rsidRPr="00277497">
        <w:t xml:space="preserve">Bernanke’s independent review in 2024 found that the Bank’s system relied heavily on judgment and an outdated model suite </w:t>
      </w:r>
      <w:r w:rsidR="00DA01B0" w:rsidRPr="00277497">
        <w:t>centred</w:t>
      </w:r>
      <w:r w:rsidRPr="0027749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277497" w:rsidRDefault="006C5AF8" w:rsidP="00A4792F">
      <w:pPr>
        <w:jc w:val="both"/>
      </w:pPr>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77497" w:rsidRDefault="006C5AF8" w:rsidP="00A4792F">
      <w:pPr>
        <w:jc w:val="both"/>
      </w:pPr>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77497" w:rsidRDefault="006C5AF8" w:rsidP="00A4792F">
      <w:pPr>
        <w:jc w:val="both"/>
      </w:pPr>
      <w:r w:rsidRPr="00277497">
        <w:lastRenderedPageBreak/>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w:t>
      </w:r>
      <w:proofErr w:type="gramStart"/>
      <w:r w:rsidRPr="00277497">
        <w:t>Forecasting</w:t>
      </w:r>
      <w:proofErr w:type="gramEnd"/>
      <w:r w:rsidRPr="00277497">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77497" w:rsidRDefault="006C5AF8" w:rsidP="00A4792F">
      <w:pPr>
        <w:jc w:val="both"/>
      </w:pPr>
      <w:r w:rsidRPr="00277497">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4E124AE8" w14:textId="77777777" w:rsidR="006C5AF8" w:rsidRPr="00277497" w:rsidRDefault="006C5AF8" w:rsidP="00A4792F">
      <w:pPr>
        <w:jc w:val="both"/>
      </w:pPr>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ED09793" w14:textId="77777777" w:rsidR="006C5AF8" w:rsidRPr="00277497" w:rsidRDefault="006C5AF8" w:rsidP="00A4792F">
      <w:pPr>
        <w:jc w:val="both"/>
      </w:pPr>
      <w:r w:rsidRPr="00277497">
        <w:t>Independence gives us the power to act. Transparency and accountability give us the legitimacy to lead. Together, they form the foundation of institutional integrity and public trust.</w:t>
      </w:r>
    </w:p>
    <w:p w14:paraId="0C587FFF" w14:textId="54A7ED63" w:rsidR="006C5AF8" w:rsidRPr="00755B5D" w:rsidRDefault="006C5AF8" w:rsidP="00755B5D">
      <w:pPr>
        <w:jc w:val="both"/>
      </w:pPr>
      <w:r w:rsidRPr="00277497">
        <w:t xml:space="preserve">Thank you for watching, and I would like to acknowledge </w:t>
      </w:r>
      <w:r w:rsidRPr="00277497">
        <w:rPr>
          <w:b/>
          <w:bCs/>
        </w:rPr>
        <w:t xml:space="preserve">Douglas Laxton, Jared Laxton, </w:t>
      </w:r>
      <w:r w:rsidR="00DF197D" w:rsidRPr="00DF197D">
        <w:rPr>
          <w:b/>
          <w:bCs/>
        </w:rPr>
        <w:t>Asya Kostanyan</w:t>
      </w:r>
      <w:r w:rsidRPr="00277497">
        <w:rPr>
          <w:b/>
          <w:bCs/>
        </w:rPr>
        <w:t xml:space="preserve">, and </w:t>
      </w:r>
      <w:r w:rsidR="00DF197D" w:rsidRPr="00DF197D">
        <w:rPr>
          <w:b/>
          <w:bCs/>
        </w:rPr>
        <w:t>Sopio Mkervalidze</w:t>
      </w:r>
      <w:r w:rsidRPr="00277497">
        <w:t xml:space="preserve"> at the </w:t>
      </w:r>
      <w:r w:rsidRPr="00277497">
        <w:rPr>
          <w:b/>
          <w:bCs/>
        </w:rPr>
        <w:t>Global Forecasting School</w:t>
      </w:r>
      <w:r w:rsidRPr="00277497">
        <w:t xml:space="preserve"> for their guidance and support in producing this video.</w:t>
      </w:r>
    </w:p>
    <w:p w14:paraId="791F8990" w14:textId="6DA31F17" w:rsidR="006C5AF8" w:rsidRDefault="006C5AF8">
      <w:r w:rsidRPr="00B07A92">
        <w:rPr>
          <w:b/>
          <w:bCs/>
        </w:rPr>
        <w:t>See you there.</w:t>
      </w:r>
    </w:p>
    <w:p w14:paraId="1E2E9F42" w14:textId="3329E435" w:rsidR="006C5AF8" w:rsidRDefault="006C5AF8">
      <w:r>
        <w:br w:type="page"/>
      </w:r>
    </w:p>
    <w:p w14:paraId="659576F4" w14:textId="228AAD96" w:rsidR="006C5AF8" w:rsidRDefault="00B864BA" w:rsidP="002C62BB">
      <w:pPr>
        <w:pStyle w:val="Heading1"/>
      </w:pPr>
      <w:bookmarkStart w:id="17" w:name="_Toc214436075"/>
      <w:bookmarkStart w:id="18" w:name="_Toc214669666"/>
      <w:r>
        <w:lastRenderedPageBreak/>
        <w:t xml:space="preserve">Video </w:t>
      </w:r>
      <w:r w:rsidR="00085647">
        <w:t>7</w:t>
      </w:r>
      <w:r>
        <w:t xml:space="preserve"> - </w:t>
      </w:r>
      <w:r w:rsidR="006C5AF8" w:rsidRPr="00C178F7">
        <w:t>When the World Changed: The Limits of FPAS Mark I</w:t>
      </w:r>
      <w:bookmarkEnd w:id="17"/>
      <w:bookmarkEnd w:id="18"/>
    </w:p>
    <w:p w14:paraId="32015020" w14:textId="77777777" w:rsidR="006C5AF8" w:rsidRDefault="006C5AF8" w:rsidP="00A4792F">
      <w:pPr>
        <w:jc w:val="center"/>
        <w:rPr>
          <w:b/>
          <w:bCs/>
        </w:rPr>
      </w:pPr>
    </w:p>
    <w:p w14:paraId="776B9B29" w14:textId="77777777" w:rsidR="006C5AF8" w:rsidRDefault="006C5AF8" w:rsidP="00A4792F">
      <w:pPr>
        <w:rPr>
          <w:b/>
          <w:bCs/>
        </w:rPr>
      </w:pPr>
      <w:r>
        <w:rPr>
          <w:b/>
          <w:bCs/>
        </w:rPr>
        <w:t>Susanna Grigoryan</w:t>
      </w:r>
    </w:p>
    <w:p w14:paraId="762C754B" w14:textId="77777777" w:rsidR="006C5AF8" w:rsidRPr="009659F4" w:rsidRDefault="006C5AF8" w:rsidP="00A4792F">
      <w:pPr>
        <w:rPr>
          <w:b/>
          <w:bCs/>
        </w:rPr>
      </w:pPr>
      <w:r w:rsidRPr="009659F4">
        <w:rPr>
          <w:b/>
          <w:bCs/>
        </w:rPr>
        <w:t>Recent Staff Member, Monetary Policy Department, Central Bank of Armenia</w:t>
      </w:r>
    </w:p>
    <w:p w14:paraId="229CB2C3" w14:textId="77777777" w:rsidR="006C5AF8" w:rsidRPr="009659F4" w:rsidRDefault="006C5AF8" w:rsidP="00A4792F">
      <w:pPr>
        <w:rPr>
          <w:b/>
          <w:bCs/>
        </w:rPr>
      </w:pPr>
      <w:r w:rsidRPr="009659F4">
        <w:rPr>
          <w:b/>
          <w:bCs/>
        </w:rPr>
        <w:t>Student, Global Forecasting School</w:t>
      </w:r>
    </w:p>
    <w:p w14:paraId="7082A7B2" w14:textId="77777777" w:rsidR="006C5AF8" w:rsidRDefault="006C5AF8" w:rsidP="00A4792F">
      <w:pPr>
        <w:rPr>
          <w:b/>
          <w:bCs/>
        </w:rPr>
      </w:pPr>
      <w:r>
        <w:rPr>
          <w:b/>
          <w:bCs/>
        </w:rPr>
        <w:t xml:space="preserve">November </w:t>
      </w:r>
      <w:r w:rsidRPr="009659F4">
        <w:rPr>
          <w:b/>
          <w:bCs/>
        </w:rPr>
        <w:t>2025</w:t>
      </w:r>
    </w:p>
    <w:p w14:paraId="0DE6F46C" w14:textId="77777777" w:rsidR="00896F7E" w:rsidRDefault="00896F7E" w:rsidP="00A4792F">
      <w:pPr>
        <w:rPr>
          <w:b/>
          <w:bCs/>
        </w:rPr>
      </w:pPr>
    </w:p>
    <w:p w14:paraId="667E2234" w14:textId="77777777" w:rsidR="00896F7E" w:rsidRDefault="00896F7E" w:rsidP="00896F7E">
      <w:pPr>
        <w:rPr>
          <w:b/>
          <w:bCs/>
        </w:rPr>
      </w:pPr>
      <w:r w:rsidRPr="00896F7E">
        <w:rPr>
          <w:b/>
          <w:bCs/>
        </w:rPr>
        <w:t>Note</w:t>
      </w:r>
    </w:p>
    <w:p w14:paraId="62D23B43" w14:textId="78D3BEFE" w:rsidR="00A4792F" w:rsidRPr="00A4792F" w:rsidRDefault="00A4792F" w:rsidP="00A4792F">
      <w:pPr>
        <w:jc w:val="both"/>
        <w:rPr>
          <w:b/>
          <w:bCs/>
        </w:rPr>
      </w:pPr>
      <w:r w:rsidRPr="00A4792F">
        <w:rPr>
          <w:b/>
          <w:bCs/>
        </w:rPr>
        <w:t>1. FPAS Mark I and Its Strengths</w:t>
      </w:r>
    </w:p>
    <w:p w14:paraId="2B2C2E41" w14:textId="72E41D40" w:rsidR="00A4792F" w:rsidRDefault="00A4792F" w:rsidP="00A4792F">
      <w:pPr>
        <w:jc w:val="both"/>
      </w:pPr>
      <w: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A4792F" w:rsidRDefault="00A4792F" w:rsidP="00A4792F">
      <w:pPr>
        <w:jc w:val="both"/>
        <w:rPr>
          <w:b/>
          <w:bCs/>
        </w:rPr>
      </w:pPr>
      <w:r w:rsidRPr="00A4792F">
        <w:rPr>
          <w:b/>
          <w:bCs/>
        </w:rPr>
        <w:t>2. The Three Layers of Uncertainty</w:t>
      </w:r>
    </w:p>
    <w:p w14:paraId="7FFE6F7E" w14:textId="2F1D15D9" w:rsidR="00A4792F" w:rsidRDefault="00A4792F" w:rsidP="00A4792F">
      <w:pPr>
        <w:jc w:val="both"/>
      </w:pPr>
      <w:r>
        <w:t>The world that FPAS Mark I was designed for assumed a stable structure and modest, mean- reverting shocks. But beginning in the late 2010s, three forms of uncertainty began to dominate policymaking:</w:t>
      </w:r>
    </w:p>
    <w:p w14:paraId="620A276C" w14:textId="0FE3AB0C" w:rsidR="00A4792F" w:rsidRDefault="00A4792F">
      <w:pPr>
        <w:pStyle w:val="ListParagraph"/>
        <w:numPr>
          <w:ilvl w:val="0"/>
          <w:numId w:val="19"/>
        </w:numPr>
        <w:jc w:val="both"/>
      </w:pPr>
      <w:r>
        <w:t xml:space="preserve">Structural uncertainty - permanent changes to the global economy caused by </w:t>
      </w:r>
      <w:r w:rsidR="00851B0F">
        <w:t>COVID-related shocks</w:t>
      </w:r>
      <w:r>
        <w:t>, geopolitical realignments, and deglobalization.</w:t>
      </w:r>
    </w:p>
    <w:p w14:paraId="3A9752A5" w14:textId="7B51F8BE" w:rsidR="00A4792F" w:rsidRDefault="00A4792F">
      <w:pPr>
        <w:pStyle w:val="ListParagraph"/>
        <w:numPr>
          <w:ilvl w:val="0"/>
          <w:numId w:val="19"/>
        </w:numPr>
        <w:jc w:val="both"/>
      </w:pPr>
      <w:r>
        <w:t>Model uncertainty - the erosion of stable relationships such as the Phillips Curve, with nonlinearities, supply constraints, and credibility effects.</w:t>
      </w:r>
    </w:p>
    <w:p w14:paraId="5A4A59CF" w14:textId="71DF8F15" w:rsidR="00A4792F" w:rsidRDefault="00A4792F">
      <w:pPr>
        <w:pStyle w:val="ListParagraph"/>
        <w:numPr>
          <w:ilvl w:val="0"/>
          <w:numId w:val="19"/>
        </w:numPr>
        <w:jc w:val="both"/>
      </w:pPr>
      <w:r>
        <w:t>Policy-credibility uncertainty - the risk that inflation expectations could de-anchor when shocks persist and communication loses clarity.</w:t>
      </w:r>
    </w:p>
    <w:p w14:paraId="2D18EAB4" w14:textId="341D012E" w:rsidR="00A4792F" w:rsidRDefault="00A4792F" w:rsidP="00A4792F">
      <w:pPr>
        <w:jc w:val="both"/>
      </w:pPr>
      <w:r>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A4792F" w:rsidRDefault="00A4792F" w:rsidP="00A4792F">
      <w:pPr>
        <w:jc w:val="both"/>
        <w:rPr>
          <w:b/>
          <w:bCs/>
        </w:rPr>
      </w:pPr>
      <w:r w:rsidRPr="00A4792F">
        <w:rPr>
          <w:b/>
          <w:bCs/>
        </w:rPr>
        <w:t>3. The Limits of Baseline Determinism</w:t>
      </w:r>
    </w:p>
    <w:p w14:paraId="65338A22" w14:textId="058C2CE5" w:rsidR="00A4792F" w:rsidRDefault="00A4792F" w:rsidP="00A4792F">
      <w:pPr>
        <w:jc w:val="both"/>
      </w:pPr>
      <w: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Default="00A4792F" w:rsidP="00A4792F">
      <w:pPr>
        <w:jc w:val="both"/>
      </w:pPr>
      <w:r>
        <w:t>A deterministic baseline not only misrepresents reality; it also biases communication. By projecting a false sense of precision, it discourages policymakers from discussing risks openly. As shown in The Prudent Risk Management Approach to Price Stability (</w:t>
      </w:r>
      <w:r w:rsidR="00851B0F">
        <w:t>Central Bank of Armenia, 2025</w:t>
      </w:r>
      <w:r>
        <w:t>), effective communication under uncertainty requires transparency about risks-not just point forecasts.</w:t>
      </w:r>
    </w:p>
    <w:p w14:paraId="797F02CF" w14:textId="70AFB5A4" w:rsidR="00A4792F" w:rsidRPr="00A4792F" w:rsidRDefault="00A4792F" w:rsidP="00A4792F">
      <w:pPr>
        <w:jc w:val="both"/>
        <w:rPr>
          <w:b/>
          <w:bCs/>
        </w:rPr>
      </w:pPr>
      <w:r w:rsidRPr="00A4792F">
        <w:rPr>
          <w:b/>
          <w:bCs/>
        </w:rPr>
        <w:t>4.</w:t>
      </w:r>
      <w:r>
        <w:rPr>
          <w:b/>
          <w:bCs/>
        </w:rPr>
        <w:t xml:space="preserve"> </w:t>
      </w:r>
      <w:r w:rsidRPr="00A4792F">
        <w:rPr>
          <w:b/>
          <w:bCs/>
        </w:rPr>
        <w:t>Lessons from 2020–2023</w:t>
      </w:r>
    </w:p>
    <w:p w14:paraId="189BBA76" w14:textId="42FF91D8" w:rsidR="00A4792F" w:rsidRDefault="00A4792F" w:rsidP="00A4792F">
      <w:pPr>
        <w:jc w:val="both"/>
      </w:pPr>
      <w:r>
        <w:t>The pandemic and subsequent global supply shocks</w:t>
      </w:r>
      <w:r w:rsidR="00851B0F">
        <w:t>,</w:t>
      </w:r>
      <w:r w:rsidR="00851B0F" w:rsidRPr="00851B0F">
        <w:t xml:space="preserve"> </w:t>
      </w:r>
      <w:r w:rsidR="00851B0F">
        <w:t>as well as geopolitical tensions,</w:t>
      </w:r>
      <w: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Default="00A4792F" w:rsidP="00A4792F">
      <w:pPr>
        <w:jc w:val="both"/>
      </w:pPr>
      <w:r>
        <w:t>The experience reaffirmed that policy under uncertainty cannot be based on a single optimal path. Instead, it must recognize and manage the spectrum of possible risks that define the new environment.</w:t>
      </w:r>
    </w:p>
    <w:p w14:paraId="293F2D1F" w14:textId="301C2218" w:rsidR="00A4792F" w:rsidRPr="00A4792F" w:rsidRDefault="00A4792F" w:rsidP="00A4792F">
      <w:pPr>
        <w:jc w:val="both"/>
        <w:rPr>
          <w:b/>
          <w:bCs/>
        </w:rPr>
      </w:pPr>
      <w:r w:rsidRPr="00A4792F">
        <w:rPr>
          <w:b/>
          <w:bCs/>
        </w:rPr>
        <w:t>5. Implications – Toward FPAS Mark II</w:t>
      </w:r>
    </w:p>
    <w:p w14:paraId="5A964C7C" w14:textId="48A998DB" w:rsidR="00755B5D" w:rsidRDefault="00A4792F" w:rsidP="00A4792F">
      <w:pPr>
        <w:jc w:val="both"/>
      </w:pPr>
      <w:r>
        <w:t xml:space="preserve">The recognition that uncertainty is not a temporary </w:t>
      </w:r>
      <w:r w:rsidR="00DA01B0">
        <w:t>disturbance,</w:t>
      </w:r>
      <w:r>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lastRenderedPageBreak/>
        <w:t xml:space="preserve">guiding principle is prudence: minimizing potential regret rather than optimizing a single </w:t>
      </w:r>
      <w:r w:rsidR="00851B0F">
        <w:t xml:space="preserve">baseline </w:t>
      </w:r>
      <w:r>
        <w:t>scenario. By embracing uncertainty, FPAS Mark II transforms it from a source of vulnerability into a foundation for robust policymaking.</w:t>
      </w:r>
    </w:p>
    <w:p w14:paraId="5301202A" w14:textId="77777777" w:rsidR="00755B5D" w:rsidRPr="009659F4" w:rsidRDefault="00755B5D" w:rsidP="00755B5D">
      <w:pPr>
        <w:rPr>
          <w:b/>
          <w:bCs/>
        </w:rPr>
      </w:pPr>
      <w:r w:rsidRPr="009659F4">
        <w:rPr>
          <w:b/>
          <w:bCs/>
        </w:rPr>
        <w:t>Literature &amp; Further Reading</w:t>
      </w:r>
    </w:p>
    <w:p w14:paraId="542134A2" w14:textId="77777777" w:rsidR="00851B0F" w:rsidRDefault="00755B5D">
      <w:pPr>
        <w:numPr>
          <w:ilvl w:val="0"/>
          <w:numId w:val="10"/>
        </w:numPr>
      </w:pPr>
      <w:hyperlink r:id="rId58" w:tgtFrame="_blank" w:history="1">
        <w:r w:rsidRPr="007674F9">
          <w:rPr>
            <w:rStyle w:val="Hyperlink"/>
          </w:rPr>
          <w:t>Bernanke, B. (2024). </w:t>
        </w:r>
        <w:r w:rsidRPr="00851B0F">
          <w:rPr>
            <w:rStyle w:val="Hyperlink"/>
            <w:i/>
            <w:iCs/>
          </w:rPr>
          <w:t>Forecasting for Monetary Policy Making and Communication at the Bank of England: A Review.</w:t>
        </w:r>
        <w:r w:rsidRPr="007674F9">
          <w:rPr>
            <w:rStyle w:val="Hyperlink"/>
          </w:rPr>
          <w:t> Bank of England Independent Evaluation Office.</w:t>
        </w:r>
      </w:hyperlink>
    </w:p>
    <w:p w14:paraId="2B2A290E" w14:textId="13CDAAE1" w:rsidR="00755B5D" w:rsidRPr="007674F9" w:rsidRDefault="00755B5D">
      <w:pPr>
        <w:numPr>
          <w:ilvl w:val="0"/>
          <w:numId w:val="10"/>
        </w:numPr>
      </w:pPr>
      <w:r>
        <w:fldChar w:fldCharType="begin"/>
      </w:r>
      <w:r w:rsidRPr="0004765E">
        <w:rPr>
          <w:lang w:val="de-CH"/>
          <w:rPrChange w:id="19" w:author="Asya Kostanyan" w:date="2025-11-27T17:04:00Z" w16du:dateUtc="2025-11-27T17:04:00Z">
            <w:rPr/>
          </w:rPrChange>
        </w:rPr>
        <w:instrText>HYPERLINK "https://www.thebetterpolicyproject.org/_files/ugd/bf672a_6ae27711ba7b4e0e9bd2a0c1b3557289.pdf" \t "_blank"</w:instrText>
      </w:r>
      <w:r>
        <w:fldChar w:fldCharType="separate"/>
      </w:r>
      <w:r w:rsidRPr="00851B0F">
        <w:rPr>
          <w:rStyle w:val="Hyperlink"/>
          <w:lang w:val="de-CH"/>
        </w:rPr>
        <w:t>Archer, D., Galstyan, M., &amp; Laxton, D. (2022). </w:t>
      </w:r>
      <w:r w:rsidRPr="00851B0F">
        <w:rPr>
          <w:rStyle w:val="Hyperlink"/>
          <w:i/>
          <w:iCs/>
        </w:rPr>
        <w:t>FPAS Mark II: Avoiding Dark Corners and Eliminating the Folly in Baselines and Local Approximations.</w:t>
      </w:r>
      <w:r w:rsidRPr="007674F9">
        <w:rPr>
          <w:rStyle w:val="Hyperlink"/>
        </w:rPr>
        <w:t> Central Bank of Armenia Working Paper 2022/03.</w:t>
      </w:r>
      <w:r>
        <w:fldChar w:fldCharType="end"/>
      </w:r>
    </w:p>
    <w:p w14:paraId="0B75C3B3" w14:textId="77777777" w:rsidR="00755B5D" w:rsidRPr="00416680" w:rsidRDefault="00755B5D">
      <w:pPr>
        <w:pStyle w:val="ListParagraph"/>
        <w:numPr>
          <w:ilvl w:val="0"/>
          <w:numId w:val="10"/>
        </w:numPr>
        <w:spacing w:before="227" w:line="312" w:lineRule="auto"/>
        <w:ind w:right="524"/>
      </w:pPr>
      <w:r w:rsidRPr="00B95FC1">
        <w:t>Laxton, D., Galstyan, M., and Avagyan, V. January 2024</w:t>
      </w:r>
      <w:r>
        <w:t>.</w:t>
      </w:r>
      <w:r w:rsidRPr="00456ABE">
        <w:rPr>
          <w:spacing w:val="80"/>
        </w:rPr>
        <w:t xml:space="preserve"> </w:t>
      </w:r>
      <w:hyperlink r:id="rId59" w:history="1">
        <w:r w:rsidRPr="00B82288">
          <w:rPr>
            <w:rStyle w:val="Hyperlink"/>
            <w:iCs/>
          </w:rPr>
          <w:t>Prudent Risk Management Approach to Monetary Policy: Theory and Practice of FPAS Mark II at the Central Bank of Armenia</w:t>
        </w:r>
      </w:hyperlink>
      <w:r w:rsidRPr="00B82288">
        <w:rPr>
          <w:iCs/>
        </w:rPr>
        <w:t>.</w:t>
      </w:r>
    </w:p>
    <w:p w14:paraId="3FE153B0" w14:textId="77777777" w:rsidR="00755B5D" w:rsidRPr="00416680" w:rsidRDefault="00755B5D">
      <w:pPr>
        <w:pStyle w:val="ListParagraph"/>
        <w:numPr>
          <w:ilvl w:val="0"/>
          <w:numId w:val="10"/>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13E6CC8F" w14:textId="77777777" w:rsidR="00755B5D" w:rsidRPr="007674F9" w:rsidRDefault="00755B5D">
      <w:pPr>
        <w:numPr>
          <w:ilvl w:val="0"/>
          <w:numId w:val="10"/>
        </w:numPr>
      </w:pPr>
      <w:hyperlink r:id="rId60" w:tgtFrame="_blank" w:history="1">
        <w:r w:rsidRPr="007674F9">
          <w:rPr>
            <w:rStyle w:val="Hyperlink"/>
          </w:rPr>
          <w:t>Freedman, C., &amp; Laxton, D. (2009). “Why Inflation Targeting?” IMF Working Paper 09/86.</w:t>
        </w:r>
      </w:hyperlink>
    </w:p>
    <w:p w14:paraId="47D6601F" w14:textId="77777777" w:rsidR="00755B5D" w:rsidRDefault="00755B5D">
      <w:pPr>
        <w:numPr>
          <w:ilvl w:val="0"/>
          <w:numId w:val="10"/>
        </w:numPr>
      </w:pPr>
      <w:r w:rsidRPr="007674F9">
        <w:t>Central Bank of Armenia. (2025). </w:t>
      </w:r>
      <w:r w:rsidRPr="00755B5D">
        <w:rPr>
          <w:i/>
          <w:iCs/>
        </w:rPr>
        <w:t>CBA Academy Onboarding Platform: Monetary Policy.</w:t>
      </w:r>
      <w:r w:rsidRPr="007674F9">
        <w:t> Yerevan</w:t>
      </w:r>
    </w:p>
    <w:p w14:paraId="36108CC6" w14:textId="063258D0" w:rsidR="00896F7E" w:rsidRPr="00A4792F" w:rsidRDefault="00000000" w:rsidP="00755B5D">
      <w:r>
        <w:pict w14:anchorId="33F559AD">
          <v:rect id="_x0000_i1033" style="width:0;height:1.5pt" o:hralign="center" o:hrstd="t" o:hr="t" fillcolor="#a0a0a0" stroked="f"/>
        </w:pict>
      </w:r>
    </w:p>
    <w:p w14:paraId="5F685518" w14:textId="46965480" w:rsidR="006C5AF8" w:rsidRDefault="00A4792F" w:rsidP="00A4792F">
      <w:pPr>
        <w:rPr>
          <w:b/>
          <w:bCs/>
        </w:rPr>
      </w:pPr>
      <w:r>
        <w:rPr>
          <w:b/>
          <w:bCs/>
        </w:rPr>
        <w:t>Script</w:t>
      </w:r>
    </w:p>
    <w:p w14:paraId="40955641" w14:textId="77777777" w:rsidR="006C5AF8" w:rsidRPr="00977D2D" w:rsidRDefault="006C5AF8" w:rsidP="00A4792F">
      <w:pPr>
        <w:jc w:val="both"/>
      </w:pPr>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3C1AE1F7" w14:textId="77777777" w:rsidR="006C5AF8" w:rsidRPr="00977D2D" w:rsidRDefault="006C5AF8" w:rsidP="00A4792F">
      <w:pPr>
        <w:jc w:val="both"/>
      </w:pPr>
      <w:r w:rsidRPr="00977D2D">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977D2D">
        <w:lastRenderedPageBreak/>
        <w:t>vulnerabilities in these deterministic systems. The experience underscored a profound truth: the world had become too uncertain for single-baseline policymaking.</w:t>
      </w:r>
    </w:p>
    <w:p w14:paraId="6E5B9F36" w14:textId="47F403A6" w:rsidR="006C5AF8" w:rsidRPr="00977D2D" w:rsidRDefault="006C5AF8" w:rsidP="00A4792F">
      <w:pPr>
        <w:jc w:val="both"/>
      </w:pPr>
      <w:r w:rsidRPr="00977D2D">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t>could be</w:t>
      </w:r>
      <w:r w:rsidRPr="00977D2D">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977D2D" w:rsidRDefault="006C5AF8" w:rsidP="00A4792F">
      <w:pPr>
        <w:jc w:val="both"/>
      </w:pPr>
      <w:r w:rsidRPr="00977D2D">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t xml:space="preserve">relatively </w:t>
      </w:r>
      <w:r w:rsidRPr="00977D2D">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t xml:space="preserve">, </w:t>
      </w:r>
      <w:r w:rsidRPr="00977D2D">
        <w:t xml:space="preserve">optimize </w:t>
      </w:r>
      <w:r w:rsidR="001917F0">
        <w:t xml:space="preserve">and communicate </w:t>
      </w:r>
      <w:r w:rsidRPr="00977D2D">
        <w:t>around one “most-likely” scenario—became untenable.</w:t>
      </w:r>
    </w:p>
    <w:p w14:paraId="54F0AC16" w14:textId="0BCE3F49" w:rsidR="001917F0" w:rsidRDefault="001917F0" w:rsidP="00A4792F">
      <w:pPr>
        <w:jc w:val="both"/>
      </w:pPr>
      <w:r w:rsidRPr="001917F0">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1917F0">
        <w:t>follow</w:t>
      </w:r>
      <w:proofErr w:type="gramEnd"/>
      <w:r w:rsidRPr="001917F0">
        <w:t xml:space="preserve"> and it is impossible to derive a most “plausible scenario.”. Instead, central banks face a range of possible outcomes, many of them shaped by </w:t>
      </w:r>
      <w:proofErr w:type="spellStart"/>
      <w:r w:rsidRPr="001917F0">
        <w:t>behavioral</w:t>
      </w:r>
      <w:proofErr w:type="spellEnd"/>
      <w:r w:rsidRPr="001917F0">
        <w:t xml:space="preserve"> </w:t>
      </w:r>
      <w:proofErr w:type="gramStart"/>
      <w:r w:rsidRPr="001917F0">
        <w:t>feedbacks</w:t>
      </w:r>
      <w:proofErr w:type="gramEnd"/>
      <w:r w:rsidRPr="001917F0">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977D2D" w:rsidRDefault="006C5AF8" w:rsidP="00A4792F">
      <w:pPr>
        <w:jc w:val="both"/>
      </w:pPr>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w:t>
      </w:r>
      <w:r w:rsidRPr="00977D2D">
        <w:lastRenderedPageBreak/>
        <w:t xml:space="preserve">to structural changes in </w:t>
      </w:r>
      <w:r w:rsidR="00DA01B0" w:rsidRPr="00977D2D">
        <w:t>labour</w:t>
      </w:r>
      <w:r w:rsidRPr="00977D2D">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977D2D" w:rsidRDefault="006C5AF8" w:rsidP="00A4792F">
      <w:pPr>
        <w:jc w:val="both"/>
      </w:pPr>
      <w:r w:rsidRPr="00977D2D">
        <w:t xml:space="preserve">The recognition that uncertainty is not a temporary </w:t>
      </w:r>
      <w:r w:rsidR="00DA01B0" w:rsidRPr="00977D2D">
        <w:t>disturbance,</w:t>
      </w:r>
      <w:r w:rsidRPr="00977D2D">
        <w:t xml:space="preserv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977D2D" w:rsidRDefault="006C5AF8" w:rsidP="00A4792F">
      <w:pPr>
        <w:jc w:val="both"/>
      </w:pPr>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977D2D" w:rsidRDefault="006C5AF8" w:rsidP="00A4792F">
      <w:pPr>
        <w:jc w:val="both"/>
      </w:pPr>
      <w:r w:rsidRPr="00977D2D">
        <w:t>FPAS Mark I was built on the idea that we could predict the most likely path for the economy and optimize policy around it. That worked</w:t>
      </w:r>
      <w:r w:rsidR="001917F0">
        <w:t xml:space="preserve"> relatively well</w:t>
      </w:r>
      <w:r w:rsidRPr="00977D2D">
        <w:t xml:space="preserve"> when the world was stable. But once multiple shocks hit simultaneously, the idea of a single baseline became unrealistic. We needed a system that coul</w:t>
      </w:r>
      <w:r w:rsidR="001917F0">
        <w:t>d manage</w:t>
      </w:r>
      <w:r w:rsidRPr="00977D2D">
        <w:t xml:space="preserve"> 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w:t>
      </w:r>
      <w:r w:rsidR="001917F0">
        <w:t xml:space="preserve"> baseline</w:t>
      </w:r>
      <w:r w:rsidRPr="00977D2D">
        <w:t xml:space="preserve"> forecast but about managing risks and minimizing regret. By embracing this mindset, </w:t>
      </w:r>
      <w:r w:rsidR="001917F0">
        <w:t>policymaking institutions</w:t>
      </w:r>
      <w:r w:rsidRPr="00977D2D">
        <w:t xml:space="preserve"> can make policy decisions that remain credible, flexible, and forward-looking—no matter how unpredictable the world becomes.</w:t>
      </w:r>
    </w:p>
    <w:p w14:paraId="5B253419" w14:textId="57BDF936" w:rsidR="006C5AF8" w:rsidRPr="00755B5D" w:rsidRDefault="006C5AF8" w:rsidP="00755B5D">
      <w:pPr>
        <w:jc w:val="both"/>
      </w:pPr>
      <w:r w:rsidRPr="00977D2D">
        <w:t xml:space="preserve">Thank you for watching, and I would like to acknowledge </w:t>
      </w:r>
      <w:r w:rsidRPr="00977D2D">
        <w:rPr>
          <w:b/>
          <w:bCs/>
        </w:rPr>
        <w:t xml:space="preserve">Douglas Laxton, Jared Laxton, </w:t>
      </w:r>
      <w:r w:rsidR="00DF197D" w:rsidRPr="00DF197D">
        <w:rPr>
          <w:b/>
          <w:bCs/>
        </w:rPr>
        <w:t>Asya Kostanyan</w:t>
      </w:r>
      <w:r w:rsidRPr="00977D2D">
        <w:rPr>
          <w:b/>
          <w:bCs/>
        </w:rPr>
        <w:t xml:space="preserve">, and </w:t>
      </w:r>
      <w:r w:rsidR="00DF197D" w:rsidRPr="00DF197D">
        <w:rPr>
          <w:b/>
          <w:bCs/>
        </w:rPr>
        <w:t>Sopio Mkervalidze</w:t>
      </w:r>
      <w:r w:rsidRPr="00977D2D">
        <w:t xml:space="preserve"> at the </w:t>
      </w:r>
      <w:r w:rsidRPr="00977D2D">
        <w:rPr>
          <w:b/>
          <w:bCs/>
        </w:rPr>
        <w:t>Global Forecasting School</w:t>
      </w:r>
      <w:r w:rsidRPr="00977D2D">
        <w:t xml:space="preserve"> for their guidance and support in producing this video.</w:t>
      </w:r>
    </w:p>
    <w:p w14:paraId="3911B3C2" w14:textId="7AB0642D" w:rsidR="006C5AF8" w:rsidRPr="00755B5D" w:rsidRDefault="006C5AF8" w:rsidP="00755B5D">
      <w:pPr>
        <w:rPr>
          <w:b/>
          <w:bCs/>
        </w:rPr>
      </w:pPr>
      <w:r w:rsidRPr="00B07A92">
        <w:rPr>
          <w:b/>
          <w:bCs/>
        </w:rPr>
        <w:t>See you there.</w:t>
      </w:r>
    </w:p>
    <w:p w14:paraId="7729DD35" w14:textId="77777777" w:rsidR="006C5AF8" w:rsidRDefault="006C5AF8"/>
    <w:p w14:paraId="69248E4F" w14:textId="6261BDB1" w:rsidR="006C5AF8" w:rsidRDefault="006C5AF8">
      <w:r>
        <w:lastRenderedPageBreak/>
        <w:br w:type="page"/>
      </w:r>
    </w:p>
    <w:p w14:paraId="5B65D484" w14:textId="1ABBD5ED" w:rsidR="006C5AF8" w:rsidRDefault="00B864BA" w:rsidP="002C62BB">
      <w:pPr>
        <w:pStyle w:val="Heading1"/>
      </w:pPr>
      <w:bookmarkStart w:id="20" w:name="_Toc214436076"/>
      <w:bookmarkStart w:id="21" w:name="_Toc214669667"/>
      <w:r>
        <w:lastRenderedPageBreak/>
        <w:t xml:space="preserve">Video </w:t>
      </w:r>
      <w:r w:rsidR="00085647">
        <w:t>8</w:t>
      </w:r>
      <w:r>
        <w:t xml:space="preserve"> - </w:t>
      </w:r>
      <w:r w:rsidR="006C5AF8" w:rsidRPr="00351D2E">
        <w:t>FPAS Mark II: The Least-Regrets Mindset</w:t>
      </w:r>
      <w:bookmarkEnd w:id="20"/>
      <w:bookmarkEnd w:id="21"/>
    </w:p>
    <w:p w14:paraId="6C96C064" w14:textId="77777777" w:rsidR="006C5AF8" w:rsidRDefault="006C5AF8" w:rsidP="00A4792F">
      <w:pPr>
        <w:jc w:val="center"/>
        <w:rPr>
          <w:b/>
          <w:bCs/>
        </w:rPr>
      </w:pPr>
    </w:p>
    <w:p w14:paraId="6E5FA081" w14:textId="77777777" w:rsidR="006C5AF8" w:rsidRDefault="006C5AF8" w:rsidP="00A4792F">
      <w:pPr>
        <w:rPr>
          <w:b/>
          <w:bCs/>
        </w:rPr>
      </w:pPr>
      <w:r>
        <w:rPr>
          <w:b/>
          <w:bCs/>
        </w:rPr>
        <w:t>Susanna Grigoryan</w:t>
      </w:r>
    </w:p>
    <w:p w14:paraId="659D6F85" w14:textId="77777777" w:rsidR="006C5AF8" w:rsidRPr="009659F4" w:rsidRDefault="006C5AF8" w:rsidP="00A4792F">
      <w:pPr>
        <w:rPr>
          <w:b/>
          <w:bCs/>
        </w:rPr>
      </w:pPr>
      <w:r w:rsidRPr="009659F4">
        <w:rPr>
          <w:b/>
          <w:bCs/>
        </w:rPr>
        <w:t>Recent Staff Member, Monetary Policy Department, Central Bank of Armenia</w:t>
      </w:r>
    </w:p>
    <w:p w14:paraId="63CC287E" w14:textId="77777777" w:rsidR="006C5AF8" w:rsidRPr="009659F4" w:rsidRDefault="006C5AF8" w:rsidP="00A4792F">
      <w:pPr>
        <w:rPr>
          <w:b/>
          <w:bCs/>
        </w:rPr>
      </w:pPr>
      <w:r w:rsidRPr="009659F4">
        <w:rPr>
          <w:b/>
          <w:bCs/>
        </w:rPr>
        <w:t>Student, Global Forecasting School</w:t>
      </w:r>
    </w:p>
    <w:p w14:paraId="2A3A482F" w14:textId="77777777" w:rsidR="006C5AF8" w:rsidRDefault="006C5AF8" w:rsidP="00A4792F">
      <w:pPr>
        <w:rPr>
          <w:b/>
          <w:bCs/>
        </w:rPr>
      </w:pPr>
      <w:r>
        <w:rPr>
          <w:b/>
          <w:bCs/>
        </w:rPr>
        <w:t xml:space="preserve">November </w:t>
      </w:r>
      <w:r w:rsidRPr="009659F4">
        <w:rPr>
          <w:b/>
          <w:bCs/>
        </w:rPr>
        <w:t>2025</w:t>
      </w:r>
    </w:p>
    <w:p w14:paraId="0D4487AF" w14:textId="77777777" w:rsidR="00896F7E" w:rsidRDefault="00896F7E" w:rsidP="00A4792F">
      <w:pPr>
        <w:rPr>
          <w:b/>
          <w:bCs/>
        </w:rPr>
      </w:pPr>
    </w:p>
    <w:p w14:paraId="3A73D76F" w14:textId="77777777" w:rsidR="00896F7E" w:rsidRDefault="00896F7E" w:rsidP="00896F7E">
      <w:pPr>
        <w:rPr>
          <w:b/>
          <w:bCs/>
        </w:rPr>
      </w:pPr>
      <w:r w:rsidRPr="00896F7E">
        <w:rPr>
          <w:b/>
          <w:bCs/>
        </w:rPr>
        <w:t>Note</w:t>
      </w:r>
    </w:p>
    <w:p w14:paraId="0CDFF68C" w14:textId="1A653896" w:rsidR="00C814BB" w:rsidRPr="000451A7" w:rsidRDefault="00C814BB" w:rsidP="00C814BB">
      <w:pPr>
        <w:jc w:val="both"/>
        <w:rPr>
          <w:b/>
          <w:bCs/>
        </w:rPr>
      </w:pPr>
      <w:r w:rsidRPr="000451A7">
        <w:rPr>
          <w:b/>
          <w:bCs/>
        </w:rPr>
        <w:t>1.</w:t>
      </w:r>
      <w:r w:rsidR="000451A7">
        <w:rPr>
          <w:b/>
          <w:bCs/>
        </w:rPr>
        <w:t xml:space="preserve"> </w:t>
      </w:r>
      <w:r w:rsidRPr="000451A7">
        <w:rPr>
          <w:b/>
          <w:bCs/>
        </w:rPr>
        <w:t>Historical Lineage</w:t>
      </w:r>
    </w:p>
    <w:p w14:paraId="07021A6D" w14:textId="77777777" w:rsidR="00C814BB" w:rsidRDefault="00C814BB" w:rsidP="00C814BB">
      <w:pPr>
        <w:jc w:val="both"/>
      </w:pPr>
      <w: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Default="00C814BB" w:rsidP="00C814BB">
      <w:pPr>
        <w:jc w:val="both"/>
      </w:pPr>
      <w:r>
        <w:t>But over time, several large, advanced-economy institutions - notably the Federal Reserve, the Bank of England, the European Central Bank, the Bank of Japan, and the Bank of Korea</w:t>
      </w:r>
      <w:r w:rsidR="001B005F">
        <w:t xml:space="preserve"> </w:t>
      </w:r>
      <w:r>
        <w:t>failed to develop comparable systems. They remained reliant on fragmented forecasting methods and judgmental processes without a coherent analytical framework linking models, scenarios, and policy decisions.</w:t>
      </w:r>
    </w:p>
    <w:p w14:paraId="4FD80426" w14:textId="0321DF81" w:rsidR="00C814BB" w:rsidRDefault="00C814BB" w:rsidP="00C814BB">
      <w:pPr>
        <w:jc w:val="both"/>
      </w:pPr>
      <w:r>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t xml:space="preserve"> managed and</w:t>
      </w:r>
      <w:r>
        <w:t xml:space="preserve"> formally integrated into the decision process.</w:t>
      </w:r>
    </w:p>
    <w:p w14:paraId="2D2414ED" w14:textId="73ED2AC2" w:rsidR="00C814BB" w:rsidRPr="000451A7" w:rsidRDefault="00C814BB" w:rsidP="00C814BB">
      <w:pPr>
        <w:jc w:val="both"/>
        <w:rPr>
          <w:b/>
          <w:bCs/>
        </w:rPr>
      </w:pPr>
      <w:r w:rsidRPr="000451A7">
        <w:rPr>
          <w:b/>
          <w:bCs/>
        </w:rPr>
        <w:t>2.</w:t>
      </w:r>
      <w:r w:rsidR="000451A7">
        <w:rPr>
          <w:b/>
          <w:bCs/>
        </w:rPr>
        <w:t xml:space="preserve"> </w:t>
      </w:r>
      <w:r w:rsidRPr="000451A7">
        <w:rPr>
          <w:b/>
          <w:bCs/>
        </w:rPr>
        <w:t>The Analytical Leap</w:t>
      </w:r>
    </w:p>
    <w:p w14:paraId="5C4389E2" w14:textId="2D8FD21D" w:rsidR="00C814BB" w:rsidRDefault="00C814BB" w:rsidP="00C814BB">
      <w:pPr>
        <w:jc w:val="both"/>
      </w:pPr>
      <w:r>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t>into one optimal baseline projection</w:t>
      </w:r>
      <w:r>
        <w:t>.</w:t>
      </w:r>
    </w:p>
    <w:p w14:paraId="260D8F60" w14:textId="77777777" w:rsidR="00C814BB" w:rsidRDefault="00C814BB" w:rsidP="00C814BB">
      <w:pPr>
        <w:jc w:val="both"/>
      </w:pPr>
      <w: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Default="00C814BB" w:rsidP="00C814BB">
      <w:pPr>
        <w:jc w:val="both"/>
      </w:pPr>
      <w:r>
        <w:t xml:space="preserve">Mark II combines </w:t>
      </w:r>
      <w:r w:rsidR="001917F0">
        <w:t>several</w:t>
      </w:r>
      <w:r>
        <w:t xml:space="preserve"> key elements:</w:t>
      </w:r>
    </w:p>
    <w:p w14:paraId="18053D57" w14:textId="2844DBB3" w:rsidR="001917F0" w:rsidRDefault="001917F0">
      <w:pPr>
        <w:pStyle w:val="ListParagraph"/>
        <w:numPr>
          <w:ilvl w:val="0"/>
          <w:numId w:val="20"/>
        </w:numPr>
        <w:jc w:val="both"/>
      </w:pPr>
      <w:r>
        <w:t>Modelling framework capable of handling nonlinearities in the economy and endogenous policy credibility.</w:t>
      </w:r>
    </w:p>
    <w:p w14:paraId="0904840A" w14:textId="1AE9AE01" w:rsidR="000451A7" w:rsidRDefault="00C814BB">
      <w:pPr>
        <w:pStyle w:val="ListParagraph"/>
        <w:numPr>
          <w:ilvl w:val="0"/>
          <w:numId w:val="20"/>
        </w:numPr>
        <w:jc w:val="both"/>
      </w:pPr>
      <w:r>
        <w:t xml:space="preserve">A decision framework based on </w:t>
      </w:r>
      <w:r w:rsidR="001917F0">
        <w:t>management</w:t>
      </w:r>
      <w:r>
        <w:t xml:space="preserve"> and least-regrets analysis.</w:t>
      </w:r>
    </w:p>
    <w:p w14:paraId="5BCACEA0" w14:textId="197669DF" w:rsidR="00C814BB" w:rsidRDefault="00C814BB">
      <w:pPr>
        <w:pStyle w:val="ListParagraph"/>
        <w:numPr>
          <w:ilvl w:val="0"/>
          <w:numId w:val="20"/>
        </w:numPr>
        <w:jc w:val="both"/>
      </w:pPr>
      <w:r>
        <w:t xml:space="preserve">A communication strategy emphasizing transparency about </w:t>
      </w:r>
      <w:r w:rsidR="001917F0">
        <w:t xml:space="preserve">possible policy responses under </w:t>
      </w:r>
      <w:r>
        <w:t>uncertainty rather than false precision.</w:t>
      </w:r>
    </w:p>
    <w:p w14:paraId="5BB697D3" w14:textId="5662D2FB" w:rsidR="001917F0" w:rsidRDefault="001917F0">
      <w:pPr>
        <w:pStyle w:val="ListParagraph"/>
        <w:numPr>
          <w:ilvl w:val="0"/>
          <w:numId w:val="20"/>
        </w:numPr>
        <w:jc w:val="both"/>
      </w:pPr>
      <w:r>
        <w:t>Continuous development of human capital in a dynamic learning environment.</w:t>
      </w:r>
    </w:p>
    <w:p w14:paraId="7149AB74" w14:textId="1DFEB7C2" w:rsidR="00C814BB" w:rsidRDefault="00C814BB" w:rsidP="00C814BB">
      <w:pPr>
        <w:jc w:val="both"/>
      </w:pPr>
      <w:r>
        <w:t>This integration transforms monetary policy from a static optimization problem into a dynamic process of risk management and learning.</w:t>
      </w:r>
    </w:p>
    <w:p w14:paraId="3243811F" w14:textId="74ADFC4C" w:rsidR="00C814BB" w:rsidRPr="00C814BB" w:rsidRDefault="00C814BB" w:rsidP="00C814BB">
      <w:pPr>
        <w:jc w:val="both"/>
        <w:rPr>
          <w:b/>
          <w:bCs/>
        </w:rPr>
      </w:pPr>
      <w:r w:rsidRPr="00C814BB">
        <w:rPr>
          <w:b/>
          <w:bCs/>
        </w:rPr>
        <w:t>3.</w:t>
      </w:r>
      <w:r>
        <w:rPr>
          <w:b/>
          <w:bCs/>
        </w:rPr>
        <w:t xml:space="preserve"> </w:t>
      </w:r>
      <w:r w:rsidRPr="00C814BB">
        <w:rPr>
          <w:b/>
          <w:bCs/>
        </w:rPr>
        <w:t>Institutional Comparisons</w:t>
      </w:r>
    </w:p>
    <w:p w14:paraId="62BD3F07" w14:textId="3C745F10" w:rsidR="00C814BB" w:rsidRDefault="00C814BB" w:rsidP="00C814BB">
      <w:pPr>
        <w:jc w:val="both"/>
      </w:pPr>
      <w: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Default="00C814BB" w:rsidP="00C814BB">
      <w:pPr>
        <w:jc w:val="both"/>
      </w:pPr>
      <w:r>
        <w:t xml:space="preserve">In contrast, Armenia developed the second generation - FPAS Mark II - by combining structured </w:t>
      </w:r>
      <w:r w:rsidR="001917F0">
        <w:t xml:space="preserve">projection and policy </w:t>
      </w:r>
      <w:proofErr w:type="spellStart"/>
      <w:r w:rsidR="001917F0">
        <w:t>analisys</w:t>
      </w:r>
      <w:proofErr w:type="spellEnd"/>
      <w:r>
        <w:t xml:space="preserve"> with the flexibility of prudent risk management. This was a leap forward in institutional design, not an incremental upgrade.</w:t>
      </w:r>
    </w:p>
    <w:p w14:paraId="5598C96F" w14:textId="4FDC5CFA" w:rsidR="00C814BB" w:rsidRDefault="00C814BB" w:rsidP="00C814BB">
      <w:pPr>
        <w:jc w:val="both"/>
      </w:pPr>
      <w:r>
        <w:t xml:space="preserve">Waller’s observation that “Armenia has become the new </w:t>
      </w:r>
      <w:proofErr w:type="spellStart"/>
      <w:r>
        <w:t>New</w:t>
      </w:r>
      <w:proofErr w:type="spellEnd"/>
      <w:r>
        <w:t xml:space="preserve"> Zealand” reflects the growing recognition that innovation in monetary frameworks increasingly comes from smaller, agile institutions.</w:t>
      </w:r>
    </w:p>
    <w:p w14:paraId="61748AC1" w14:textId="554AAF44" w:rsidR="00C814BB" w:rsidRPr="00C814BB" w:rsidRDefault="00C814BB" w:rsidP="00C814BB">
      <w:pPr>
        <w:jc w:val="both"/>
        <w:rPr>
          <w:b/>
          <w:bCs/>
        </w:rPr>
      </w:pPr>
      <w:r w:rsidRPr="00C814BB">
        <w:rPr>
          <w:b/>
          <w:bCs/>
        </w:rPr>
        <w:t>4.</w:t>
      </w:r>
      <w:r>
        <w:rPr>
          <w:b/>
          <w:bCs/>
        </w:rPr>
        <w:t xml:space="preserve"> </w:t>
      </w:r>
      <w:r w:rsidRPr="00C814BB">
        <w:rPr>
          <w:b/>
          <w:bCs/>
        </w:rPr>
        <w:t>The Least-Regrets Principle in Practice</w:t>
      </w:r>
    </w:p>
    <w:p w14:paraId="3D600790" w14:textId="77777777" w:rsidR="001917F0" w:rsidRDefault="00C814BB" w:rsidP="001917F0">
      <w:pPr>
        <w:jc w:val="both"/>
      </w:pPr>
      <w:r>
        <w:t xml:space="preserve">In FPAS Mark II, every policy round begins with a structured scenario matrix. Staff </w:t>
      </w:r>
      <w:r w:rsidR="001917F0">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Default="001917F0" w:rsidP="00C814BB">
      <w:pPr>
        <w:jc w:val="both"/>
      </w:pPr>
      <w:r w:rsidRPr="00F172CF">
        <w:lastRenderedPageBreak/>
        <w:t>In FPAS Mark II f</w:t>
      </w:r>
      <w:r w:rsidRPr="003B07BC">
        <w:t xml:space="preserve">ramework, </w:t>
      </w:r>
      <w:r>
        <w:t>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Default="00C814BB" w:rsidP="00C814BB">
      <w:pPr>
        <w:jc w:val="both"/>
      </w:pPr>
      <w:r>
        <w:t>For each scenario, the analysis evaluates the costs of acting too soon versus too late. The objective is to choose the policy stance that minimizes potential regret across all possible futures.</w:t>
      </w:r>
    </w:p>
    <w:p w14:paraId="5622AB60" w14:textId="77777777" w:rsidR="00C814BB" w:rsidRDefault="00C814BB" w:rsidP="00C814BB">
      <w:pPr>
        <w:jc w:val="both"/>
      </w:pPr>
      <w:r>
        <w:t>Mistakes are asymmetric:</w:t>
      </w:r>
    </w:p>
    <w:p w14:paraId="252022D4" w14:textId="77777777" w:rsidR="001B005F" w:rsidRDefault="00C814BB">
      <w:pPr>
        <w:pStyle w:val="ListParagraph"/>
        <w:numPr>
          <w:ilvl w:val="0"/>
          <w:numId w:val="51"/>
        </w:numPr>
        <w:jc w:val="both"/>
      </w:pPr>
      <w:r>
        <w:t>Tightening too early may unnecessarily suppress demand and employment.</w:t>
      </w:r>
    </w:p>
    <w:p w14:paraId="0B155739" w14:textId="4C70F97E" w:rsidR="00C814BB" w:rsidRDefault="00C814BB">
      <w:pPr>
        <w:pStyle w:val="ListParagraph"/>
        <w:numPr>
          <w:ilvl w:val="0"/>
          <w:numId w:val="51"/>
        </w:numPr>
        <w:jc w:val="both"/>
      </w:pPr>
      <w:r>
        <w:t>Tightening too late may allow inflation expectations to de-anchor.</w:t>
      </w:r>
    </w:p>
    <w:p w14:paraId="7657D91D" w14:textId="1111ED48" w:rsidR="00C814BB" w:rsidRDefault="00C814BB" w:rsidP="00C814BB">
      <w:pPr>
        <w:jc w:val="both"/>
      </w:pPr>
      <w:r>
        <w:t xml:space="preserve">The art of policymaking under FPAS Mark II is selecting the stance that </w:t>
      </w:r>
      <w:r w:rsidR="001917F0">
        <w:t xml:space="preserve">minimises policy error </w:t>
      </w:r>
      <w:r>
        <w:t>across all plausible outcomes - not optimizing for a single point forecast.</w:t>
      </w:r>
    </w:p>
    <w:p w14:paraId="23313203" w14:textId="6965B943" w:rsidR="00C814BB" w:rsidRPr="00C814BB" w:rsidRDefault="00C814BB" w:rsidP="00C814BB">
      <w:pPr>
        <w:jc w:val="both"/>
        <w:rPr>
          <w:b/>
          <w:bCs/>
        </w:rPr>
      </w:pPr>
      <w:r w:rsidRPr="00C814BB">
        <w:rPr>
          <w:b/>
          <w:bCs/>
        </w:rPr>
        <w:t>5.</w:t>
      </w:r>
      <w:r>
        <w:rPr>
          <w:b/>
          <w:bCs/>
        </w:rPr>
        <w:t xml:space="preserve"> </w:t>
      </w:r>
      <w:r w:rsidRPr="00C814BB">
        <w:rPr>
          <w:b/>
          <w:bCs/>
        </w:rPr>
        <w:t>Implications for Credibility and Communication</w:t>
      </w:r>
    </w:p>
    <w:p w14:paraId="315855F6" w14:textId="4A192F76" w:rsidR="00C814BB" w:rsidRDefault="00C814BB" w:rsidP="00C814BB">
      <w:pPr>
        <w:jc w:val="both"/>
      </w:pPr>
      <w:r>
        <w:t>The least-regrets framework transforms communication. Instead of presenting a single baseline projection, the central bank explains:</w:t>
      </w:r>
    </w:p>
    <w:p w14:paraId="63439DA2" w14:textId="77777777" w:rsidR="001B005F" w:rsidRDefault="00C814BB">
      <w:pPr>
        <w:pStyle w:val="ListParagraph"/>
        <w:numPr>
          <w:ilvl w:val="0"/>
          <w:numId w:val="52"/>
        </w:numPr>
        <w:jc w:val="both"/>
      </w:pPr>
      <w:r>
        <w:t>how it manages uncertainty,</w:t>
      </w:r>
    </w:p>
    <w:p w14:paraId="3D10D24C" w14:textId="77777777" w:rsidR="001B005F" w:rsidRDefault="00C814BB">
      <w:pPr>
        <w:pStyle w:val="ListParagraph"/>
        <w:numPr>
          <w:ilvl w:val="0"/>
          <w:numId w:val="52"/>
        </w:numPr>
        <w:jc w:val="both"/>
      </w:pPr>
      <w:r>
        <w:t>how it evaluates risks,</w:t>
      </w:r>
    </w:p>
    <w:p w14:paraId="24E6930A" w14:textId="5327E88A" w:rsidR="00C814BB" w:rsidRDefault="00C814BB">
      <w:pPr>
        <w:pStyle w:val="ListParagraph"/>
        <w:numPr>
          <w:ilvl w:val="0"/>
          <w:numId w:val="52"/>
        </w:numPr>
        <w:jc w:val="both"/>
      </w:pPr>
      <w:r>
        <w:t xml:space="preserve">how it would respond if conditions </w:t>
      </w:r>
      <w:r w:rsidR="00DA01B0">
        <w:t>differed</w:t>
      </w:r>
      <w:r>
        <w:t xml:space="preserve"> from expectations.</w:t>
      </w:r>
    </w:p>
    <w:p w14:paraId="41B4FEA5" w14:textId="641CB3A0" w:rsidR="00C814BB" w:rsidRDefault="00C814BB" w:rsidP="00C814BB">
      <w:pPr>
        <w:jc w:val="both"/>
      </w:pPr>
      <w:r>
        <w:t>This shift makes transparency meaningful: the public understands both what the central bank expects and how it plans to act across different environments</w:t>
      </w:r>
      <w:r w:rsidR="001917F0">
        <w:t xml:space="preserve"> e.g. if certain risks materialize or economic conditions change</w:t>
      </w:r>
      <w:r>
        <w:t>.</w:t>
      </w:r>
    </w:p>
    <w:p w14:paraId="05B0F2C0" w14:textId="77777777" w:rsidR="001917F0" w:rsidRDefault="00C814BB" w:rsidP="001917F0">
      <w:pPr>
        <w:jc w:val="both"/>
      </w:pPr>
      <w:r>
        <w:t xml:space="preserve">FPAS Mark II completes the intellectual journey that began in New Zealand </w:t>
      </w:r>
      <w:r w:rsidR="001917F0">
        <w:t>after the global financial crisis</w:t>
      </w:r>
      <w:r>
        <w:t>. For the first time, the least-regrets idea has moved from language to institutional reality.</w:t>
      </w:r>
      <w:r w:rsidR="001917F0">
        <w:t xml:space="preserve"> </w:t>
      </w:r>
      <w:r w:rsidR="001917F0" w:rsidRPr="00351D2E">
        <w:t xml:space="preserve">Christopher Waller, while at </w:t>
      </w:r>
      <w:r w:rsidR="001917F0">
        <w:t xml:space="preserve">a conference in June 2025 at </w:t>
      </w:r>
      <w:r w:rsidR="001917F0" w:rsidRPr="00351D2E">
        <w:t xml:space="preserve">the Bank of Korea, recognized this achievement when he remarked that once he understood what had been built in Armenia, he realized that Armenia had “become the new </w:t>
      </w:r>
      <w:proofErr w:type="spellStart"/>
      <w:r w:rsidR="001917F0" w:rsidRPr="00351D2E">
        <w:t>New</w:t>
      </w:r>
      <w:proofErr w:type="spellEnd"/>
      <w:r w:rsidR="001917F0" w:rsidRPr="00351D2E">
        <w:t xml:space="preserve"> Zealand.” This statement captured a generational shift — from New Zealand as the pioneer of the first FPAS in 1990 to Armenia as the pioneer of the second generation, FPAS Mark II.</w:t>
      </w:r>
      <w:r w:rsidR="001917F0">
        <w:t xml:space="preserve"> </w:t>
      </w:r>
    </w:p>
    <w:p w14:paraId="6894FEA1" w14:textId="705D6193" w:rsidR="00755B5D" w:rsidRDefault="00755B5D" w:rsidP="00755B5D">
      <w:pPr>
        <w:jc w:val="both"/>
      </w:pPr>
    </w:p>
    <w:p w14:paraId="070CAEBD" w14:textId="77777777" w:rsidR="00755B5D" w:rsidRPr="009659F4" w:rsidRDefault="00755B5D" w:rsidP="00755B5D">
      <w:pPr>
        <w:rPr>
          <w:b/>
          <w:bCs/>
        </w:rPr>
      </w:pPr>
      <w:r w:rsidRPr="009659F4">
        <w:rPr>
          <w:b/>
          <w:bCs/>
        </w:rPr>
        <w:lastRenderedPageBreak/>
        <w:t>Literature &amp; Further Reading</w:t>
      </w:r>
    </w:p>
    <w:p w14:paraId="7A9B63F4" w14:textId="77777777" w:rsidR="00B37298" w:rsidRPr="00727AEB" w:rsidRDefault="00B37298">
      <w:pPr>
        <w:numPr>
          <w:ilvl w:val="0"/>
          <w:numId w:val="11"/>
        </w:numPr>
        <w:jc w:val="both"/>
      </w:pPr>
      <w:hyperlink r:id="rId61" w:tgtFrame="_blank" w:history="1">
        <w:r w:rsidRPr="00727AEB">
          <w:rPr>
            <w:rStyle w:val="Hyperlink"/>
          </w:rPr>
          <w:t>Bernanke, B. (2024). </w:t>
        </w:r>
        <w:r w:rsidRPr="00727AEB">
          <w:rPr>
            <w:rStyle w:val="Hyperlink"/>
            <w:i/>
            <w:iCs/>
          </w:rPr>
          <w:t>Forecasting for Monetary Policy Making and Communication at the Bank of England: A Review.</w:t>
        </w:r>
        <w:r w:rsidRPr="00727AEB">
          <w:rPr>
            <w:rStyle w:val="Hyperlink"/>
          </w:rPr>
          <w:t> Bank of England Independent Evaluation Office.</w:t>
        </w:r>
      </w:hyperlink>
    </w:p>
    <w:p w14:paraId="36567689" w14:textId="77777777" w:rsidR="00B37298" w:rsidRPr="00727AEB" w:rsidRDefault="00B37298">
      <w:pPr>
        <w:numPr>
          <w:ilvl w:val="0"/>
          <w:numId w:val="11"/>
        </w:numPr>
        <w:jc w:val="both"/>
      </w:pPr>
      <w:r>
        <w:fldChar w:fldCharType="begin"/>
      </w:r>
      <w:r w:rsidRPr="0004765E">
        <w:rPr>
          <w:lang w:val="de-CH"/>
          <w:rPrChange w:id="22" w:author="Asya Kostanyan" w:date="2025-11-27T17:04:00Z" w16du:dateUtc="2025-11-27T17:04:00Z">
            <w:rPr/>
          </w:rPrChange>
        </w:rPr>
        <w:instrText>HYPERLINK "https://www.thebetterpolicyproject.org/_files/ugd/bf672a_6ae27711ba7b4e0e9bd2a0c1b3557289.pdf" \t "_blank"</w:instrText>
      </w:r>
      <w:r>
        <w:fldChar w:fldCharType="separate"/>
      </w:r>
      <w:r w:rsidRPr="00727AEB">
        <w:rPr>
          <w:rStyle w:val="Hyperlink"/>
          <w:lang w:val="de-CH"/>
        </w:rPr>
        <w:t>Archer, D., Galstyan, M., &amp; Laxton, D. (2022). </w:t>
      </w:r>
      <w:r w:rsidRPr="00727AEB">
        <w:rPr>
          <w:rStyle w:val="Hyperlink"/>
          <w:i/>
          <w:iCs/>
        </w:rPr>
        <w:t>FPAS Mark II: Avoiding Dark Corners and Eliminating the Folly in Baselines and Local Approximations.</w:t>
      </w:r>
      <w:r w:rsidRPr="00727AEB">
        <w:rPr>
          <w:rStyle w:val="Hyperlink"/>
        </w:rPr>
        <w:t> Central Bank of Armenia Working Paper 2022/03.</w:t>
      </w:r>
      <w:r>
        <w:fldChar w:fldCharType="end"/>
      </w:r>
    </w:p>
    <w:p w14:paraId="2E0E3904" w14:textId="2D1F6153" w:rsidR="00B37298" w:rsidRPr="00416680" w:rsidRDefault="00B37298">
      <w:pPr>
        <w:pStyle w:val="ListParagraph"/>
        <w:numPr>
          <w:ilvl w:val="0"/>
          <w:numId w:val="11"/>
        </w:numPr>
        <w:spacing w:before="227" w:line="312" w:lineRule="auto"/>
        <w:ind w:right="524"/>
        <w:jc w:val="both"/>
      </w:pPr>
      <w:r w:rsidRPr="00B95FC1">
        <w:t>Laxton, D., Galstyan, M., and Avagyan, V.</w:t>
      </w:r>
      <w:r>
        <w:t xml:space="preserve"> January</w:t>
      </w:r>
      <w:r w:rsidRPr="00B95FC1">
        <w:t xml:space="preserve"> 202</w:t>
      </w:r>
      <w:r>
        <w:t>5.</w:t>
      </w:r>
      <w:r w:rsidRPr="00456ABE">
        <w:rPr>
          <w:spacing w:val="80"/>
        </w:rPr>
        <w:t xml:space="preserve"> </w:t>
      </w:r>
      <w:hyperlink r:id="rId62" w:history="1">
        <w:r w:rsidRPr="00B82288">
          <w:rPr>
            <w:rStyle w:val="Hyperlink"/>
            <w:iCs/>
          </w:rPr>
          <w:t xml:space="preserve">Prudent Risk Management Approach to </w:t>
        </w:r>
        <w:r>
          <w:rPr>
            <w:rStyle w:val="Hyperlink"/>
            <w:iCs/>
          </w:rPr>
          <w:t>Price Stability</w:t>
        </w:r>
        <w:r w:rsidRPr="00B82288">
          <w:rPr>
            <w:rStyle w:val="Hyperlink"/>
            <w:iCs/>
          </w:rPr>
          <w:t xml:space="preserve">: Theory and </w:t>
        </w:r>
        <w:proofErr w:type="gramStart"/>
        <w:r w:rsidRPr="00B82288">
          <w:rPr>
            <w:rStyle w:val="Hyperlink"/>
            <w:iCs/>
          </w:rPr>
          <w:t>Practice  at</w:t>
        </w:r>
        <w:proofErr w:type="gramEnd"/>
        <w:r w:rsidRPr="00B82288">
          <w:rPr>
            <w:rStyle w:val="Hyperlink"/>
            <w:iCs/>
          </w:rPr>
          <w:t xml:space="preserve"> the Central Bank of Armenia</w:t>
        </w:r>
      </w:hyperlink>
      <w:r w:rsidRPr="00B82288">
        <w:rPr>
          <w:iCs/>
        </w:rPr>
        <w:t>.</w:t>
      </w:r>
    </w:p>
    <w:p w14:paraId="72AE20B9" w14:textId="77777777" w:rsidR="00B37298" w:rsidRPr="00727AEB" w:rsidRDefault="00B37298">
      <w:pPr>
        <w:numPr>
          <w:ilvl w:val="0"/>
          <w:numId w:val="11"/>
        </w:numPr>
        <w:jc w:val="both"/>
      </w:pPr>
      <w:hyperlink r:id="rId63" w:tgtFrame="_blank" w:history="1">
        <w:r w:rsidRPr="00727AEB">
          <w:rPr>
            <w:rStyle w:val="Hyperlink"/>
          </w:rPr>
          <w:t>Friedman, M. (1968). “The Role of Monetary Policy.” </w:t>
        </w:r>
        <w:r w:rsidRPr="00727AEB">
          <w:rPr>
            <w:rStyle w:val="Hyperlink"/>
            <w:i/>
            <w:iCs/>
          </w:rPr>
          <w:t>American Economic Review</w:t>
        </w:r>
        <w:r w:rsidRPr="00727AEB">
          <w:rPr>
            <w:rStyle w:val="Hyperlink"/>
          </w:rPr>
          <w:t>, 58(1), 1–17.</w:t>
        </w:r>
      </w:hyperlink>
    </w:p>
    <w:p w14:paraId="1D2A43FB" w14:textId="77777777" w:rsidR="00B37298" w:rsidRPr="00727AEB" w:rsidRDefault="00B37298">
      <w:pPr>
        <w:numPr>
          <w:ilvl w:val="0"/>
          <w:numId w:val="11"/>
        </w:numPr>
        <w:jc w:val="both"/>
      </w:pPr>
      <w:hyperlink r:id="rId64" w:tgtFrame="_blank" w:history="1">
        <w:r w:rsidRPr="00727AEB">
          <w:rPr>
            <w:rStyle w:val="Hyperlink"/>
          </w:rPr>
          <w:t>Phelps, E. (1968). “Money-Wage Dynamics and Labor Market Equilibrium.” </w:t>
        </w:r>
        <w:r w:rsidRPr="00727AEB">
          <w:rPr>
            <w:rStyle w:val="Hyperlink"/>
            <w:i/>
            <w:iCs/>
          </w:rPr>
          <w:t>Journal of Political Economy</w:t>
        </w:r>
        <w:r w:rsidRPr="00727AEB">
          <w:rPr>
            <w:rStyle w:val="Hyperlink"/>
          </w:rPr>
          <w:t>, 76(4), 678–711.</w:t>
        </w:r>
      </w:hyperlink>
    </w:p>
    <w:p w14:paraId="797EC7E0" w14:textId="77777777" w:rsidR="00B37298" w:rsidRPr="00727AEB" w:rsidRDefault="00B37298">
      <w:pPr>
        <w:numPr>
          <w:ilvl w:val="0"/>
          <w:numId w:val="11"/>
        </w:numPr>
        <w:jc w:val="both"/>
      </w:pPr>
      <w:hyperlink r:id="rId65" w:tgtFrame="_blank" w:history="1">
        <w:r w:rsidRPr="00727AEB">
          <w:rPr>
            <w:rStyle w:val="Hyperlink"/>
          </w:rPr>
          <w:t>Debelle, G., &amp; Laxton, D. (1996). </w:t>
        </w:r>
        <w:r w:rsidRPr="00727AEB">
          <w:rPr>
            <w:rStyle w:val="Hyperlink"/>
            <w:i/>
            <w:iCs/>
          </w:rPr>
          <w:t>Is the Phillips Curve Really a Curve? Some Evidence for Australia.</w:t>
        </w:r>
        <w:r w:rsidRPr="00727AEB">
          <w:rPr>
            <w:rStyle w:val="Hyperlink"/>
          </w:rPr>
          <w:t> IMF Working Paper 96/37.</w:t>
        </w:r>
      </w:hyperlink>
    </w:p>
    <w:p w14:paraId="0FC6D876" w14:textId="77777777" w:rsidR="00B37298" w:rsidRPr="00727AEB" w:rsidRDefault="00B37298">
      <w:pPr>
        <w:numPr>
          <w:ilvl w:val="0"/>
          <w:numId w:val="11"/>
        </w:numPr>
        <w:jc w:val="both"/>
      </w:pPr>
      <w:hyperlink r:id="rId66" w:tgtFrame="_blank" w:history="1">
        <w:r w:rsidRPr="00727AEB">
          <w:rPr>
            <w:rStyle w:val="Hyperlink"/>
          </w:rPr>
          <w:t>Debelle, G., &amp; Laxton, D. (1997). “Is the Phillips Curve Really Convex?” </w:t>
        </w:r>
        <w:r w:rsidRPr="00727AEB">
          <w:rPr>
            <w:rStyle w:val="Hyperlink"/>
            <w:i/>
            <w:iCs/>
          </w:rPr>
          <w:t>IMF Staff Papers</w:t>
        </w:r>
        <w:r w:rsidRPr="00727AEB">
          <w:rPr>
            <w:rStyle w:val="Hyperlink"/>
          </w:rPr>
          <w:t>, 44(2), 249–282.</w:t>
        </w:r>
      </w:hyperlink>
    </w:p>
    <w:p w14:paraId="5A6AD28D" w14:textId="77777777" w:rsidR="00B37298" w:rsidRPr="00727AEB" w:rsidRDefault="00B37298">
      <w:pPr>
        <w:numPr>
          <w:ilvl w:val="0"/>
          <w:numId w:val="11"/>
        </w:numPr>
        <w:jc w:val="both"/>
      </w:pPr>
      <w:hyperlink r:id="rId67" w:tgtFrame="_blank" w:history="1">
        <w:r w:rsidRPr="00727AEB">
          <w:rPr>
            <w:rStyle w:val="Hyperlink"/>
          </w:rPr>
          <w:t>Debelle, G., &amp; Fischer, S. (1994). “How Independent Should a Central Bank Be?” In </w:t>
        </w:r>
        <w:r w:rsidRPr="00727AEB">
          <w:rPr>
            <w:rStyle w:val="Hyperlink"/>
            <w:i/>
            <w:iCs/>
          </w:rPr>
          <w:t>Goals, Guidelines, and Constraints Facing Monetary Policymakers.</w:t>
        </w:r>
      </w:hyperlink>
    </w:p>
    <w:p w14:paraId="4F1C4117" w14:textId="77777777" w:rsidR="00B37298" w:rsidRPr="00727AEB" w:rsidRDefault="00B37298">
      <w:pPr>
        <w:numPr>
          <w:ilvl w:val="0"/>
          <w:numId w:val="11"/>
        </w:numPr>
        <w:jc w:val="both"/>
      </w:pPr>
      <w:hyperlink r:id="rId68" w:tgtFrame="_blank" w:history="1">
        <w:r w:rsidRPr="00727AEB">
          <w:rPr>
            <w:rStyle w:val="Hyperlink"/>
          </w:rPr>
          <w:t>Freedman, C., &amp; Laxton, D. (2009). “Why Inflation Targeting?” IMF Working Paper 09/86.</w:t>
        </w:r>
      </w:hyperlink>
    </w:p>
    <w:p w14:paraId="09F9EF58" w14:textId="77777777" w:rsidR="00B37298" w:rsidRPr="00727AEB" w:rsidRDefault="00B37298">
      <w:pPr>
        <w:numPr>
          <w:ilvl w:val="0"/>
          <w:numId w:val="11"/>
        </w:numPr>
        <w:jc w:val="both"/>
      </w:pPr>
      <w:hyperlink r:id="rId69" w:tgtFrame="_blank" w:history="1">
        <w:r w:rsidRPr="00727AEB">
          <w:rPr>
            <w:rStyle w:val="Hyperlink"/>
          </w:rPr>
          <w:t>Haworth, C., Kostanyan, A., &amp; Laxton, D. (2019). “Transparent Monetary Policy: A History of Inflation Targeting in New Zealand.” LSE Institute of Global Affairs.</w:t>
        </w:r>
      </w:hyperlink>
    </w:p>
    <w:p w14:paraId="545FAA3B" w14:textId="77777777" w:rsidR="00B37298" w:rsidRPr="00727AEB" w:rsidRDefault="00B37298">
      <w:pPr>
        <w:numPr>
          <w:ilvl w:val="0"/>
          <w:numId w:val="11"/>
        </w:numPr>
        <w:jc w:val="both"/>
      </w:pPr>
      <w:r w:rsidRPr="00727AEB">
        <w:t>Central Bank of Armenia. (2025). </w:t>
      </w:r>
      <w:r w:rsidRPr="00727AEB">
        <w:rPr>
          <w:i/>
          <w:iCs/>
        </w:rPr>
        <w:t>CBA Academy Onboarding Platform: Monetary Policy.</w:t>
      </w:r>
      <w:r w:rsidRPr="00727AEB">
        <w:t> Yerevan.</w:t>
      </w:r>
    </w:p>
    <w:p w14:paraId="15E8D899" w14:textId="43B989D0" w:rsidR="00B37298" w:rsidRDefault="00B37298">
      <w:pPr>
        <w:pStyle w:val="ListParagraph"/>
        <w:numPr>
          <w:ilvl w:val="0"/>
          <w:numId w:val="11"/>
        </w:numPr>
        <w:spacing w:before="227" w:line="312" w:lineRule="auto"/>
        <w:ind w:right="524"/>
        <w:jc w:val="both"/>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8D473AC" w14:textId="36F945DF" w:rsidR="00896F7E" w:rsidRPr="00755B5D" w:rsidRDefault="00000000" w:rsidP="00755B5D">
      <w:pPr>
        <w:jc w:val="both"/>
      </w:pPr>
      <w:r>
        <w:pict w14:anchorId="096673C4">
          <v:rect id="_x0000_i1034" style="width:0;height:1.5pt" o:hralign="center" o:hrstd="t" o:hr="t" fillcolor="#a0a0a0" stroked="f"/>
        </w:pict>
      </w:r>
    </w:p>
    <w:p w14:paraId="0E4405CD" w14:textId="77777777" w:rsidR="00B37298" w:rsidRDefault="00B37298" w:rsidP="00A4792F">
      <w:pPr>
        <w:rPr>
          <w:b/>
          <w:bCs/>
        </w:rPr>
      </w:pPr>
    </w:p>
    <w:p w14:paraId="18F007D2" w14:textId="698429C9" w:rsidR="006C5AF8" w:rsidRDefault="00C814BB" w:rsidP="00A4792F">
      <w:pPr>
        <w:rPr>
          <w:b/>
          <w:bCs/>
        </w:rPr>
      </w:pPr>
      <w:r>
        <w:rPr>
          <w:b/>
          <w:bCs/>
        </w:rPr>
        <w:lastRenderedPageBreak/>
        <w:t>Script</w:t>
      </w:r>
    </w:p>
    <w:p w14:paraId="5E11DCFC" w14:textId="77777777" w:rsidR="001917F0" w:rsidRDefault="001917F0" w:rsidP="001917F0">
      <w:pPr>
        <w:jc w:val="both"/>
      </w:pPr>
      <w:r>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Default="001917F0" w:rsidP="001917F0">
      <w:pPr>
        <w:jc w:val="both"/>
      </w:pPr>
      <w:r>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t>New</w:t>
      </w:r>
      <w:proofErr w:type="spellEnd"/>
      <w:r>
        <w:t xml:space="preserve"> Zealand.” This statement captured a generational shift — from New Zealand as the pioneer of the first FPAS in 1990 to Armenia as the pioneer of the second generation, FPAS Mark II</w:t>
      </w:r>
      <w:r w:rsidR="00B37298">
        <w:t>.</w:t>
      </w:r>
    </w:p>
    <w:p w14:paraId="6E57954C" w14:textId="2A4C4A9A" w:rsidR="001917F0" w:rsidRDefault="001917F0" w:rsidP="001917F0">
      <w:pPr>
        <w:jc w:val="both"/>
      </w:pPr>
      <w: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Default="001917F0" w:rsidP="001917F0">
      <w:pPr>
        <w:jc w:val="both"/>
      </w:pPr>
      <w: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Default="001917F0" w:rsidP="001917F0">
      <w:pPr>
        <w:jc w:val="both"/>
      </w:pPr>
      <w:r>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t xml:space="preserve"> </w:t>
      </w:r>
      <w:r>
        <w:t xml:space="preserve">Instead of optimizing policy around a single baseline scenario, Mark II embeds risk analysis into </w:t>
      </w:r>
      <w:r>
        <w:lastRenderedPageBreak/>
        <w:t>every stage of the policy process. This means that uncertainty is not treated as noise but as the core feature of the environment in which policy must operate.</w:t>
      </w:r>
    </w:p>
    <w:p w14:paraId="4C64B7FC" w14:textId="693F5701" w:rsidR="001917F0" w:rsidRDefault="001917F0" w:rsidP="001917F0">
      <w:pPr>
        <w:jc w:val="both"/>
      </w:pPr>
      <w:r>
        <w:t>The analytical foundation of Mark II combines several key elements. First, a model</w:t>
      </w:r>
      <w:r w:rsidR="00B37298">
        <w:t>l</w:t>
      </w:r>
      <w:r>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Default="001917F0" w:rsidP="001917F0">
      <w:pPr>
        <w:jc w:val="both"/>
      </w:pPr>
      <w:r>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Default="001917F0" w:rsidP="001917F0">
      <w:pPr>
        <w:jc w:val="both"/>
      </w:pPr>
      <w:r>
        <w:t xml:space="preserve">Waller’s observation that “Armenia has become the new </w:t>
      </w:r>
      <w:proofErr w:type="spellStart"/>
      <w:r>
        <w:t>New</w:t>
      </w:r>
      <w:proofErr w:type="spellEnd"/>
      <w:r>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Default="001917F0" w:rsidP="001917F0">
      <w:pPr>
        <w:jc w:val="both"/>
      </w:pPr>
      <w:r>
        <w:t>In FPAS Mark II, every policy round begins with a structured scenario matrix. Staff with close and continuous involvement of Board members jointly evaluates</w:t>
      </w:r>
      <w:r w:rsidR="00B37298">
        <w:t xml:space="preserve"> </w:t>
      </w:r>
      <w:r>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Default="001917F0" w:rsidP="001917F0">
      <w:pPr>
        <w:jc w:val="both"/>
      </w:pPr>
      <w:r>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w:t>
      </w:r>
      <w:r>
        <w:lastRenderedPageBreak/>
        <w:t>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Default="001917F0" w:rsidP="001917F0">
      <w:pPr>
        <w:jc w:val="both"/>
      </w:pPr>
      <w:r>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Default="001917F0" w:rsidP="001917F0">
      <w:pPr>
        <w:jc w:val="both"/>
      </w:pPr>
      <w: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t>evolves</w:t>
      </w:r>
      <w:proofErr w:type="gramEnd"/>
      <w:r>
        <w:t xml:space="preserve"> differently. In a world where credibility depends on humility and adaptability, this approach represents a major advance in communication strategy. </w:t>
      </w:r>
    </w:p>
    <w:p w14:paraId="325FBE38" w14:textId="77777777" w:rsidR="001917F0" w:rsidRDefault="001917F0" w:rsidP="001917F0">
      <w:pPr>
        <w:jc w:val="both"/>
      </w:pPr>
      <w:r>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Default="001917F0" w:rsidP="001917F0">
      <w:pPr>
        <w:jc w:val="both"/>
      </w:pPr>
      <w:r>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Default="001917F0" w:rsidP="001917F0">
      <w:pPr>
        <w:jc w:val="both"/>
      </w:pPr>
      <w:r>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Default="001917F0" w:rsidP="001917F0">
      <w:pPr>
        <w:jc w:val="both"/>
      </w:pPr>
      <w:r>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Default="001917F0" w:rsidP="001917F0">
      <w:pPr>
        <w:jc w:val="both"/>
      </w:pPr>
      <w:r>
        <w:t>This least-regrets mindset changes everything. It means we build our forecasts, our policy discussions, and our communication around uncertainty — not around false precision</w:t>
      </w:r>
      <w:r w:rsidR="00B37298">
        <w:t>.</w:t>
      </w:r>
    </w:p>
    <w:p w14:paraId="3D9A42DF" w14:textId="77777777" w:rsidR="001917F0" w:rsidRDefault="001917F0" w:rsidP="001917F0">
      <w:pPr>
        <w:jc w:val="both"/>
      </w:pPr>
      <w:r>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Default="001917F0" w:rsidP="001917F0">
      <w:pPr>
        <w:jc w:val="both"/>
      </w:pPr>
      <w:r>
        <w:t>So</w:t>
      </w:r>
      <w:r w:rsidR="00B37298">
        <w:t>,</w:t>
      </w:r>
      <w:r>
        <w:t xml:space="preserve"> when people say Armenia has become the new </w:t>
      </w:r>
      <w:proofErr w:type="spellStart"/>
      <w:r>
        <w:t>New</w:t>
      </w:r>
      <w:proofErr w:type="spellEnd"/>
      <w:r>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Default="006C5AF8" w:rsidP="001917F0">
      <w:pPr>
        <w:jc w:val="both"/>
      </w:pPr>
      <w:r w:rsidRPr="00351D2E">
        <w:t xml:space="preserve">Thank you for watching, and I would like to acknowledge </w:t>
      </w:r>
      <w:r w:rsidRPr="00DF197D">
        <w:rPr>
          <w:b/>
          <w:bCs/>
        </w:rPr>
        <w:t>Douglas Laxton</w:t>
      </w:r>
      <w:r w:rsidRPr="00351D2E">
        <w:t xml:space="preserve">, </w:t>
      </w:r>
      <w:r w:rsidRPr="00DF197D">
        <w:rPr>
          <w:b/>
          <w:bCs/>
        </w:rPr>
        <w:t>Jared Laxton</w:t>
      </w:r>
      <w:r w:rsidRPr="00351D2E">
        <w:t xml:space="preserve">, </w:t>
      </w:r>
      <w:r w:rsidR="00DF197D" w:rsidRPr="00DF197D">
        <w:rPr>
          <w:b/>
          <w:bCs/>
        </w:rPr>
        <w:t>Asya Kostanyan</w:t>
      </w:r>
      <w:r w:rsidRPr="00351D2E">
        <w:t xml:space="preserve">, and </w:t>
      </w:r>
      <w:r w:rsidR="00DF197D" w:rsidRPr="00DF197D">
        <w:rPr>
          <w:b/>
          <w:bCs/>
        </w:rPr>
        <w:t>Sopio Mkervalidze</w:t>
      </w:r>
      <w:r w:rsidRPr="00351D2E">
        <w:t xml:space="preserve"> at the </w:t>
      </w:r>
      <w:r w:rsidR="00DF197D" w:rsidRPr="00DF197D">
        <w:rPr>
          <w:b/>
          <w:bCs/>
        </w:rPr>
        <w:t>Global Forecasting School</w:t>
      </w:r>
      <w:r w:rsidRPr="00351D2E">
        <w:t xml:space="preserve"> for their guidance and support in producing this video.</w:t>
      </w:r>
    </w:p>
    <w:p w14:paraId="0D80B7CB" w14:textId="77777777" w:rsidR="006C5AF8" w:rsidRDefault="006C5AF8" w:rsidP="00A4792F">
      <w:pPr>
        <w:rPr>
          <w:b/>
          <w:bCs/>
        </w:rPr>
      </w:pPr>
    </w:p>
    <w:p w14:paraId="115F6E8C" w14:textId="77777777" w:rsidR="00B37298" w:rsidRDefault="00B37298">
      <w:pPr>
        <w:rPr>
          <w:rFonts w:asciiTheme="majorHAnsi" w:eastAsiaTheme="majorEastAsia" w:hAnsiTheme="majorHAnsi" w:cstheme="majorBidi"/>
          <w:color w:val="0F4761" w:themeColor="accent1" w:themeShade="BF"/>
          <w:sz w:val="40"/>
          <w:szCs w:val="40"/>
        </w:rPr>
      </w:pPr>
      <w:bookmarkStart w:id="23" w:name="_Toc214436077"/>
      <w:r>
        <w:br w:type="page"/>
      </w:r>
    </w:p>
    <w:p w14:paraId="297F5D3A" w14:textId="226BFB85" w:rsidR="006C5AF8" w:rsidRDefault="00B864BA" w:rsidP="002C62BB">
      <w:pPr>
        <w:pStyle w:val="Heading1"/>
      </w:pPr>
      <w:bookmarkStart w:id="24" w:name="_Toc214669668"/>
      <w:r>
        <w:lastRenderedPageBreak/>
        <w:t xml:space="preserve">Video </w:t>
      </w:r>
      <w:r w:rsidR="00085647">
        <w:t>9</w:t>
      </w:r>
      <w:r>
        <w:t xml:space="preserve"> - </w:t>
      </w:r>
      <w:r w:rsidR="006C5AF8" w:rsidRPr="0029794D">
        <w:t>Scenario-Based Forward Guidance</w:t>
      </w:r>
      <w:bookmarkEnd w:id="23"/>
      <w:bookmarkEnd w:id="24"/>
    </w:p>
    <w:p w14:paraId="16283305" w14:textId="77777777" w:rsidR="006C5AF8" w:rsidRDefault="006C5AF8" w:rsidP="00A4792F">
      <w:pPr>
        <w:jc w:val="center"/>
        <w:rPr>
          <w:b/>
          <w:bCs/>
        </w:rPr>
      </w:pPr>
    </w:p>
    <w:p w14:paraId="1F39FC18" w14:textId="77777777" w:rsidR="006C5AF8" w:rsidRDefault="006C5AF8" w:rsidP="00A4792F">
      <w:pPr>
        <w:rPr>
          <w:b/>
          <w:bCs/>
        </w:rPr>
      </w:pPr>
      <w:r>
        <w:rPr>
          <w:b/>
          <w:bCs/>
        </w:rPr>
        <w:t>Susanna Grigoryan</w:t>
      </w:r>
    </w:p>
    <w:p w14:paraId="0E88DDD1" w14:textId="77777777" w:rsidR="006C5AF8" w:rsidRPr="009659F4" w:rsidRDefault="006C5AF8" w:rsidP="00A4792F">
      <w:pPr>
        <w:rPr>
          <w:b/>
          <w:bCs/>
        </w:rPr>
      </w:pPr>
      <w:r w:rsidRPr="009659F4">
        <w:rPr>
          <w:b/>
          <w:bCs/>
        </w:rPr>
        <w:t>Recent Staff Member, Monetary Policy Department, Central Bank of Armenia</w:t>
      </w:r>
    </w:p>
    <w:p w14:paraId="33B25E23" w14:textId="77777777" w:rsidR="006C5AF8" w:rsidRPr="009659F4" w:rsidRDefault="006C5AF8" w:rsidP="00A4792F">
      <w:pPr>
        <w:rPr>
          <w:b/>
          <w:bCs/>
        </w:rPr>
      </w:pPr>
      <w:r w:rsidRPr="009659F4">
        <w:rPr>
          <w:b/>
          <w:bCs/>
        </w:rPr>
        <w:t>Student, Global Forecasting School</w:t>
      </w:r>
    </w:p>
    <w:p w14:paraId="5CD23BEE" w14:textId="77777777" w:rsidR="006C5AF8" w:rsidRDefault="006C5AF8" w:rsidP="00A4792F">
      <w:pPr>
        <w:rPr>
          <w:b/>
          <w:bCs/>
        </w:rPr>
      </w:pPr>
      <w:r>
        <w:rPr>
          <w:b/>
          <w:bCs/>
        </w:rPr>
        <w:t xml:space="preserve">November </w:t>
      </w:r>
      <w:r w:rsidRPr="009659F4">
        <w:rPr>
          <w:b/>
          <w:bCs/>
        </w:rPr>
        <w:t>2025</w:t>
      </w:r>
    </w:p>
    <w:p w14:paraId="2BF905EB" w14:textId="77777777" w:rsidR="00896F7E" w:rsidRDefault="00896F7E" w:rsidP="00A4792F">
      <w:pPr>
        <w:rPr>
          <w:b/>
          <w:bCs/>
        </w:rPr>
      </w:pPr>
    </w:p>
    <w:p w14:paraId="4EC776FC" w14:textId="77777777" w:rsidR="00896F7E" w:rsidRDefault="00896F7E" w:rsidP="00896F7E">
      <w:pPr>
        <w:rPr>
          <w:b/>
          <w:bCs/>
        </w:rPr>
      </w:pPr>
      <w:r w:rsidRPr="00896F7E">
        <w:rPr>
          <w:b/>
          <w:bCs/>
        </w:rPr>
        <w:t>Note</w:t>
      </w:r>
    </w:p>
    <w:p w14:paraId="249A8D90" w14:textId="77777777" w:rsidR="00B37298" w:rsidRPr="000451A7" w:rsidRDefault="00B37298" w:rsidP="00B37298">
      <w:pPr>
        <w:jc w:val="both"/>
        <w:rPr>
          <w:b/>
          <w:bCs/>
        </w:rPr>
      </w:pPr>
      <w:r w:rsidRPr="000451A7">
        <w:rPr>
          <w:b/>
          <w:bCs/>
        </w:rPr>
        <w:t>1.</w:t>
      </w:r>
      <w:r>
        <w:rPr>
          <w:b/>
          <w:bCs/>
        </w:rPr>
        <w:t xml:space="preserve"> </w:t>
      </w:r>
      <w:r w:rsidRPr="000451A7">
        <w:rPr>
          <w:b/>
          <w:bCs/>
        </w:rPr>
        <w:t>The Concept of a Policy Round</w:t>
      </w:r>
    </w:p>
    <w:p w14:paraId="583586C8" w14:textId="1ABEBB6E" w:rsidR="00B37298" w:rsidRDefault="00B37298" w:rsidP="00B37298">
      <w:pPr>
        <w:jc w:val="both"/>
      </w:pPr>
      <w:r>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Default="00B37298" w:rsidP="00B37298">
      <w:pPr>
        <w:jc w:val="both"/>
      </w:pPr>
      <w:r>
        <w:t xml:space="preserve">A distinctive innovation is that the policy round is not linear but a continuous loop: once the Board </w:t>
      </w:r>
      <w:proofErr w:type="gramStart"/>
      <w:r>
        <w:t>makes a decision</w:t>
      </w:r>
      <w:proofErr w:type="gramEnd"/>
      <w:r>
        <w:t>,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Default="00EC26B4" w:rsidP="00B37298">
      <w:pPr>
        <w:jc w:val="both"/>
      </w:pPr>
      <w:r>
        <w:t xml:space="preserve">At the core of the policy round is the creation of </w:t>
      </w:r>
    </w:p>
    <w:p w14:paraId="2874E19E" w14:textId="3126C78F" w:rsidR="00EC26B4" w:rsidRDefault="00EC26B4" w:rsidP="00EC26B4">
      <w:pPr>
        <w:jc w:val="both"/>
      </w:pPr>
      <w:r w:rsidRPr="005D0523">
        <w:t>All FPAS</w:t>
      </w:r>
      <w:r>
        <w:t xml:space="preserve"> Mark II</w:t>
      </w:r>
      <w:r w:rsidRPr="005D0523">
        <w:t xml:space="preserve"> scenarios </w:t>
      </w:r>
      <w:r w:rsidRPr="00444C04">
        <w:t xml:space="preserve">should </w:t>
      </w:r>
      <w:r>
        <w:t>answer the following questions:</w:t>
      </w:r>
    </w:p>
    <w:p w14:paraId="27002D3C" w14:textId="77777777" w:rsidR="00EC26B4" w:rsidRDefault="00EC26B4">
      <w:pPr>
        <w:pStyle w:val="ListParagraph"/>
        <w:numPr>
          <w:ilvl w:val="0"/>
          <w:numId w:val="56"/>
        </w:numPr>
        <w:jc w:val="both"/>
      </w:pPr>
      <w:r>
        <w:t>Where is the economy now?</w:t>
      </w:r>
    </w:p>
    <w:p w14:paraId="4CD43189" w14:textId="77777777" w:rsidR="00EC26B4" w:rsidRDefault="00EC26B4">
      <w:pPr>
        <w:pStyle w:val="ListParagraph"/>
        <w:numPr>
          <w:ilvl w:val="0"/>
          <w:numId w:val="56"/>
        </w:numPr>
        <w:jc w:val="both"/>
      </w:pPr>
      <w:r>
        <w:t>What are the underlying forces driving the economy?</w:t>
      </w:r>
    </w:p>
    <w:p w14:paraId="2C410D5F" w14:textId="7EE62820" w:rsidR="00EC26B4" w:rsidRDefault="00EC26B4">
      <w:pPr>
        <w:pStyle w:val="ListParagraph"/>
        <w:numPr>
          <w:ilvl w:val="0"/>
          <w:numId w:val="56"/>
        </w:numPr>
        <w:jc w:val="both"/>
      </w:pPr>
      <w:r>
        <w:t>How should policy adjust its tools to achieve its targets.</w:t>
      </w:r>
    </w:p>
    <w:p w14:paraId="16A2E4BB" w14:textId="77777777" w:rsidR="00B37298" w:rsidRDefault="00B37298" w:rsidP="00B37298">
      <w:pPr>
        <w:jc w:val="both"/>
        <w:rPr>
          <w:b/>
          <w:bCs/>
        </w:rPr>
      </w:pPr>
      <w:r w:rsidRPr="000451A7">
        <w:rPr>
          <w:b/>
          <w:bCs/>
        </w:rPr>
        <w:t>2.</w:t>
      </w:r>
      <w:r>
        <w:rPr>
          <w:b/>
          <w:bCs/>
        </w:rPr>
        <w:t xml:space="preserve"> </w:t>
      </w:r>
      <w:r w:rsidRPr="000451A7">
        <w:rPr>
          <w:b/>
          <w:bCs/>
        </w:rPr>
        <w:t>Stage One: Where is the economy today?</w:t>
      </w:r>
    </w:p>
    <w:p w14:paraId="506A961F" w14:textId="504CA72B" w:rsidR="00B37298" w:rsidRDefault="00B37298" w:rsidP="00B37298">
      <w:pPr>
        <w:jc w:val="both"/>
      </w:pPr>
      <w: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t>behaving, and</w:t>
      </w:r>
      <w:proofErr w:type="gramEnd"/>
      <w:r>
        <w:t xml:space="preserve"> assessing which forces are likely to matter most.</w:t>
      </w:r>
    </w:p>
    <w:p w14:paraId="240DFFBA" w14:textId="77777777" w:rsidR="00B37298" w:rsidRDefault="00B37298" w:rsidP="00B37298">
      <w:pPr>
        <w:jc w:val="both"/>
      </w:pPr>
    </w:p>
    <w:p w14:paraId="48183B97" w14:textId="6AC3FCF8" w:rsidR="00B37298" w:rsidRDefault="00B37298" w:rsidP="00B37298">
      <w:pPr>
        <w:jc w:val="both"/>
      </w:pPr>
      <w:r>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Default="00B37298" w:rsidP="00B37298">
      <w:pPr>
        <w:jc w:val="both"/>
      </w:pPr>
      <w:r>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Default="00B37298" w:rsidP="00B37298">
      <w:pPr>
        <w:jc w:val="both"/>
      </w:pPr>
      <w: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w:t>
      </w:r>
      <w:r w:rsidRPr="003F0D4C">
        <w:t>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w:t>
      </w:r>
      <w:r>
        <w:t xml:space="preserve"> For example, in 2022, when Russia invaded Ukraine, the </w:t>
      </w:r>
      <w:proofErr w:type="gramStart"/>
      <w:r>
        <w:t>general consensus</w:t>
      </w:r>
      <w:proofErr w:type="gramEnd"/>
      <w:r>
        <w:t xml:space="preserve">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w:t>
      </w:r>
      <w:proofErr w:type="gramStart"/>
      <w:r>
        <w:t>the  state</w:t>
      </w:r>
      <w:proofErr w:type="gramEnd"/>
      <w:r>
        <w:t xml:space="preserve"> of the economy could be very different from each other moving forward depending on one’s views of potential output which would have significant implications on estimates of the output gap.</w:t>
      </w:r>
    </w:p>
    <w:p w14:paraId="38D2D8D7" w14:textId="77777777" w:rsidR="00B37298" w:rsidRPr="003F0D4C" w:rsidRDefault="00B37298" w:rsidP="00B37298">
      <w:pPr>
        <w:jc w:val="both"/>
      </w:pPr>
      <w:r w:rsidRPr="003F0D4C">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w:t>
      </w:r>
      <w:r w:rsidRPr="005D0523">
        <w:t>continuous and ongoing conversation</w:t>
      </w:r>
      <w:r w:rsidRPr="003F0D4C">
        <w:t xml:space="preserve">, rather than something compressed into the days immediately preceding a policy decision. This </w:t>
      </w:r>
      <w:r w:rsidRPr="003F0D4C">
        <w:lastRenderedPageBreak/>
        <w:t>steady rhythm of discussion keeps the Board closely connected to the evolving economic landscape throughout the entire policy cycle.</w:t>
      </w:r>
    </w:p>
    <w:p w14:paraId="0BD583CE" w14:textId="77777777" w:rsidR="00B37298" w:rsidRPr="000451A7" w:rsidRDefault="00B37298" w:rsidP="00B37298">
      <w:pPr>
        <w:jc w:val="both"/>
        <w:rPr>
          <w:b/>
          <w:bCs/>
        </w:rPr>
      </w:pPr>
      <w:r w:rsidRPr="000451A7">
        <w:rPr>
          <w:b/>
          <w:bCs/>
        </w:rPr>
        <w:t>3.</w:t>
      </w:r>
      <w:r>
        <w:rPr>
          <w:b/>
          <w:bCs/>
        </w:rPr>
        <w:t xml:space="preserve"> </w:t>
      </w:r>
      <w:r w:rsidRPr="000451A7">
        <w:rPr>
          <w:b/>
          <w:bCs/>
        </w:rPr>
        <w:t>Stage Two: Scenario Development - What are the underlying forces?</w:t>
      </w:r>
    </w:p>
    <w:p w14:paraId="192E2531" w14:textId="77777777" w:rsidR="00B37298" w:rsidRDefault="00B37298" w:rsidP="00B37298">
      <w:pPr>
        <w:jc w:val="both"/>
      </w:pPr>
      <w:r w:rsidRPr="000E7F49">
        <w:t xml:space="preserve">At this stage, staff begin constructing the Mark II illustrative scenarios. They receive each Board member’s </w:t>
      </w:r>
      <w:r w:rsidRPr="000E7F49">
        <w:rPr>
          <w:i/>
          <w:iCs/>
        </w:rPr>
        <w:t>Initial Macroeconomic Risk Assessment</w:t>
      </w:r>
      <w:r w:rsidRPr="000E7F49">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Default="00B37298" w:rsidP="00B37298">
      <w:pPr>
        <w:jc w:val="both"/>
      </w:pPr>
      <w: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Default="00B37298" w:rsidP="00B37298">
      <w:pPr>
        <w:jc w:val="both"/>
      </w:pPr>
      <w:r>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5D0523" w:rsidRDefault="00B37298" w:rsidP="00B37298">
      <w:pPr>
        <w:jc w:val="both"/>
        <w:rPr>
          <w:b/>
          <w:bCs/>
        </w:rPr>
      </w:pPr>
      <w:r w:rsidRPr="00B37298">
        <w:rPr>
          <w:b/>
          <w:bCs/>
        </w:rPr>
        <w:t>4.</w:t>
      </w:r>
      <w:r>
        <w:t xml:space="preserve"> </w:t>
      </w:r>
      <w:r w:rsidRPr="005D0523">
        <w:rPr>
          <w:b/>
          <w:bCs/>
        </w:rPr>
        <w:t>Stage Three: Policy Decision - The Least-Regrets Evaluation</w:t>
      </w:r>
    </w:p>
    <w:p w14:paraId="69D69436" w14:textId="77777777" w:rsidR="00B37298" w:rsidRDefault="00B37298" w:rsidP="00B37298">
      <w:pPr>
        <w:jc w:val="both"/>
      </w:pPr>
      <w:r w:rsidRPr="005D0523">
        <w:t xml:space="preserve">Against the backdrop of </w:t>
      </w:r>
      <w:r>
        <w:t>entire policy round’s</w:t>
      </w:r>
      <w:r w:rsidRPr="005D0523">
        <w:t xml:space="preserve"> lively</w:t>
      </w:r>
      <w:r>
        <w:t xml:space="preserve"> </w:t>
      </w:r>
      <w:r w:rsidRPr="005D0523">
        <w:t>discussions and debates of the multiple scenarios and risks, along</w:t>
      </w:r>
      <w:r>
        <w:t xml:space="preserve"> </w:t>
      </w:r>
      <w:r w:rsidRPr="005D0523">
        <w:t xml:space="preserve">with the submission of the final illustrative </w:t>
      </w:r>
      <w:r>
        <w:t xml:space="preserve">market reference, </w:t>
      </w:r>
      <w:r w:rsidRPr="005D0523">
        <w:t>Case A and Case B</w:t>
      </w:r>
      <w:r>
        <w:t xml:space="preserve"> </w:t>
      </w:r>
      <w:r w:rsidRPr="005D0523">
        <w:t>scenarios, Board members would take a vote on the policy decision.</w:t>
      </w:r>
      <w:r>
        <w:t xml:space="preserve"> </w:t>
      </w:r>
      <w:r w:rsidRPr="005D0523">
        <w:t>The Board’s decision would be announced in tandem with issuance of</w:t>
      </w:r>
      <w:r>
        <w:t xml:space="preserve">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Default="00B37298" w:rsidP="00B37298">
      <w:pPr>
        <w:jc w:val="both"/>
      </w:pPr>
      <w:r>
        <w:t xml:space="preserve">As part of the decision-making process, board members would make submissions that include: </w:t>
      </w:r>
    </w:p>
    <w:p w14:paraId="6CF1044B" w14:textId="77777777" w:rsidR="00B37298" w:rsidRDefault="00B37298">
      <w:pPr>
        <w:pStyle w:val="ListParagraph"/>
        <w:numPr>
          <w:ilvl w:val="0"/>
          <w:numId w:val="57"/>
        </w:numPr>
        <w:jc w:val="both"/>
      </w:pPr>
      <w:r>
        <w:t xml:space="preserve">the policy action they </w:t>
      </w:r>
      <w:proofErr w:type="gramStart"/>
      <w:r>
        <w:t>propose;</w:t>
      </w:r>
      <w:proofErr w:type="gramEnd"/>
      <w:r>
        <w:t xml:space="preserve"> </w:t>
      </w:r>
    </w:p>
    <w:p w14:paraId="07C8E0DC" w14:textId="37204B2E" w:rsidR="00B37298" w:rsidRDefault="00B37298">
      <w:pPr>
        <w:pStyle w:val="ListParagraph"/>
        <w:numPr>
          <w:ilvl w:val="0"/>
          <w:numId w:val="57"/>
        </w:numPr>
        <w:jc w:val="both"/>
      </w:pPr>
      <w:r>
        <w:t xml:space="preserve">how that action connects to what they believe may happen in the future and its ensuing policy implications. </w:t>
      </w:r>
    </w:p>
    <w:p w14:paraId="4D4118D0" w14:textId="2B1EF87E" w:rsidR="00B37298" w:rsidRDefault="00B37298">
      <w:pPr>
        <w:pStyle w:val="ListParagraph"/>
        <w:numPr>
          <w:ilvl w:val="0"/>
          <w:numId w:val="57"/>
        </w:numPr>
        <w:jc w:val="both"/>
      </w:pPr>
      <w:r>
        <w:lastRenderedPageBreak/>
        <w:t xml:space="preserve">and their commitment to changing course if new information arises. </w:t>
      </w:r>
    </w:p>
    <w:p w14:paraId="5561BF93" w14:textId="77777777" w:rsidR="00B37298" w:rsidRPr="000451A7" w:rsidRDefault="00B37298" w:rsidP="00B37298">
      <w:pPr>
        <w:jc w:val="both"/>
        <w:rPr>
          <w:b/>
          <w:bCs/>
        </w:rPr>
      </w:pPr>
      <w:r w:rsidRPr="000451A7">
        <w:rPr>
          <w:b/>
          <w:bCs/>
        </w:rPr>
        <w:t>5.</w:t>
      </w:r>
      <w:r>
        <w:rPr>
          <w:b/>
          <w:bCs/>
        </w:rPr>
        <w:t xml:space="preserve"> </w:t>
      </w:r>
      <w:r w:rsidRPr="000451A7">
        <w:rPr>
          <w:b/>
          <w:bCs/>
        </w:rPr>
        <w:t>Stage Four: Communication and Accountability</w:t>
      </w:r>
    </w:p>
    <w:p w14:paraId="593A4C93" w14:textId="4CE50A56" w:rsidR="00B37298" w:rsidRDefault="00B37298" w:rsidP="00B37298">
      <w:pPr>
        <w:jc w:val="both"/>
      </w:pPr>
      <w:r w:rsidRPr="000E7F49">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Default="00B37298" w:rsidP="00B37298">
      <w:pPr>
        <w:jc w:val="both"/>
      </w:pPr>
      <w:r>
        <w:t>The CBA publishes MPR on the same day as policy decision. The CBA emphasizes scenario analysis rather than a single deterministic forecast. Communication explains:</w:t>
      </w:r>
    </w:p>
    <w:p w14:paraId="70ECC67C" w14:textId="77777777" w:rsidR="00B37298" w:rsidRDefault="00B37298">
      <w:pPr>
        <w:pStyle w:val="ListParagraph"/>
        <w:numPr>
          <w:ilvl w:val="0"/>
          <w:numId w:val="21"/>
        </w:numPr>
        <w:jc w:val="both"/>
      </w:pPr>
      <w:r>
        <w:t>the economic context,</w:t>
      </w:r>
    </w:p>
    <w:p w14:paraId="468785A6" w14:textId="77777777" w:rsidR="00B37298" w:rsidRDefault="00B37298">
      <w:pPr>
        <w:pStyle w:val="ListParagraph"/>
        <w:numPr>
          <w:ilvl w:val="0"/>
          <w:numId w:val="21"/>
        </w:numPr>
        <w:jc w:val="both"/>
      </w:pPr>
      <w:r>
        <w:t>the rationale for the decision,</w:t>
      </w:r>
    </w:p>
    <w:p w14:paraId="581EFBDB" w14:textId="77777777" w:rsidR="00B37298" w:rsidRDefault="00B37298">
      <w:pPr>
        <w:pStyle w:val="ListParagraph"/>
        <w:numPr>
          <w:ilvl w:val="0"/>
          <w:numId w:val="21"/>
        </w:numPr>
        <w:jc w:val="both"/>
      </w:pPr>
      <w:r>
        <w:t>the risks evaluated, and</w:t>
      </w:r>
    </w:p>
    <w:p w14:paraId="37B0F67F" w14:textId="77777777" w:rsidR="00B37298" w:rsidRDefault="00B37298">
      <w:pPr>
        <w:pStyle w:val="ListParagraph"/>
        <w:numPr>
          <w:ilvl w:val="0"/>
          <w:numId w:val="21"/>
        </w:numPr>
        <w:jc w:val="both"/>
      </w:pPr>
      <w:r>
        <w:t>the structure of the decision process.</w:t>
      </w:r>
    </w:p>
    <w:p w14:paraId="1A2C71F6" w14:textId="33332A28" w:rsidR="00B37298" w:rsidRDefault="00B37298" w:rsidP="00B37298">
      <w:pPr>
        <w:jc w:val="both"/>
      </w:pPr>
      <w:r>
        <w:t>This transparency enhances accountability. Clear communication also strengthens transmission: when markets understand how policy responds to risks, expectations adjust more effectively.</w:t>
      </w:r>
    </w:p>
    <w:p w14:paraId="361CABA1" w14:textId="77777777" w:rsidR="00B37298" w:rsidRPr="000451A7" w:rsidRDefault="00B37298" w:rsidP="00B37298">
      <w:pPr>
        <w:jc w:val="both"/>
        <w:rPr>
          <w:b/>
          <w:bCs/>
        </w:rPr>
      </w:pPr>
      <w:r w:rsidRPr="000451A7">
        <w:rPr>
          <w:b/>
          <w:bCs/>
        </w:rPr>
        <w:t>7.</w:t>
      </w:r>
      <w:r>
        <w:rPr>
          <w:b/>
          <w:bCs/>
        </w:rPr>
        <w:t xml:space="preserve"> </w:t>
      </w:r>
      <w:r w:rsidRPr="000451A7">
        <w:rPr>
          <w:b/>
          <w:bCs/>
        </w:rPr>
        <w:t>Conclusion - Institutional Discipline as Prudence</w:t>
      </w:r>
    </w:p>
    <w:p w14:paraId="04F12159" w14:textId="77777777" w:rsidR="00B37298" w:rsidRDefault="00B37298" w:rsidP="00B37298">
      <w:pPr>
        <w:jc w:val="both"/>
      </w:pPr>
      <w: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Default="00B37298" w:rsidP="00B37298">
      <w:r>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Default="00B37298" w:rsidP="00B37298"/>
    <w:p w14:paraId="315CAC31" w14:textId="14B18F52" w:rsidR="00755B5D" w:rsidRPr="009659F4" w:rsidRDefault="00755B5D" w:rsidP="00B37298">
      <w:pPr>
        <w:rPr>
          <w:b/>
          <w:bCs/>
        </w:rPr>
      </w:pPr>
      <w:r w:rsidRPr="009659F4">
        <w:rPr>
          <w:b/>
          <w:bCs/>
        </w:rPr>
        <w:t>Literature &amp; Further Reading</w:t>
      </w:r>
    </w:p>
    <w:p w14:paraId="4B469E47" w14:textId="77777777" w:rsidR="00755B5D" w:rsidRPr="000451A7" w:rsidRDefault="00755B5D">
      <w:pPr>
        <w:numPr>
          <w:ilvl w:val="0"/>
          <w:numId w:val="12"/>
        </w:numPr>
      </w:pPr>
      <w:r w:rsidRPr="00F7439B">
        <w:t>Better Policy Project (2023). </w:t>
      </w:r>
      <w:r w:rsidRPr="00F7439B">
        <w:rPr>
          <w:i/>
          <w:iCs/>
        </w:rPr>
        <w:t>The Prudent Risk Management Approach to Price Stability.</w:t>
      </w:r>
    </w:p>
    <w:p w14:paraId="6F32F8C2" w14:textId="77777777" w:rsidR="00755B5D" w:rsidRPr="00416680" w:rsidRDefault="00755B5D">
      <w:pPr>
        <w:pStyle w:val="ListParagraph"/>
        <w:numPr>
          <w:ilvl w:val="0"/>
          <w:numId w:val="12"/>
        </w:numPr>
        <w:spacing w:before="227" w:line="312" w:lineRule="auto"/>
        <w:ind w:right="524"/>
      </w:pPr>
      <w:r w:rsidRPr="00B95FC1">
        <w:lastRenderedPageBreak/>
        <w:t>Laxton, D., Galstyan, M., and Avagyan, V. January 2024</w:t>
      </w:r>
      <w:r>
        <w:t>.</w:t>
      </w:r>
      <w:r w:rsidRPr="00456ABE">
        <w:rPr>
          <w:spacing w:val="80"/>
        </w:rPr>
        <w:t xml:space="preserve"> </w:t>
      </w:r>
      <w:hyperlink r:id="rId70" w:history="1">
        <w:r w:rsidRPr="00B82288">
          <w:rPr>
            <w:rStyle w:val="Hyperlink"/>
            <w:iCs/>
          </w:rPr>
          <w:t>Prudent Risk Management Approach to Monetary Policy: Theory and Practice of FPAS Mark II at the Central Bank of Armenia</w:t>
        </w:r>
      </w:hyperlink>
      <w:r w:rsidRPr="00B82288">
        <w:rPr>
          <w:iCs/>
        </w:rPr>
        <w:t>.</w:t>
      </w:r>
    </w:p>
    <w:p w14:paraId="117E2B0F" w14:textId="77777777" w:rsidR="00755B5D" w:rsidRPr="00416680" w:rsidRDefault="00755B5D">
      <w:pPr>
        <w:pStyle w:val="ListParagraph"/>
        <w:numPr>
          <w:ilvl w:val="0"/>
          <w:numId w:val="12"/>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046863D" w14:textId="77777777" w:rsidR="00755B5D" w:rsidRPr="00F7439B" w:rsidRDefault="00755B5D">
      <w:pPr>
        <w:numPr>
          <w:ilvl w:val="0"/>
          <w:numId w:val="12"/>
        </w:numPr>
      </w:pPr>
      <w:r w:rsidRPr="00F7439B">
        <w:t>Freedman, C. &amp; Laxton, D. (2009). </w:t>
      </w:r>
      <w:hyperlink r:id="rId71" w:tgtFrame="_blank" w:history="1">
        <w:r w:rsidRPr="00F7439B">
          <w:rPr>
            <w:rStyle w:val="Hyperlink"/>
          </w:rPr>
          <w:t>Why Inflation Targeting? </w:t>
        </w:r>
      </w:hyperlink>
      <w:r w:rsidRPr="00F7439B">
        <w:t>IMF Working Paper 09/86.</w:t>
      </w:r>
    </w:p>
    <w:p w14:paraId="1C9896F2" w14:textId="77777777" w:rsidR="00755B5D" w:rsidRPr="00F7439B" w:rsidRDefault="00755B5D">
      <w:pPr>
        <w:numPr>
          <w:ilvl w:val="0"/>
          <w:numId w:val="12"/>
        </w:numPr>
      </w:pPr>
      <w:r w:rsidRPr="00F7439B">
        <w:t>Debelle, G. &amp; Laxton, D. (1996). </w:t>
      </w:r>
      <w:hyperlink r:id="rId72" w:tgtFrame="_blank" w:history="1">
        <w:r w:rsidRPr="00F7439B">
          <w:rPr>
            <w:rStyle w:val="Hyperlink"/>
          </w:rPr>
          <w:t>Is the Phillips Curve Really Convex? </w:t>
        </w:r>
      </w:hyperlink>
      <w:r w:rsidRPr="00F7439B">
        <w:t>IMF WP/96/111.</w:t>
      </w:r>
    </w:p>
    <w:p w14:paraId="24E39204" w14:textId="77777777" w:rsidR="00755B5D" w:rsidRPr="00F7439B" w:rsidRDefault="00755B5D">
      <w:pPr>
        <w:numPr>
          <w:ilvl w:val="0"/>
          <w:numId w:val="12"/>
        </w:numPr>
      </w:pPr>
      <w:r w:rsidRPr="00F7439B">
        <w:t>Friedman, M. (1968). </w:t>
      </w:r>
      <w:hyperlink r:id="rId73" w:tgtFrame="_blank" w:history="1">
        <w:r w:rsidRPr="00F7439B">
          <w:rPr>
            <w:rStyle w:val="Hyperlink"/>
          </w:rPr>
          <w:t>The Role of Monetary Policy. </w:t>
        </w:r>
      </w:hyperlink>
      <w:r w:rsidRPr="00F7439B">
        <w:t>American Economic Review.</w:t>
      </w:r>
    </w:p>
    <w:p w14:paraId="225BA885" w14:textId="0EDE0682" w:rsidR="00755B5D" w:rsidRDefault="00755B5D">
      <w:pPr>
        <w:numPr>
          <w:ilvl w:val="0"/>
          <w:numId w:val="12"/>
        </w:numPr>
      </w:pPr>
      <w:r w:rsidRPr="00F7439B">
        <w:t>Bernanke, B. (2024). </w:t>
      </w:r>
      <w:hyperlink r:id="rId74" w:tgtFrame="_blank" w:history="1">
        <w:r w:rsidRPr="00F7439B">
          <w:rPr>
            <w:rStyle w:val="Hyperlink"/>
          </w:rPr>
          <w:t>Forecasting for Monetary Policy Making and Communication at the Bank of England. </w:t>
        </w:r>
      </w:hyperlink>
      <w:r w:rsidRPr="00F7439B">
        <w:t>Bank of England Review.</w:t>
      </w:r>
    </w:p>
    <w:p w14:paraId="552C8CEB" w14:textId="21FDD832" w:rsidR="00896F7E" w:rsidRPr="00896F7E" w:rsidRDefault="00000000" w:rsidP="000451A7">
      <w:pPr>
        <w:jc w:val="both"/>
      </w:pPr>
      <w:r>
        <w:pict w14:anchorId="54F8259A">
          <v:rect id="_x0000_i1035" style="width:0;height:1.5pt" o:hralign="center" o:hrstd="t" o:hr="t" fillcolor="#a0a0a0" stroked="f"/>
        </w:pict>
      </w:r>
    </w:p>
    <w:p w14:paraId="34C06BE6" w14:textId="77777777" w:rsidR="00896F7E" w:rsidRDefault="00896F7E" w:rsidP="00A4792F">
      <w:pPr>
        <w:rPr>
          <w:b/>
          <w:bCs/>
        </w:rPr>
      </w:pPr>
    </w:p>
    <w:p w14:paraId="085203CA" w14:textId="333E08DF" w:rsidR="006C5AF8" w:rsidRDefault="00DA01B0" w:rsidP="00A4792F">
      <w:pPr>
        <w:rPr>
          <w:b/>
          <w:bCs/>
        </w:rPr>
      </w:pPr>
      <w:r>
        <w:rPr>
          <w:b/>
          <w:bCs/>
        </w:rPr>
        <w:t>Script</w:t>
      </w:r>
    </w:p>
    <w:p w14:paraId="0AA60CDA" w14:textId="77777777" w:rsidR="00B37298" w:rsidRDefault="00B37298" w:rsidP="00B37298">
      <w:pPr>
        <w:jc w:val="both"/>
      </w:pPr>
      <w:r>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Default="00B37298" w:rsidP="00B37298">
      <w:pPr>
        <w:jc w:val="both"/>
      </w:pPr>
      <w:r>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Default="00B37298" w:rsidP="00B37298">
      <w:pPr>
        <w:jc w:val="both"/>
      </w:pPr>
      <w:r>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w:t>
      </w:r>
      <w:r>
        <w:lastRenderedPageBreak/>
        <w:t>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6A7266B4" w14:textId="77777777" w:rsidR="00B37298" w:rsidRDefault="00B37298" w:rsidP="00B37298">
      <w:pPr>
        <w:jc w:val="both"/>
      </w:pPr>
      <w:r>
        <w:t xml:space="preserve">The first stage of the policy round is devoted to developing a well-grounded assessment of the current economic environment. Although the Staff monitors a wide range of timely indicators—including inflation dynamics, </w:t>
      </w:r>
      <w:proofErr w:type="spellStart"/>
      <w:r>
        <w:t>labor</w:t>
      </w:r>
      <w:proofErr w:type="spellEnd"/>
      <w:r>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Default="00B37298" w:rsidP="00B37298">
      <w:pPr>
        <w:jc w:val="both"/>
      </w:pPr>
      <w: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Default="00B37298" w:rsidP="00B37298">
      <w:pPr>
        <w:jc w:val="both"/>
      </w:pPr>
      <w: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Default="00B37298" w:rsidP="00B37298">
      <w:pPr>
        <w:jc w:val="both"/>
      </w:pPr>
      <w: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Default="00B37298" w:rsidP="00B37298">
      <w:pPr>
        <w:jc w:val="both"/>
      </w:pPr>
      <w:r>
        <w:lastRenderedPageBreak/>
        <w:t>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expert-</w:t>
      </w:r>
      <w:proofErr w:type="gramStart"/>
      <w:r>
        <w:t>driven:</w:t>
      </w:r>
      <w:proofErr w:type="gramEnd"/>
      <w:r>
        <w:t xml:space="preserve"> they rely on economic expertise, sectoral knowledge, and careful interpretation to ensure that each scenario is plausible and analytically sound.</w:t>
      </w:r>
    </w:p>
    <w:p w14:paraId="49782671" w14:textId="77777777" w:rsidR="00B37298" w:rsidRDefault="00B37298" w:rsidP="00B37298">
      <w:pPr>
        <w:jc w:val="both"/>
      </w:pPr>
      <w:r>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Default="00B37298" w:rsidP="00B37298">
      <w:pPr>
        <w:jc w:val="both"/>
      </w:pPr>
      <w:r>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Default="00B37298">
      <w:pPr>
        <w:pStyle w:val="ListParagraph"/>
        <w:numPr>
          <w:ilvl w:val="0"/>
          <w:numId w:val="58"/>
        </w:numPr>
        <w:jc w:val="both"/>
      </w:pPr>
      <w:r>
        <w:t>the policy action the member supports,</w:t>
      </w:r>
    </w:p>
    <w:p w14:paraId="2C9D11CA" w14:textId="6AAF98AA" w:rsidR="00B37298" w:rsidRDefault="00B37298">
      <w:pPr>
        <w:pStyle w:val="ListParagraph"/>
        <w:numPr>
          <w:ilvl w:val="0"/>
          <w:numId w:val="58"/>
        </w:numPr>
        <w:jc w:val="both"/>
      </w:pPr>
      <w:r>
        <w:t>how this action fits with their judgment about the way the economy is likely to evolve and the risks they consider most salient, and</w:t>
      </w:r>
    </w:p>
    <w:p w14:paraId="20C04927" w14:textId="592B128F" w:rsidR="00B37298" w:rsidRDefault="00B37298">
      <w:pPr>
        <w:pStyle w:val="ListParagraph"/>
        <w:numPr>
          <w:ilvl w:val="0"/>
          <w:numId w:val="58"/>
        </w:numPr>
        <w:jc w:val="both"/>
      </w:pPr>
      <w:r>
        <w:t>their readiness to adjust the policy stance should incoming information alter the economic landscape.</w:t>
      </w:r>
    </w:p>
    <w:p w14:paraId="0BC31DAF" w14:textId="77777777" w:rsidR="00B37298" w:rsidRDefault="00B37298" w:rsidP="00B37298">
      <w:pPr>
        <w:jc w:val="both"/>
      </w:pPr>
      <w:r>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Default="00B37298" w:rsidP="00B37298">
      <w:pPr>
        <w:jc w:val="both"/>
      </w:pPr>
      <w:r>
        <w:t xml:space="preserve">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w:t>
      </w:r>
      <w:r>
        <w:lastRenderedPageBreak/>
        <w:t>systems that handle uncertainty systematically. In this way, Armenia has set a new global standard for how small, agile institutions can lead the next generation of inflation-targeting frameworks.</w:t>
      </w:r>
    </w:p>
    <w:p w14:paraId="76A33319" w14:textId="2D3D6867" w:rsidR="006C5AF8" w:rsidRDefault="006C5AF8" w:rsidP="00B37298">
      <w:pPr>
        <w:jc w:val="both"/>
      </w:pPr>
      <w:r w:rsidRPr="00F76F78">
        <w:t xml:space="preserve">Thank you for watching, and I would like to acknowledge </w:t>
      </w:r>
      <w:r w:rsidRPr="00F76F78">
        <w:rPr>
          <w:b/>
          <w:bCs/>
        </w:rPr>
        <w:t xml:space="preserve">Douglas Laxton, Jared Laxton, </w:t>
      </w:r>
      <w:r w:rsidR="00DF197D" w:rsidRPr="00DF197D">
        <w:rPr>
          <w:b/>
          <w:bCs/>
        </w:rPr>
        <w:t>Asya Kostanyan</w:t>
      </w:r>
      <w:r w:rsidRPr="00F76F78">
        <w:rPr>
          <w:b/>
          <w:bCs/>
        </w:rPr>
        <w:t xml:space="preserve">, and </w:t>
      </w:r>
      <w:r w:rsidR="00DF197D" w:rsidRPr="00DF197D">
        <w:rPr>
          <w:b/>
          <w:bCs/>
        </w:rPr>
        <w:t>Sopio Mkervalidze</w:t>
      </w:r>
      <w:r w:rsidRPr="00F76F78">
        <w:t xml:space="preserve"> at the </w:t>
      </w:r>
      <w:r w:rsidRPr="00F76F78">
        <w:rPr>
          <w:b/>
          <w:bCs/>
        </w:rPr>
        <w:t>Global Forecasting School</w:t>
      </w:r>
      <w:r w:rsidRPr="00F76F78">
        <w:t xml:space="preserve"> for their guidance and support in producing this video.</w:t>
      </w:r>
    </w:p>
    <w:p w14:paraId="6DEC45C2" w14:textId="77777777" w:rsidR="006C5AF8" w:rsidRDefault="006C5AF8" w:rsidP="00A4792F">
      <w:pPr>
        <w:rPr>
          <w:b/>
          <w:bCs/>
        </w:rPr>
      </w:pPr>
      <w:r w:rsidRPr="00B07A92">
        <w:rPr>
          <w:b/>
          <w:bCs/>
        </w:rPr>
        <w:t>See you there.</w:t>
      </w:r>
    </w:p>
    <w:p w14:paraId="1C3D1119" w14:textId="77777777" w:rsidR="006C5AF8" w:rsidRDefault="006C5AF8" w:rsidP="00A4792F">
      <w:pPr>
        <w:rPr>
          <w:b/>
          <w:bCs/>
        </w:rPr>
      </w:pPr>
    </w:p>
    <w:p w14:paraId="6DC5BC07" w14:textId="77777777" w:rsidR="006C5AF8" w:rsidRDefault="006C5AF8" w:rsidP="00A4792F">
      <w:pPr>
        <w:rPr>
          <w:b/>
          <w:bCs/>
        </w:rPr>
      </w:pPr>
    </w:p>
    <w:p w14:paraId="76D3A406" w14:textId="77777777" w:rsidR="006C5AF8" w:rsidRDefault="006C5AF8"/>
    <w:p w14:paraId="113EC83E" w14:textId="1D7AC42C" w:rsidR="006C5AF8" w:rsidRDefault="006C5AF8">
      <w:r>
        <w:br w:type="page"/>
      </w:r>
    </w:p>
    <w:p w14:paraId="41935754" w14:textId="0CFE5F56" w:rsidR="006C5AF8" w:rsidRPr="0055575B" w:rsidRDefault="00B864BA" w:rsidP="002C62BB">
      <w:pPr>
        <w:pStyle w:val="Heading1"/>
      </w:pPr>
      <w:bookmarkStart w:id="25" w:name="_Toc214436078"/>
      <w:bookmarkStart w:id="26" w:name="_Toc214669669"/>
      <w:r>
        <w:lastRenderedPageBreak/>
        <w:t>Video 1</w:t>
      </w:r>
      <w:r w:rsidR="00085647">
        <w:t>0</w:t>
      </w:r>
      <w:r>
        <w:t xml:space="preserve"> - </w:t>
      </w:r>
      <w:r w:rsidR="006C5AF8" w:rsidRPr="0055575B">
        <w:t>Building Scenarios: The 3R Principle</w:t>
      </w:r>
      <w:bookmarkEnd w:id="25"/>
      <w:bookmarkEnd w:id="26"/>
    </w:p>
    <w:p w14:paraId="4C8A031D" w14:textId="77777777" w:rsidR="006C5AF8" w:rsidRDefault="006C5AF8" w:rsidP="00A4792F">
      <w:pPr>
        <w:jc w:val="center"/>
        <w:rPr>
          <w:b/>
          <w:bCs/>
        </w:rPr>
      </w:pPr>
    </w:p>
    <w:p w14:paraId="65A641F4" w14:textId="77777777" w:rsidR="006C5AF8" w:rsidRDefault="006C5AF8" w:rsidP="00A4792F">
      <w:pPr>
        <w:rPr>
          <w:b/>
          <w:bCs/>
        </w:rPr>
      </w:pPr>
      <w:r>
        <w:rPr>
          <w:b/>
          <w:bCs/>
        </w:rPr>
        <w:t>Susanna Grigoryan</w:t>
      </w:r>
    </w:p>
    <w:p w14:paraId="363D265A" w14:textId="77777777" w:rsidR="006C5AF8" w:rsidRPr="009659F4" w:rsidRDefault="006C5AF8" w:rsidP="00A4792F">
      <w:pPr>
        <w:rPr>
          <w:b/>
          <w:bCs/>
        </w:rPr>
      </w:pPr>
      <w:r w:rsidRPr="009659F4">
        <w:rPr>
          <w:b/>
          <w:bCs/>
        </w:rPr>
        <w:t>Recent Staff Member, Monetary Policy Department, Central Bank of Armenia</w:t>
      </w:r>
    </w:p>
    <w:p w14:paraId="62F51612" w14:textId="77777777" w:rsidR="006C5AF8" w:rsidRPr="009659F4" w:rsidRDefault="006C5AF8" w:rsidP="00A4792F">
      <w:pPr>
        <w:rPr>
          <w:b/>
          <w:bCs/>
        </w:rPr>
      </w:pPr>
      <w:r w:rsidRPr="009659F4">
        <w:rPr>
          <w:b/>
          <w:bCs/>
        </w:rPr>
        <w:t>Student, Global Forecasting School</w:t>
      </w:r>
    </w:p>
    <w:p w14:paraId="6F5CA666" w14:textId="77777777" w:rsidR="006C5AF8" w:rsidRDefault="006C5AF8" w:rsidP="00A4792F">
      <w:pPr>
        <w:rPr>
          <w:b/>
          <w:bCs/>
        </w:rPr>
      </w:pPr>
      <w:r>
        <w:rPr>
          <w:b/>
          <w:bCs/>
        </w:rPr>
        <w:t xml:space="preserve">November </w:t>
      </w:r>
      <w:r w:rsidRPr="009659F4">
        <w:rPr>
          <w:b/>
          <w:bCs/>
        </w:rPr>
        <w:t>2025</w:t>
      </w:r>
    </w:p>
    <w:p w14:paraId="57834343" w14:textId="77777777" w:rsidR="00896F7E" w:rsidRDefault="00896F7E" w:rsidP="00A4792F">
      <w:pPr>
        <w:rPr>
          <w:b/>
          <w:bCs/>
        </w:rPr>
      </w:pPr>
    </w:p>
    <w:p w14:paraId="0EBB12C4" w14:textId="77777777" w:rsidR="00896F7E" w:rsidRDefault="00896F7E" w:rsidP="00896F7E">
      <w:pPr>
        <w:rPr>
          <w:ins w:id="27" w:author="Asya Kostanyan" w:date="2025-11-25T19:47:00Z" w16du:dateUtc="2025-11-25T19:47:00Z"/>
          <w:b/>
          <w:bCs/>
        </w:rPr>
      </w:pPr>
      <w:r w:rsidRPr="00896F7E">
        <w:rPr>
          <w:b/>
          <w:bCs/>
        </w:rPr>
        <w:t>Note</w:t>
      </w:r>
    </w:p>
    <w:p w14:paraId="6C96C9F3" w14:textId="33B93C99" w:rsidR="006726EC" w:rsidRDefault="006726EC" w:rsidP="006726EC">
      <w:pPr>
        <w:jc w:val="both"/>
        <w:rPr>
          <w:ins w:id="28" w:author="Asya Kostanyan" w:date="2025-11-25T19:47:00Z" w16du:dateUtc="2025-11-25T19:47:00Z"/>
        </w:rPr>
      </w:pPr>
      <w:ins w:id="29" w:author="Asya Kostanyan" w:date="2025-11-25T19:47:00Z" w16du:dateUtc="2025-11-25T19:47:00Z">
        <w:r>
          <w:t>1. The 3R Principle - Related, Relevant, Realistic</w:t>
        </w:r>
      </w:ins>
    </w:p>
    <w:p w14:paraId="6FCE509B" w14:textId="77777777" w:rsidR="006726EC" w:rsidRPr="000D59FD" w:rsidRDefault="006726EC" w:rsidP="006726EC">
      <w:pPr>
        <w:jc w:val="both"/>
        <w:rPr>
          <w:ins w:id="30" w:author="Asya Kostanyan" w:date="2025-11-25T19:47:00Z" w16du:dateUtc="2025-11-25T19:47:00Z"/>
        </w:rPr>
      </w:pPr>
      <w:ins w:id="31" w:author="Asya Kostanyan" w:date="2025-11-25T19:47:00Z" w16du:dateUtc="2025-11-25T19:47:00Z">
        <w:r w:rsidRPr="000D59FD">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ins>
    </w:p>
    <w:p w14:paraId="58F748B6" w14:textId="77777777" w:rsidR="006726EC" w:rsidRPr="000D59FD" w:rsidRDefault="006726EC" w:rsidP="006726EC">
      <w:pPr>
        <w:jc w:val="both"/>
        <w:rPr>
          <w:ins w:id="32" w:author="Asya Kostanyan" w:date="2025-11-25T19:47:00Z" w16du:dateUtc="2025-11-25T19:47:00Z"/>
        </w:rPr>
      </w:pPr>
      <w:ins w:id="33" w:author="Asya Kostanyan" w:date="2025-11-25T19:47:00Z" w16du:dateUtc="2025-11-25T19:47:00Z">
        <w:r w:rsidRPr="000D59FD">
          <w:t xml:space="preserve">FPAS Mark II employs a structured filter—the </w:t>
        </w:r>
        <w:r w:rsidRPr="000D59FD">
          <w:rPr>
            <w:b/>
            <w:bCs/>
          </w:rPr>
          <w:t>Three-R</w:t>
        </w:r>
        <w:r>
          <w:rPr>
            <w:b/>
            <w:bCs/>
          </w:rPr>
          <w:t xml:space="preserve"> (3R)</w:t>
        </w:r>
        <w:r w:rsidRPr="000D59FD">
          <w:rPr>
            <w:b/>
            <w:bCs/>
          </w:rPr>
          <w:t xml:space="preserve"> approach</w:t>
        </w:r>
        <w:r w:rsidRPr="000D59FD">
          <w:t>—to determine which scenarios are worth considering in policy deliberations. A scenario must be:</w:t>
        </w:r>
      </w:ins>
    </w:p>
    <w:p w14:paraId="21AD5871" w14:textId="77777777" w:rsidR="006726EC" w:rsidRPr="007E4B18" w:rsidRDefault="006726EC" w:rsidP="006726EC">
      <w:pPr>
        <w:jc w:val="both"/>
        <w:rPr>
          <w:ins w:id="34" w:author="Asya Kostanyan" w:date="2025-11-25T19:47:00Z" w16du:dateUtc="2025-11-25T19:47:00Z"/>
          <w:b/>
          <w:bCs/>
        </w:rPr>
      </w:pPr>
      <w:ins w:id="35" w:author="Asya Kostanyan" w:date="2025-11-25T19:47:00Z" w16du:dateUtc="2025-11-25T19:47:00Z">
        <w:r>
          <w:rPr>
            <w:b/>
            <w:bCs/>
          </w:rPr>
          <w:t xml:space="preserve">1. </w:t>
        </w:r>
        <w:r w:rsidRPr="007E4B18">
          <w:rPr>
            <w:b/>
            <w:bCs/>
          </w:rPr>
          <w:t>Related</w:t>
        </w:r>
        <w:r w:rsidRPr="000D59FD">
          <w:rPr>
            <w:b/>
            <w:bCs/>
          </w:rPr>
          <w:t xml:space="preserve">: </w:t>
        </w:r>
        <w:r w:rsidRPr="000D59FD">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ins>
    </w:p>
    <w:p w14:paraId="1226B73A" w14:textId="77777777" w:rsidR="006726EC" w:rsidRPr="000D59FD" w:rsidRDefault="006726EC" w:rsidP="006726EC">
      <w:pPr>
        <w:jc w:val="both"/>
        <w:rPr>
          <w:ins w:id="36" w:author="Asya Kostanyan" w:date="2025-11-25T19:47:00Z" w16du:dateUtc="2025-11-25T19:47:00Z"/>
        </w:rPr>
      </w:pPr>
      <w:ins w:id="37" w:author="Asya Kostanyan" w:date="2025-11-25T19:47:00Z" w16du:dateUtc="2025-11-25T19:47:00Z">
        <w:r w:rsidRPr="000D59FD">
          <w:rPr>
            <w:b/>
            <w:bCs/>
          </w:rPr>
          <w:t>2. Realistic</w:t>
        </w:r>
        <w:r>
          <w:rPr>
            <w:b/>
            <w:bCs/>
          </w:rPr>
          <w:t xml:space="preserve">: </w:t>
        </w:r>
        <w:r w:rsidRPr="000D59FD">
          <w:t xml:space="preserve">It must describe an evolution of the economy that </w:t>
        </w:r>
        <w:r w:rsidRPr="000D59FD">
          <w:rPr>
            <w:i/>
            <w:iCs/>
          </w:rPr>
          <w:t>could reasonably occur</w:t>
        </w:r>
        <w:r w:rsidRPr="000D59FD">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ins>
    </w:p>
    <w:p w14:paraId="724FED2E" w14:textId="77777777" w:rsidR="006726EC" w:rsidRPr="000D59FD" w:rsidRDefault="006726EC" w:rsidP="006726EC">
      <w:pPr>
        <w:jc w:val="both"/>
        <w:rPr>
          <w:ins w:id="38" w:author="Asya Kostanyan" w:date="2025-11-25T19:47:00Z" w16du:dateUtc="2025-11-25T19:47:00Z"/>
        </w:rPr>
      </w:pPr>
      <w:ins w:id="39" w:author="Asya Kostanyan" w:date="2025-11-25T19:47:00Z" w16du:dateUtc="2025-11-25T19:47:00Z">
        <w:r w:rsidRPr="000D59FD">
          <w:rPr>
            <w:b/>
            <w:bCs/>
          </w:rPr>
          <w:t>3. Relevant for Monetary Policy</w:t>
        </w:r>
        <w:r>
          <w:rPr>
            <w:b/>
            <w:bCs/>
          </w:rPr>
          <w:t xml:space="preserve">: </w:t>
        </w:r>
        <w:r w:rsidRPr="000D59FD">
          <w:t xml:space="preserve">It must address risks or developments that would materially affect the conduct of monetary policy over the medium term. If a shock could </w:t>
        </w:r>
        <w:r w:rsidRPr="000D59FD">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ins>
    </w:p>
    <w:p w14:paraId="7F4AF7FE" w14:textId="77777777" w:rsidR="006726EC" w:rsidRPr="000D59FD" w:rsidRDefault="006726EC" w:rsidP="006726EC">
      <w:pPr>
        <w:jc w:val="both"/>
        <w:rPr>
          <w:ins w:id="40" w:author="Asya Kostanyan" w:date="2025-11-25T19:47:00Z" w16du:dateUtc="2025-11-25T19:47:00Z"/>
        </w:rPr>
      </w:pPr>
      <w:ins w:id="41" w:author="Asya Kostanyan" w:date="2025-11-25T19:47:00Z" w16du:dateUtc="2025-11-25T19:47:00Z">
        <w:r w:rsidRPr="000D59FD">
          <w:t xml:space="preserve">Applying the </w:t>
        </w:r>
        <w:r>
          <w:t>3</w:t>
        </w:r>
        <w:r w:rsidRPr="000D59FD">
          <w:t>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ins>
    </w:p>
    <w:p w14:paraId="7A18B5E5" w14:textId="77777777" w:rsidR="006726EC" w:rsidRPr="000D59FD" w:rsidRDefault="006726EC" w:rsidP="006726EC">
      <w:pPr>
        <w:jc w:val="both"/>
        <w:rPr>
          <w:ins w:id="42" w:author="Asya Kostanyan" w:date="2025-11-25T19:47:00Z" w16du:dateUtc="2025-11-25T19:47:00Z"/>
        </w:rPr>
      </w:pPr>
      <w:ins w:id="43" w:author="Asya Kostanyan" w:date="2025-11-25T19:47:00Z" w16du:dateUtc="2025-11-25T19:47:00Z">
        <w:r w:rsidRPr="000D59FD">
          <w:t xml:space="preserve">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w:t>
        </w:r>
        <w:r>
          <w:t>3</w:t>
        </w:r>
        <w:r w:rsidRPr="000D59FD">
          <w:t>R principles.</w:t>
        </w:r>
      </w:ins>
    </w:p>
    <w:p w14:paraId="5EB48AA3" w14:textId="77777777" w:rsidR="006726EC" w:rsidRDefault="006726EC" w:rsidP="00896F7E">
      <w:pPr>
        <w:rPr>
          <w:b/>
          <w:bCs/>
        </w:rPr>
      </w:pPr>
    </w:p>
    <w:p w14:paraId="1CDEAAC5" w14:textId="43187810" w:rsidR="00F445A0" w:rsidRPr="00F445A0" w:rsidRDefault="00F445A0" w:rsidP="00F445A0">
      <w:pPr>
        <w:jc w:val="both"/>
        <w:rPr>
          <w:b/>
          <w:bCs/>
        </w:rPr>
      </w:pPr>
      <w:del w:id="44" w:author="Asya Kostanyan" w:date="2025-11-25T19:47:00Z" w16du:dateUtc="2025-11-25T19:47:00Z">
        <w:r w:rsidRPr="00F445A0" w:rsidDel="006726EC">
          <w:rPr>
            <w:b/>
            <w:bCs/>
          </w:rPr>
          <w:delText>1</w:delText>
        </w:r>
      </w:del>
      <w:ins w:id="45" w:author="Asya Kostanyan" w:date="2025-11-25T19:47:00Z" w16du:dateUtc="2025-11-25T19:47:00Z">
        <w:r w:rsidR="006726EC">
          <w:rPr>
            <w:b/>
            <w:bCs/>
          </w:rPr>
          <w:t>2</w:t>
        </w:r>
      </w:ins>
      <w:r w:rsidRPr="00F445A0">
        <w:rPr>
          <w:b/>
          <w:bCs/>
        </w:rPr>
        <w:t>.</w:t>
      </w:r>
      <w:r>
        <w:rPr>
          <w:b/>
          <w:bCs/>
        </w:rPr>
        <w:t xml:space="preserve"> </w:t>
      </w:r>
      <w:del w:id="46" w:author="Asya Kostanyan" w:date="2025-11-25T19:47:00Z" w16du:dateUtc="2025-11-25T19:47:00Z">
        <w:r w:rsidRPr="00F445A0" w:rsidDel="006726EC">
          <w:rPr>
            <w:b/>
            <w:bCs/>
          </w:rPr>
          <w:delText xml:space="preserve">Introduction – </w:delText>
        </w:r>
      </w:del>
      <w:r w:rsidRPr="00F445A0">
        <w:rPr>
          <w:b/>
          <w:bCs/>
        </w:rPr>
        <w:t>Why Communication Defines Credibility</w:t>
      </w:r>
    </w:p>
    <w:p w14:paraId="254A0E13" w14:textId="36D2624C" w:rsidR="00F445A0" w:rsidRDefault="00F445A0" w:rsidP="00F445A0">
      <w:pPr>
        <w:jc w:val="both"/>
      </w:pPr>
      <w:r>
        <w:t>In FPAS Mark II, credibility is no longer measured by the central bank’s ability to predict short</w:t>
      </w:r>
      <w:r w:rsidR="001B005F">
        <w:t>-</w:t>
      </w:r>
      <w:r>
        <w:t>term inflation with precision. Instead, credibility emerges from transparency: how clearly the central bank explains uncertainty, how consistently it applies its analytical framework, and how responsibly it manages risks.</w:t>
      </w:r>
    </w:p>
    <w:p w14:paraId="2953D7BE" w14:textId="4843DDB2" w:rsidR="00F445A0" w:rsidRDefault="00F445A0" w:rsidP="00F445A0">
      <w:pPr>
        <w:jc w:val="both"/>
      </w:pPr>
      <w:r>
        <w:t xml:space="preserve">Communication is not supplementary-it’s integral. In a world shaped by persistent shocks and nonlinear dynamics, credibility must be earned continuously through clarity, discipline, and </w:t>
      </w:r>
      <w:del w:id="47" w:author="Asya Kostanyan" w:date="2025-11-25T19:06:00Z" w16du:dateUtc="2025-11-25T19:06:00Z">
        <w:r w:rsidDel="009754AB">
          <w:delText xml:space="preserve">honesty </w:delText>
        </w:r>
      </w:del>
      <w:ins w:id="48" w:author="Asya Kostanyan" w:date="2025-11-25T19:22:00Z" w16du:dateUtc="2025-11-25T19:22:00Z">
        <w:r w:rsidR="006679C0">
          <w:t>communication</w:t>
        </w:r>
      </w:ins>
      <w:ins w:id="49" w:author="Asya Kostanyan" w:date="2025-11-25T19:06:00Z" w16du:dateUtc="2025-11-25T19:06:00Z">
        <w:r w:rsidR="009754AB">
          <w:t xml:space="preserve"> </w:t>
        </w:r>
      </w:ins>
      <w:r>
        <w:t>about uncertainty.</w:t>
      </w:r>
    </w:p>
    <w:p w14:paraId="10884E52" w14:textId="5DD0FDEA" w:rsidR="00F445A0" w:rsidRPr="00F445A0" w:rsidRDefault="006726EC" w:rsidP="00F445A0">
      <w:pPr>
        <w:jc w:val="both"/>
        <w:rPr>
          <w:b/>
          <w:bCs/>
        </w:rPr>
      </w:pPr>
      <w:ins w:id="50" w:author="Asya Kostanyan" w:date="2025-11-25T19:48:00Z" w16du:dateUtc="2025-11-25T19:48:00Z">
        <w:r>
          <w:rPr>
            <w:b/>
            <w:bCs/>
          </w:rPr>
          <w:t>3</w:t>
        </w:r>
      </w:ins>
      <w:del w:id="51" w:author="Asya Kostanyan" w:date="2025-11-25T19:48:00Z" w16du:dateUtc="2025-11-25T19:48:00Z">
        <w:r w:rsidR="00F445A0" w:rsidRPr="00F445A0" w:rsidDel="006726EC">
          <w:rPr>
            <w:b/>
            <w:bCs/>
          </w:rPr>
          <w:delText>2</w:delText>
        </w:r>
      </w:del>
      <w:r w:rsidR="00F445A0" w:rsidRPr="00F445A0">
        <w:rPr>
          <w:b/>
          <w:bCs/>
        </w:rPr>
        <w:t>.</w:t>
      </w:r>
      <w:r w:rsidR="00F445A0">
        <w:rPr>
          <w:b/>
          <w:bCs/>
        </w:rPr>
        <w:t xml:space="preserve"> </w:t>
      </w:r>
      <w:r w:rsidR="00F445A0" w:rsidRPr="00F445A0">
        <w:rPr>
          <w:b/>
          <w:bCs/>
        </w:rPr>
        <w:t>The Credibility Cycle</w:t>
      </w:r>
    </w:p>
    <w:p w14:paraId="58315F67" w14:textId="77777777" w:rsidR="00F445A0" w:rsidRDefault="00F445A0" w:rsidP="00F445A0">
      <w:pPr>
        <w:jc w:val="both"/>
      </w:pPr>
      <w:r>
        <w:t>Credibility under FPAS Mark II is dynamic. It evolves with every policy round through three reinforcing pillars:</w:t>
      </w:r>
    </w:p>
    <w:p w14:paraId="7925D46C" w14:textId="4E4832E5" w:rsidR="00F445A0" w:rsidRDefault="00F445A0">
      <w:pPr>
        <w:pStyle w:val="ListParagraph"/>
        <w:numPr>
          <w:ilvl w:val="0"/>
          <w:numId w:val="24"/>
        </w:numPr>
        <w:jc w:val="both"/>
      </w:pPr>
      <w:r>
        <w:t>Consistency - Aligning the analytical framework, policy stance, and communication.</w:t>
      </w:r>
    </w:p>
    <w:p w14:paraId="3B53238D" w14:textId="4D8B085D" w:rsidR="00F445A0" w:rsidRDefault="00F445A0">
      <w:pPr>
        <w:pStyle w:val="ListParagraph"/>
        <w:numPr>
          <w:ilvl w:val="0"/>
          <w:numId w:val="23"/>
        </w:numPr>
        <w:jc w:val="both"/>
      </w:pPr>
      <w:r>
        <w:t>Transparency - Explaining uncertainty, trade-offs, and the rationale for decisions.</w:t>
      </w:r>
    </w:p>
    <w:p w14:paraId="7F87BCD9" w14:textId="5BE56189" w:rsidR="00F445A0" w:rsidRDefault="00F445A0">
      <w:pPr>
        <w:pStyle w:val="ListParagraph"/>
        <w:numPr>
          <w:ilvl w:val="0"/>
          <w:numId w:val="23"/>
        </w:numPr>
        <w:jc w:val="both"/>
      </w:pPr>
      <w:r>
        <w:t>Accountability - Reviewing past projections and publicly reporting results.</w:t>
      </w:r>
    </w:p>
    <w:p w14:paraId="5760BBD7" w14:textId="73E3B750" w:rsidR="00F445A0" w:rsidRDefault="00F445A0" w:rsidP="00F445A0">
      <w:pPr>
        <w:jc w:val="both"/>
      </w:pPr>
      <w:r>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C8249D1" w14:textId="77777777" w:rsidR="00F445A0" w:rsidDel="006726EC" w:rsidRDefault="00F445A0" w:rsidP="00F445A0">
      <w:pPr>
        <w:jc w:val="both"/>
        <w:rPr>
          <w:del w:id="52" w:author="Asya Kostanyan" w:date="2025-11-25T19:47:00Z" w16du:dateUtc="2025-11-25T19:47:00Z"/>
        </w:rPr>
      </w:pPr>
    </w:p>
    <w:p w14:paraId="1CDA39A7" w14:textId="7533F786" w:rsidR="00F445A0" w:rsidDel="006726EC" w:rsidRDefault="00F445A0" w:rsidP="00F445A0">
      <w:pPr>
        <w:jc w:val="both"/>
        <w:rPr>
          <w:del w:id="53" w:author="Asya Kostanyan" w:date="2025-11-25T19:47:00Z" w16du:dateUtc="2025-11-25T19:47:00Z"/>
        </w:rPr>
      </w:pPr>
    </w:p>
    <w:p w14:paraId="351312DA" w14:textId="4C1147AC" w:rsidR="00F445A0" w:rsidRPr="00F445A0" w:rsidRDefault="006726EC" w:rsidP="00F445A0">
      <w:pPr>
        <w:jc w:val="both"/>
        <w:rPr>
          <w:b/>
          <w:bCs/>
        </w:rPr>
      </w:pPr>
      <w:ins w:id="54" w:author="Asya Kostanyan" w:date="2025-11-25T19:48:00Z" w16du:dateUtc="2025-11-25T19:48:00Z">
        <w:r>
          <w:rPr>
            <w:b/>
            <w:bCs/>
          </w:rPr>
          <w:t>4</w:t>
        </w:r>
      </w:ins>
      <w:del w:id="55" w:author="Asya Kostanyan" w:date="2025-11-25T19:48:00Z" w16du:dateUtc="2025-11-25T19:48:00Z">
        <w:r w:rsidR="00F445A0" w:rsidRPr="00F445A0" w:rsidDel="006726EC">
          <w:rPr>
            <w:b/>
            <w:bCs/>
          </w:rPr>
          <w:delText>3</w:delText>
        </w:r>
      </w:del>
      <w:r w:rsidR="00F445A0" w:rsidRPr="00F445A0">
        <w:rPr>
          <w:b/>
          <w:bCs/>
        </w:rPr>
        <w:t>.</w:t>
      </w:r>
      <w:r w:rsidR="00F445A0">
        <w:rPr>
          <w:b/>
          <w:bCs/>
        </w:rPr>
        <w:t xml:space="preserve"> </w:t>
      </w:r>
      <w:r w:rsidR="00F445A0" w:rsidRPr="00F445A0">
        <w:rPr>
          <w:b/>
          <w:bCs/>
        </w:rPr>
        <w:t>How FPAS Mark II Structures Communication</w:t>
      </w:r>
    </w:p>
    <w:p w14:paraId="37C716AE" w14:textId="77777777" w:rsidR="00F445A0" w:rsidRDefault="00F445A0" w:rsidP="00F445A0">
      <w:pPr>
        <w:jc w:val="both"/>
      </w:pPr>
      <w: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Default="00F445A0" w:rsidP="00F445A0">
      <w:pPr>
        <w:jc w:val="both"/>
      </w:pPr>
      <w:r>
        <w:t>Each MPR presents:</w:t>
      </w:r>
    </w:p>
    <w:p w14:paraId="6BFE30C9" w14:textId="2FCA27A5" w:rsidR="00F445A0" w:rsidRDefault="00F445A0">
      <w:pPr>
        <w:pStyle w:val="ListParagraph"/>
        <w:numPr>
          <w:ilvl w:val="0"/>
          <w:numId w:val="22"/>
        </w:numPr>
        <w:jc w:val="both"/>
      </w:pPr>
      <w:r>
        <w:t xml:space="preserve">a </w:t>
      </w:r>
      <w:del w:id="56" w:author="Asya Kostanyan" w:date="2025-11-25T19:09:00Z" w16du:dateUtc="2025-11-25T19:09:00Z">
        <w:r w:rsidDel="009754AB">
          <w:delText xml:space="preserve">baseline </w:delText>
        </w:r>
      </w:del>
      <w:ins w:id="57" w:author="Asya Kostanyan" w:date="2025-11-25T19:09:00Z" w16du:dateUtc="2025-11-25T19:09:00Z">
        <w:r w:rsidR="009754AB">
          <w:t xml:space="preserve">market reference </w:t>
        </w:r>
      </w:ins>
      <w:r>
        <w:t>scenario,</w:t>
      </w:r>
    </w:p>
    <w:p w14:paraId="11A28389" w14:textId="76B838C4" w:rsidR="00F445A0" w:rsidRDefault="00F445A0" w:rsidP="009754AB">
      <w:pPr>
        <w:pStyle w:val="ListParagraph"/>
        <w:numPr>
          <w:ilvl w:val="0"/>
          <w:numId w:val="22"/>
        </w:numPr>
        <w:jc w:val="both"/>
      </w:pPr>
      <w:del w:id="58" w:author="Asya Kostanyan" w:date="2025-11-25T19:10:00Z" w16du:dateUtc="2025-11-25T19:10:00Z">
        <w:r w:rsidDel="009754AB">
          <w:delText>an adverse</w:delText>
        </w:r>
      </w:del>
      <w:ins w:id="59" w:author="Asya Kostanyan" w:date="2025-11-25T19:10:00Z" w16du:dateUtc="2025-11-25T19:10:00Z">
        <w:r w:rsidR="009754AB">
          <w:t>Case A-type</w:t>
        </w:r>
      </w:ins>
      <w:del w:id="60" w:author="Asya Kostanyan" w:date="2025-11-25T19:10:00Z" w16du:dateUtc="2025-11-25T19:10:00Z">
        <w:r w:rsidDel="009754AB">
          <w:delText xml:space="preserve"> </w:delText>
        </w:r>
      </w:del>
      <w:ins w:id="61" w:author="Asya Kostanyan" w:date="2025-11-25T19:10:00Z" w16du:dateUtc="2025-11-25T19:10:00Z">
        <w:r w:rsidR="009754AB">
          <w:t xml:space="preserve"> </w:t>
        </w:r>
      </w:ins>
      <w:r>
        <w:t>scenario</w:t>
      </w:r>
      <w:del w:id="62" w:author="Asya Kostanyan" w:date="2025-11-25T19:11:00Z" w16du:dateUtc="2025-11-25T19:11:00Z">
        <w:r w:rsidDel="009754AB">
          <w:delText>,</w:delText>
        </w:r>
      </w:del>
      <w:ins w:id="63" w:author="Asya Kostanyan" w:date="2025-11-25T19:11:00Z" w16du:dateUtc="2025-11-25T19:11:00Z">
        <w:r w:rsidR="009754AB" w:rsidRPr="009754AB">
          <w:t xml:space="preserve"> </w:t>
        </w:r>
        <w:r w:rsidR="009754AB">
          <w:t>—reflecting narratives about economic and financial developments that would require a higher interest rate path than what is currently priced in financial markets,</w:t>
        </w:r>
      </w:ins>
    </w:p>
    <w:p w14:paraId="03B5E985" w14:textId="0E2CF026" w:rsidR="00F445A0" w:rsidRDefault="009754AB" w:rsidP="009754AB">
      <w:pPr>
        <w:pStyle w:val="ListParagraph"/>
        <w:numPr>
          <w:ilvl w:val="0"/>
          <w:numId w:val="22"/>
        </w:numPr>
        <w:jc w:val="both"/>
      </w:pPr>
      <w:ins w:id="64" w:author="Asya Kostanyan" w:date="2025-11-25T19:10:00Z" w16du:dateUtc="2025-11-25T19:10:00Z">
        <w:r>
          <w:t>Case B-type</w:t>
        </w:r>
        <w:r w:rsidDel="009754AB">
          <w:t xml:space="preserve"> </w:t>
        </w:r>
      </w:ins>
      <w:del w:id="65" w:author="Asya Kostanyan" w:date="2025-11-25T19:10:00Z" w16du:dateUtc="2025-11-25T19:10:00Z">
        <w:r w:rsidR="00F445A0" w:rsidDel="009754AB">
          <w:delText xml:space="preserve">an optimistic </w:delText>
        </w:r>
      </w:del>
      <w:r w:rsidR="00F445A0">
        <w:t>scenario</w:t>
      </w:r>
      <w:ins w:id="66" w:author="Asya Kostanyan" w:date="2025-11-25T19:11:00Z" w16du:dateUtc="2025-11-25T19:11:00Z">
        <w:r>
          <w:t>, which would require a lower policy rate path in the</w:t>
        </w:r>
      </w:ins>
      <w:ins w:id="67" w:author="Asya Kostanyan" w:date="2025-11-25T19:12:00Z" w16du:dateUtc="2025-11-25T19:12:00Z">
        <w:r>
          <w:t xml:space="preserve"> </w:t>
        </w:r>
      </w:ins>
      <w:ins w:id="68" w:author="Asya Kostanyan" w:date="2025-11-25T19:11:00Z" w16du:dateUtc="2025-11-25T19:11:00Z">
        <w:r>
          <w:t xml:space="preserve">medium-term </w:t>
        </w:r>
        <w:proofErr w:type="gramStart"/>
        <w:r>
          <w:t>in order to</w:t>
        </w:r>
        <w:proofErr w:type="gramEnd"/>
        <w:r>
          <w:t xml:space="preserve"> reach price stability</w:t>
        </w:r>
      </w:ins>
      <w:ins w:id="69" w:author="Asya Kostanyan" w:date="2025-11-25T19:12:00Z" w16du:dateUtc="2025-11-25T19:12:00Z">
        <w:r>
          <w:t>.</w:t>
        </w:r>
      </w:ins>
      <w:del w:id="70" w:author="Asya Kostanyan" w:date="2025-11-25T19:11:00Z" w16du:dateUtc="2025-11-25T19:11:00Z">
        <w:r w:rsidR="00F445A0" w:rsidDel="009754AB">
          <w:delText>.</w:delText>
        </w:r>
      </w:del>
    </w:p>
    <w:p w14:paraId="74CC346F" w14:textId="77777777" w:rsidR="00F445A0" w:rsidRDefault="00F445A0" w:rsidP="00F445A0">
      <w:pPr>
        <w:jc w:val="both"/>
      </w:pPr>
      <w:r>
        <w:t>paired with a detailed discussion of risk asymmetries around each. It explains how the least- regrets principle guided the Board’s choice and how the costs of alternative actions were weighed.</w:t>
      </w:r>
    </w:p>
    <w:p w14:paraId="198DAA20" w14:textId="1C5C44E7" w:rsidR="00F445A0" w:rsidRDefault="00F445A0" w:rsidP="00F445A0">
      <w:pPr>
        <w:jc w:val="both"/>
      </w:pPr>
      <w:r>
        <w:t>Press conferences and interviews then reinforce this narrative by emphasizing prudence, learning, and humility rather than false precision.</w:t>
      </w:r>
    </w:p>
    <w:p w14:paraId="6AC453C1" w14:textId="60E6E0F5" w:rsidR="00F445A0" w:rsidRPr="00F445A0" w:rsidRDefault="006726EC" w:rsidP="00F445A0">
      <w:pPr>
        <w:jc w:val="both"/>
        <w:rPr>
          <w:b/>
          <w:bCs/>
        </w:rPr>
      </w:pPr>
      <w:ins w:id="71" w:author="Asya Kostanyan" w:date="2025-11-25T19:48:00Z" w16du:dateUtc="2025-11-25T19:48:00Z">
        <w:r>
          <w:rPr>
            <w:b/>
            <w:bCs/>
          </w:rPr>
          <w:t>5</w:t>
        </w:r>
      </w:ins>
      <w:del w:id="72" w:author="Asya Kostanyan" w:date="2025-11-25T19:48:00Z" w16du:dateUtc="2025-11-25T19:48:00Z">
        <w:r w:rsidR="00F445A0" w:rsidRPr="00F445A0" w:rsidDel="006726EC">
          <w:rPr>
            <w:b/>
            <w:bCs/>
          </w:rPr>
          <w:delText>4</w:delText>
        </w:r>
      </w:del>
      <w:r w:rsidR="00F445A0" w:rsidRPr="00F445A0">
        <w:rPr>
          <w:b/>
          <w:bCs/>
        </w:rPr>
        <w:t>.</w:t>
      </w:r>
      <w:r w:rsidR="00F445A0">
        <w:rPr>
          <w:b/>
          <w:bCs/>
        </w:rPr>
        <w:t xml:space="preserve"> </w:t>
      </w:r>
      <w:r w:rsidR="00F445A0" w:rsidRPr="00F445A0">
        <w:rPr>
          <w:b/>
          <w:bCs/>
        </w:rPr>
        <w:t>Endogenous Credibility: How Communication Reinforces Policy</w:t>
      </w:r>
    </w:p>
    <w:p w14:paraId="08CE13EB" w14:textId="77777777" w:rsidR="00F445A0" w:rsidRDefault="00F445A0" w:rsidP="00F445A0">
      <w:pPr>
        <w:jc w:val="both"/>
      </w:pPr>
      <w:r>
        <w:t xml:space="preserve">Credibility in FPAS Mark II is </w:t>
      </w:r>
      <w:proofErr w:type="gramStart"/>
      <w:r>
        <w:t>endogenous-shaped</w:t>
      </w:r>
      <w:proofErr w:type="gramEnd"/>
      <w:r>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Default="00F445A0" w:rsidP="00F445A0">
      <w:pPr>
        <w:jc w:val="both"/>
      </w:pPr>
      <w: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065C422D" w:rsidR="00F445A0" w:rsidRPr="00F445A0" w:rsidRDefault="006726EC" w:rsidP="00F445A0">
      <w:pPr>
        <w:jc w:val="both"/>
        <w:rPr>
          <w:b/>
          <w:bCs/>
        </w:rPr>
      </w:pPr>
      <w:ins w:id="73" w:author="Asya Kostanyan" w:date="2025-11-25T19:48:00Z" w16du:dateUtc="2025-11-25T19:48:00Z">
        <w:r>
          <w:rPr>
            <w:b/>
            <w:bCs/>
          </w:rPr>
          <w:lastRenderedPageBreak/>
          <w:t>6</w:t>
        </w:r>
      </w:ins>
      <w:del w:id="74" w:author="Asya Kostanyan" w:date="2025-11-25T19:48:00Z" w16du:dateUtc="2025-11-25T19:48:00Z">
        <w:r w:rsidR="00F445A0" w:rsidRPr="00F445A0" w:rsidDel="006726EC">
          <w:rPr>
            <w:b/>
            <w:bCs/>
          </w:rPr>
          <w:delText>5</w:delText>
        </w:r>
      </w:del>
      <w:r w:rsidR="00F445A0" w:rsidRPr="00F445A0">
        <w:rPr>
          <w:b/>
          <w:bCs/>
        </w:rPr>
        <w:t>.</w:t>
      </w:r>
      <w:r w:rsidR="00F445A0">
        <w:rPr>
          <w:b/>
          <w:bCs/>
        </w:rPr>
        <w:t xml:space="preserve"> </w:t>
      </w:r>
      <w:r w:rsidR="00F445A0" w:rsidRPr="00F445A0">
        <w:rPr>
          <w:b/>
          <w:bCs/>
        </w:rPr>
        <w:t>Institutional Design: Internal Accountability</w:t>
      </w:r>
    </w:p>
    <w:p w14:paraId="1D4AB5FC" w14:textId="77777777" w:rsidR="00F445A0" w:rsidRDefault="00F445A0" w:rsidP="00F445A0">
      <w:pPr>
        <w:jc w:val="both"/>
      </w:pPr>
      <w:r>
        <w:t>Internal communication is as important as external communication. After each policy round, the CBA conducts a Credibility Review: a formal meeting where staff and Board assess:</w:t>
      </w:r>
    </w:p>
    <w:p w14:paraId="72606362" w14:textId="77777777" w:rsidR="001B005F" w:rsidRDefault="00F445A0">
      <w:pPr>
        <w:pStyle w:val="ListParagraph"/>
        <w:numPr>
          <w:ilvl w:val="0"/>
          <w:numId w:val="53"/>
        </w:numPr>
        <w:jc w:val="both"/>
      </w:pPr>
      <w:r>
        <w:t>forecast performance,</w:t>
      </w:r>
    </w:p>
    <w:p w14:paraId="53995E56" w14:textId="77777777" w:rsidR="001B005F" w:rsidRDefault="00F445A0">
      <w:pPr>
        <w:pStyle w:val="ListParagraph"/>
        <w:numPr>
          <w:ilvl w:val="0"/>
          <w:numId w:val="53"/>
        </w:numPr>
        <w:jc w:val="both"/>
      </w:pPr>
      <w:r>
        <w:t>market interpretations,</w:t>
      </w:r>
    </w:p>
    <w:p w14:paraId="3C14D194" w14:textId="77777777" w:rsidR="001B005F" w:rsidRDefault="00F445A0">
      <w:pPr>
        <w:pStyle w:val="ListParagraph"/>
        <w:numPr>
          <w:ilvl w:val="0"/>
          <w:numId w:val="53"/>
        </w:numPr>
        <w:jc w:val="both"/>
      </w:pPr>
      <w:r>
        <w:t>clarity of communication, and</w:t>
      </w:r>
    </w:p>
    <w:p w14:paraId="5634419D" w14:textId="071E9A5F" w:rsidR="00F445A0" w:rsidRDefault="00F445A0">
      <w:pPr>
        <w:pStyle w:val="ListParagraph"/>
        <w:numPr>
          <w:ilvl w:val="0"/>
          <w:numId w:val="53"/>
        </w:numPr>
        <w:jc w:val="both"/>
      </w:pPr>
      <w:r>
        <w:t>alignment between internal analysis and external messaging.</w:t>
      </w:r>
    </w:p>
    <w:p w14:paraId="1FDFE998" w14:textId="1D902403" w:rsidR="00F445A0" w:rsidRDefault="00F445A0" w:rsidP="00F445A0">
      <w:pPr>
        <w:jc w:val="both"/>
      </w:pPr>
      <w:r>
        <w:t>Findings from these reviews directly shape the next MPR and the next communication cycle. This disciplined process eliminates gaps between internal views and public messages - a common source of credibility failures in other central banks.</w:t>
      </w:r>
    </w:p>
    <w:p w14:paraId="6C111DAB" w14:textId="64D3C8D7" w:rsidR="00F445A0" w:rsidRPr="00F445A0" w:rsidRDefault="006726EC" w:rsidP="00F445A0">
      <w:pPr>
        <w:jc w:val="both"/>
        <w:rPr>
          <w:b/>
          <w:bCs/>
        </w:rPr>
      </w:pPr>
      <w:ins w:id="75" w:author="Asya Kostanyan" w:date="2025-11-25T19:48:00Z" w16du:dateUtc="2025-11-25T19:48:00Z">
        <w:r>
          <w:rPr>
            <w:b/>
            <w:bCs/>
          </w:rPr>
          <w:t>7</w:t>
        </w:r>
      </w:ins>
      <w:del w:id="76" w:author="Asya Kostanyan" w:date="2025-11-25T19:48:00Z" w16du:dateUtc="2025-11-25T19:48:00Z">
        <w:r w:rsidR="00F445A0" w:rsidRPr="00F445A0" w:rsidDel="006726EC">
          <w:rPr>
            <w:b/>
            <w:bCs/>
          </w:rPr>
          <w:delText>6</w:delText>
        </w:r>
      </w:del>
      <w:r w:rsidR="00F445A0" w:rsidRPr="00F445A0">
        <w:rPr>
          <w:b/>
          <w:bCs/>
        </w:rPr>
        <w:t>.</w:t>
      </w:r>
      <w:r w:rsidR="00F445A0">
        <w:rPr>
          <w:b/>
          <w:bCs/>
        </w:rPr>
        <w:t xml:space="preserve"> </w:t>
      </w:r>
      <w:r w:rsidR="00F445A0" w:rsidRPr="00F445A0">
        <w:rPr>
          <w:b/>
          <w:bCs/>
        </w:rPr>
        <w:t>Comparative Perspective</w:t>
      </w:r>
    </w:p>
    <w:p w14:paraId="67AC24D3" w14:textId="3B2B4821" w:rsidR="00F445A0" w:rsidRDefault="00F445A0" w:rsidP="00F445A0">
      <w:pPr>
        <w:jc w:val="both"/>
      </w:pPr>
      <w:r>
        <w:t>Many large central banks-such as the Federal Reserve, Bank of England, and ECB</w:t>
      </w:r>
      <w:r w:rsidR="001B005F">
        <w:t xml:space="preserve">, </w:t>
      </w:r>
      <w:r>
        <w:t>treat communication as a post-decision output rather than as part of the policy process itself. This has resulted in inconsistent messaging and misaligned forward guidance during periods of high uncertainty.</w:t>
      </w:r>
    </w:p>
    <w:p w14:paraId="7E2D33C5" w14:textId="31DC6093" w:rsidR="00F445A0" w:rsidRDefault="00F445A0" w:rsidP="00F445A0">
      <w:pPr>
        <w:jc w:val="both"/>
        <w:rPr>
          <w:ins w:id="77" w:author="Asya Kostanyan" w:date="2025-11-25T19:15:00Z" w16du:dateUtc="2025-11-25T19:15:00Z"/>
        </w:rPr>
      </w:pPr>
      <w: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54D934F7" w14:textId="77777777" w:rsidR="000D59FD" w:rsidRDefault="000D59FD" w:rsidP="00F445A0">
      <w:pPr>
        <w:jc w:val="both"/>
      </w:pPr>
    </w:p>
    <w:p w14:paraId="272804C1" w14:textId="2A256FBA" w:rsidR="00F445A0" w:rsidRDefault="006726EC" w:rsidP="00F445A0">
      <w:pPr>
        <w:jc w:val="both"/>
        <w:rPr>
          <w:ins w:id="78" w:author="Asya Kostanyan" w:date="2025-11-25T19:50:00Z" w16du:dateUtc="2025-11-25T19:50:00Z"/>
          <w:b/>
          <w:bCs/>
        </w:rPr>
      </w:pPr>
      <w:ins w:id="79" w:author="Asya Kostanyan" w:date="2025-11-25T19:48:00Z" w16du:dateUtc="2025-11-25T19:48:00Z">
        <w:r>
          <w:rPr>
            <w:b/>
            <w:bCs/>
          </w:rPr>
          <w:t>8</w:t>
        </w:r>
      </w:ins>
      <w:del w:id="80" w:author="Asya Kostanyan" w:date="2025-11-25T19:48:00Z" w16du:dateUtc="2025-11-25T19:48:00Z">
        <w:r w:rsidR="00F445A0" w:rsidRPr="00F445A0" w:rsidDel="006726EC">
          <w:rPr>
            <w:b/>
            <w:bCs/>
          </w:rPr>
          <w:delText>7</w:delText>
        </w:r>
      </w:del>
      <w:r w:rsidR="00F445A0" w:rsidRPr="00F445A0">
        <w:rPr>
          <w:b/>
          <w:bCs/>
        </w:rPr>
        <w:t>.</w:t>
      </w:r>
      <w:r w:rsidR="00F445A0">
        <w:rPr>
          <w:b/>
          <w:bCs/>
        </w:rPr>
        <w:t xml:space="preserve"> </w:t>
      </w:r>
      <w:r w:rsidR="00F445A0" w:rsidRPr="00F445A0">
        <w:rPr>
          <w:b/>
          <w:bCs/>
        </w:rPr>
        <w:t>Conclusion – Credibility Through Clarity</w:t>
      </w:r>
    </w:p>
    <w:p w14:paraId="6DF2DEFA" w14:textId="58C602B5" w:rsidR="006726EC" w:rsidRPr="006726EC" w:rsidRDefault="006726EC" w:rsidP="00F445A0">
      <w:pPr>
        <w:jc w:val="both"/>
        <w:rPr>
          <w:rPrChange w:id="81" w:author="Asya Kostanyan" w:date="2025-11-25T19:50:00Z" w16du:dateUtc="2025-11-25T19:50:00Z">
            <w:rPr>
              <w:b/>
              <w:bCs/>
            </w:rPr>
          </w:rPrChange>
        </w:rPr>
      </w:pPr>
      <w:ins w:id="82" w:author="Asya Kostanyan" w:date="2025-11-25T19:50:00Z">
        <w:r w:rsidRPr="006726EC">
          <w:rPr>
            <w:rPrChange w:id="83" w:author="Asya Kostanyan" w:date="2025-11-25T19:50:00Z" w16du:dateUtc="2025-11-25T19:50:00Z">
              <w:rPr>
                <w:b/>
                <w:bCs/>
              </w:rPr>
            </w:rPrChange>
          </w:rPr>
          <w:t xml:space="preserve">The Three-R principle ensures that only policy-relevant scenarios enter the FPAS Mark II process. A scenario must be </w:t>
        </w:r>
        <w:r w:rsidRPr="006726EC">
          <w:rPr>
            <w:i/>
            <w:iCs/>
            <w:rPrChange w:id="84" w:author="Asya Kostanyan" w:date="2025-11-25T19:50:00Z" w16du:dateUtc="2025-11-25T19:50:00Z">
              <w:rPr>
                <w:b/>
                <w:bCs/>
                <w:i/>
                <w:iCs/>
              </w:rPr>
            </w:rPrChange>
          </w:rPr>
          <w:t>related</w:t>
        </w:r>
        <w:r w:rsidRPr="006726EC">
          <w:rPr>
            <w:rPrChange w:id="85" w:author="Asya Kostanyan" w:date="2025-11-25T19:50:00Z" w16du:dateUtc="2025-11-25T19:50:00Z">
              <w:rPr>
                <w:b/>
                <w:bCs/>
              </w:rPr>
            </w:rPrChange>
          </w:rPr>
          <w:t xml:space="preserve"> to the current economic context, reflecting plausible interpretations of today’s conditions; it must be </w:t>
        </w:r>
        <w:r w:rsidRPr="006726EC">
          <w:rPr>
            <w:i/>
            <w:iCs/>
            <w:rPrChange w:id="86" w:author="Asya Kostanyan" w:date="2025-11-25T19:50:00Z" w16du:dateUtc="2025-11-25T19:50:00Z">
              <w:rPr>
                <w:b/>
                <w:bCs/>
                <w:i/>
                <w:iCs/>
              </w:rPr>
            </w:rPrChange>
          </w:rPr>
          <w:t>realistic</w:t>
        </w:r>
        <w:r w:rsidRPr="006726EC">
          <w:rPr>
            <w:rPrChange w:id="87" w:author="Asya Kostanyan" w:date="2025-11-25T19:50:00Z" w16du:dateUtc="2025-11-25T19:50:00Z">
              <w:rPr>
                <w:b/>
                <w:bCs/>
              </w:rPr>
            </w:rPrChange>
          </w:rPr>
          <w:t xml:space="preserve">, describing developments that could credibly unfold even if they are not the most likely; and it must be </w:t>
        </w:r>
        <w:r w:rsidRPr="006726EC">
          <w:rPr>
            <w:i/>
            <w:iCs/>
            <w:rPrChange w:id="88" w:author="Asya Kostanyan" w:date="2025-11-25T19:50:00Z" w16du:dateUtc="2025-11-25T19:50:00Z">
              <w:rPr>
                <w:b/>
                <w:bCs/>
                <w:i/>
                <w:iCs/>
              </w:rPr>
            </w:rPrChange>
          </w:rPr>
          <w:t>relevant</w:t>
        </w:r>
        <w:r w:rsidRPr="006726EC">
          <w:rPr>
            <w:rPrChange w:id="89" w:author="Asya Kostanyan" w:date="2025-11-25T19:50:00Z" w16du:dateUtc="2025-11-25T19:50:00Z">
              <w:rPr>
                <w:b/>
                <w:bCs/>
              </w:rPr>
            </w:rPrChange>
          </w:rPr>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ins>
    </w:p>
    <w:p w14:paraId="454B2113" w14:textId="76E94748" w:rsidR="00F445A0" w:rsidRDefault="00F445A0" w:rsidP="00F445A0">
      <w:pPr>
        <w:jc w:val="both"/>
      </w:pPr>
      <w:r>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Default="00F445A0" w:rsidP="00F445A0">
      <w:pPr>
        <w:jc w:val="both"/>
      </w:pPr>
      <w:r>
        <w:lastRenderedPageBreak/>
        <w:t>Credibility becomes not a reputation inherited from the past, but a continuously earned outcome of prudent and structured communication.</w:t>
      </w:r>
    </w:p>
    <w:p w14:paraId="760CB0C1" w14:textId="77777777" w:rsidR="00755B5D" w:rsidRPr="009659F4" w:rsidRDefault="00755B5D" w:rsidP="00755B5D">
      <w:pPr>
        <w:rPr>
          <w:b/>
          <w:bCs/>
        </w:rPr>
      </w:pPr>
      <w:r w:rsidRPr="009659F4">
        <w:rPr>
          <w:b/>
          <w:bCs/>
        </w:rPr>
        <w:t>Literature &amp; Further Reading</w:t>
      </w:r>
    </w:p>
    <w:p w14:paraId="5FE5CA55" w14:textId="77777777" w:rsidR="00755B5D" w:rsidRPr="00352B50" w:rsidRDefault="00755B5D">
      <w:pPr>
        <w:numPr>
          <w:ilvl w:val="0"/>
          <w:numId w:val="13"/>
        </w:numPr>
      </w:pPr>
      <w:r w:rsidRPr="00352B50">
        <w:t>Better Policy Project. (2023). </w:t>
      </w:r>
      <w:r w:rsidRPr="00352B50">
        <w:rPr>
          <w:i/>
          <w:iCs/>
        </w:rPr>
        <w:t>The Prudent Risk Management Approach to Price Stability.</w:t>
      </w:r>
      <w:r w:rsidRPr="00352B50">
        <w:t> Unpublished mimeograph.</w:t>
      </w:r>
    </w:p>
    <w:p w14:paraId="0D900037" w14:textId="77777777" w:rsidR="00755B5D" w:rsidRPr="00352B50" w:rsidRDefault="00755B5D">
      <w:pPr>
        <w:numPr>
          <w:ilvl w:val="0"/>
          <w:numId w:val="13"/>
        </w:numPr>
      </w:pPr>
      <w:r w:rsidRPr="00352B50">
        <w:t>Freedman, C., &amp; Laxton, D. (2009). </w:t>
      </w:r>
      <w:hyperlink r:id="rId75" w:tgtFrame="_blank" w:history="1">
        <w:r w:rsidRPr="00352B50">
          <w:rPr>
            <w:rStyle w:val="Hyperlink"/>
          </w:rPr>
          <w:t>“Why Inflation Targeting?” </w:t>
        </w:r>
      </w:hyperlink>
      <w:r w:rsidRPr="00352B50">
        <w:t>IMF Working Paper WP/09/86.</w:t>
      </w:r>
    </w:p>
    <w:p w14:paraId="6864EF95" w14:textId="77777777" w:rsidR="00755B5D" w:rsidRPr="00352B50" w:rsidRDefault="00755B5D">
      <w:pPr>
        <w:numPr>
          <w:ilvl w:val="0"/>
          <w:numId w:val="13"/>
        </w:numPr>
      </w:pPr>
      <w:r w:rsidRPr="00352B50">
        <w:t>Debelle, G., &amp; Laxton, D. (1996). </w:t>
      </w:r>
      <w:hyperlink r:id="rId76" w:tgtFrame="_blank" w:history="1">
        <w:r w:rsidRPr="00352B50">
          <w:rPr>
            <w:rStyle w:val="Hyperlink"/>
          </w:rPr>
          <w:t xml:space="preserve">*Is the Phillips Curve Really </w:t>
        </w:r>
        <w:proofErr w:type="gramStart"/>
        <w:r w:rsidRPr="00352B50">
          <w:rPr>
            <w:rStyle w:val="Hyperlink"/>
          </w:rPr>
          <w:t>Convex?*</w:t>
        </w:r>
        <w:proofErr w:type="gramEnd"/>
        <w:r w:rsidRPr="00352B50">
          <w:rPr>
            <w:rStyle w:val="Hyperlink"/>
          </w:rPr>
          <w:t> </w:t>
        </w:r>
      </w:hyperlink>
      <w:r w:rsidRPr="00352B50">
        <w:t>IMF Working Paper WP/96/111.</w:t>
      </w:r>
    </w:p>
    <w:p w14:paraId="03480A6A" w14:textId="77777777" w:rsidR="00755B5D" w:rsidRDefault="00755B5D">
      <w:pPr>
        <w:numPr>
          <w:ilvl w:val="0"/>
          <w:numId w:val="13"/>
        </w:numPr>
      </w:pPr>
      <w:r w:rsidRPr="00352B50">
        <w:t>Friedman, M. (1968). </w:t>
      </w:r>
      <w:hyperlink r:id="rId77" w:tgtFrame="_blank" w:history="1">
        <w:r w:rsidRPr="00352B50">
          <w:rPr>
            <w:rStyle w:val="Hyperlink"/>
          </w:rPr>
          <w:t>“The Role of Monetary Policy.” </w:t>
        </w:r>
      </w:hyperlink>
      <w:r w:rsidRPr="00352B50">
        <w:t>American Economic Review, 58(1).</w:t>
      </w:r>
    </w:p>
    <w:p w14:paraId="7DC42B78" w14:textId="77777777" w:rsidR="00755B5D" w:rsidRPr="00416680" w:rsidRDefault="00755B5D">
      <w:pPr>
        <w:pStyle w:val="ListParagraph"/>
        <w:numPr>
          <w:ilvl w:val="0"/>
          <w:numId w:val="13"/>
        </w:numPr>
        <w:spacing w:before="227" w:line="312" w:lineRule="auto"/>
        <w:ind w:right="524"/>
      </w:pPr>
      <w:r w:rsidRPr="00B95FC1">
        <w:t>Laxton, D., Galstyan, M., and Avagyan, V. January 2024</w:t>
      </w:r>
      <w:r>
        <w:t>.</w:t>
      </w:r>
      <w:r w:rsidRPr="00456ABE">
        <w:rPr>
          <w:spacing w:val="80"/>
        </w:rPr>
        <w:t xml:space="preserve"> </w:t>
      </w:r>
      <w:hyperlink r:id="rId78" w:history="1">
        <w:r w:rsidRPr="00B82288">
          <w:rPr>
            <w:rStyle w:val="Hyperlink"/>
            <w:iCs/>
          </w:rPr>
          <w:t>Prudent Risk Management Approach to Monetary Policy: Theory and Practice of FPAS Mark II at the Central Bank of Armenia</w:t>
        </w:r>
      </w:hyperlink>
      <w:r w:rsidRPr="00B82288">
        <w:rPr>
          <w:iCs/>
        </w:rPr>
        <w:t>.</w:t>
      </w:r>
    </w:p>
    <w:p w14:paraId="69C485D1" w14:textId="77777777" w:rsidR="00755B5D" w:rsidRPr="00416680" w:rsidRDefault="00755B5D">
      <w:pPr>
        <w:pStyle w:val="ListParagraph"/>
        <w:numPr>
          <w:ilvl w:val="0"/>
          <w:numId w:val="13"/>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34E90FF" w14:textId="77777777" w:rsidR="00755B5D" w:rsidRPr="00352B50" w:rsidRDefault="00755B5D">
      <w:pPr>
        <w:numPr>
          <w:ilvl w:val="0"/>
          <w:numId w:val="13"/>
        </w:numPr>
      </w:pPr>
      <w:r w:rsidRPr="00352B50">
        <w:t>Bernanke, B. (2024). </w:t>
      </w:r>
      <w:hyperlink r:id="rId79" w:tgtFrame="_blank" w:history="1">
        <w:r w:rsidRPr="00352B50">
          <w:rPr>
            <w:rStyle w:val="Hyperlink"/>
          </w:rPr>
          <w:t>Forecasting for Monetary Policy Making and Communication at the Bank of England: A Review. </w:t>
        </w:r>
      </w:hyperlink>
      <w:r w:rsidRPr="00352B50">
        <w:t>Bank of England Independent Evaluation Office.</w:t>
      </w:r>
    </w:p>
    <w:p w14:paraId="39CBA3A6" w14:textId="77777777" w:rsidR="00896F7E" w:rsidRPr="00896F7E" w:rsidRDefault="00000000" w:rsidP="00896F7E">
      <w:pPr>
        <w:jc w:val="both"/>
      </w:pPr>
      <w:r>
        <w:pict w14:anchorId="6764526D">
          <v:rect id="_x0000_i1036" style="width:0;height:1.5pt" o:hralign="center" o:hrstd="t" o:hr="t" fillcolor="#a0a0a0" stroked="f"/>
        </w:pict>
      </w:r>
    </w:p>
    <w:p w14:paraId="73B7A5E6" w14:textId="77777777" w:rsidR="00896F7E" w:rsidRDefault="00896F7E" w:rsidP="00A4792F">
      <w:pPr>
        <w:rPr>
          <w:b/>
          <w:bCs/>
        </w:rPr>
      </w:pPr>
    </w:p>
    <w:p w14:paraId="50688C8B" w14:textId="1403F086" w:rsidR="006C5AF8" w:rsidRDefault="00F445A0" w:rsidP="00A4792F">
      <w:pPr>
        <w:rPr>
          <w:b/>
          <w:bCs/>
        </w:rPr>
      </w:pPr>
      <w:r>
        <w:rPr>
          <w:b/>
          <w:bCs/>
        </w:rPr>
        <w:t>Script</w:t>
      </w:r>
    </w:p>
    <w:p w14:paraId="468EFFF5" w14:textId="4B44FBA8" w:rsidR="006726EC" w:rsidRPr="006726EC" w:rsidRDefault="006726EC" w:rsidP="006726EC">
      <w:pPr>
        <w:jc w:val="both"/>
        <w:rPr>
          <w:ins w:id="90" w:author="Asya Kostanyan" w:date="2025-11-25T19:55:00Z"/>
        </w:rPr>
      </w:pPr>
      <w:ins w:id="91" w:author="Asya Kostanyan" w:date="2025-11-25T19:55:00Z">
        <w:r w:rsidRPr="006726EC">
          <w:t xml:space="preserve">Hello everyone, I’m Susanna Grigoryan, an economist at the Central Bank of Armenia and a Level One student at the Global Forecasting School. In this video, we begin with one of the foundations of FPAS Mark II: the </w:t>
        </w:r>
      </w:ins>
      <w:ins w:id="92" w:author="Asya Kostanyan" w:date="2025-11-25T19:55:00Z" w16du:dateUtc="2025-11-25T19:55:00Z">
        <w:r>
          <w:rPr>
            <w:b/>
            <w:bCs/>
          </w:rPr>
          <w:t>3</w:t>
        </w:r>
      </w:ins>
      <w:ins w:id="93" w:author="Asya Kostanyan" w:date="2025-11-25T19:55:00Z">
        <w:r w:rsidRPr="006726EC">
          <w:rPr>
            <w:b/>
            <w:bCs/>
          </w:rPr>
          <w:t>R Principle</w:t>
        </w:r>
        <w:r w:rsidRPr="006726EC">
          <w:t xml:space="preserve"> for scenario selection – </w:t>
        </w:r>
        <w:r w:rsidRPr="006726EC">
          <w:rPr>
            <w:i/>
            <w:iCs/>
          </w:rPr>
          <w:t>Related, Realistic, and Relevant</w:t>
        </w:r>
        <w:r w:rsidRPr="006726EC">
          <w:t xml:space="preserve">. This principle not only guides how we think about </w:t>
        </w:r>
        <w:proofErr w:type="gramStart"/>
        <w:r w:rsidRPr="006726EC">
          <w:t>uncertainty, but</w:t>
        </w:r>
        <w:proofErr w:type="gramEnd"/>
        <w:r w:rsidRPr="006726EC">
          <w:t xml:space="preserve"> also plays a central role in how the CBA builds credibility under FPAS Mark II.</w:t>
        </w:r>
      </w:ins>
    </w:p>
    <w:p w14:paraId="76FE46F2" w14:textId="77777777" w:rsidR="006726EC" w:rsidRPr="006726EC" w:rsidRDefault="006726EC" w:rsidP="006726EC">
      <w:pPr>
        <w:jc w:val="both"/>
        <w:rPr>
          <w:ins w:id="94" w:author="Asya Kostanyan" w:date="2025-11-25T19:55:00Z"/>
        </w:rPr>
      </w:pPr>
      <w:ins w:id="95" w:author="Asya Kostanyan" w:date="2025-11-25T19:55:00Z">
        <w:r w:rsidRPr="006726EC">
          <w:t xml:space="preserve">In this framework, credibility is not built by predicting short-term inflation with great precision. It is earned by showing the public that we manage uncertainty in a disciplined, structured, and responsible manner. The Three-R Principle is the first step in that </w:t>
        </w:r>
        <w:r w:rsidRPr="006726EC">
          <w:lastRenderedPageBreak/>
          <w:t xml:space="preserve">discipline. FPAS Mark II does not consider an unlimited universe of hypothetical scenarios. Instead, a scenario must be </w:t>
        </w:r>
        <w:r w:rsidRPr="006726EC">
          <w:rPr>
            <w:b/>
            <w:bCs/>
          </w:rPr>
          <w:t>related</w:t>
        </w:r>
        <w:r w:rsidRPr="006726EC">
          <w:t xml:space="preserve"> to current economic conditions, </w:t>
        </w:r>
        <w:r w:rsidRPr="006726EC">
          <w:rPr>
            <w:b/>
            <w:bCs/>
          </w:rPr>
          <w:t>realistic</w:t>
        </w:r>
        <w:r w:rsidRPr="006726EC">
          <w:t xml:space="preserve"> in the sense that it could credibly unfold, and </w:t>
        </w:r>
        <w:r w:rsidRPr="006726EC">
          <w:rPr>
            <w:b/>
            <w:bCs/>
          </w:rPr>
          <w:t>relevant</w:t>
        </w:r>
        <w:r w:rsidRPr="006726EC">
          <w:t xml:space="preserve"> for monetary policy and the medium-term inflation outlook. This filter narrows countless possibilities down to the specific scenarios that truly matter for informed policymaking.</w:t>
        </w:r>
      </w:ins>
    </w:p>
    <w:p w14:paraId="13F4B62A" w14:textId="77777777" w:rsidR="006726EC" w:rsidRPr="006726EC" w:rsidRDefault="006726EC" w:rsidP="006726EC">
      <w:pPr>
        <w:jc w:val="both"/>
        <w:rPr>
          <w:ins w:id="96" w:author="Asya Kostanyan" w:date="2025-11-25T19:55:00Z"/>
        </w:rPr>
      </w:pPr>
      <w:ins w:id="97" w:author="Asya Kostanyan" w:date="2025-11-25T19:55:00Z">
        <w:r w:rsidRPr="006726EC">
          <w:t xml:space="preserve">Once the Board and staff identify scenarios that meet the Three-R criteria, the CBA constructs the </w:t>
        </w:r>
        <w:r w:rsidRPr="006726EC">
          <w:rPr>
            <w:b/>
            <w:bCs/>
          </w:rPr>
          <w:t>Market Reference Scenario</w:t>
        </w:r>
        <w:r w:rsidRPr="006726EC">
          <w:t xml:space="preserve">, a </w:t>
        </w:r>
        <w:r w:rsidRPr="006726EC">
          <w:rPr>
            <w:b/>
            <w:bCs/>
          </w:rPr>
          <w:t>Case A scenario</w:t>
        </w:r>
        <w:r w:rsidRPr="006726EC">
          <w:t xml:space="preserve"> that would require a higher policy rate path, a </w:t>
        </w:r>
        <w:r w:rsidRPr="006726EC">
          <w:rPr>
            <w:b/>
            <w:bCs/>
          </w:rPr>
          <w:t>Case B scenario</w:t>
        </w:r>
        <w:r w:rsidRPr="006726EC">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ins>
    </w:p>
    <w:p w14:paraId="2DFD33AA" w14:textId="77777777" w:rsidR="006726EC" w:rsidRPr="006726EC" w:rsidRDefault="006726EC" w:rsidP="006726EC">
      <w:pPr>
        <w:jc w:val="both"/>
        <w:rPr>
          <w:ins w:id="98" w:author="Asya Kostanyan" w:date="2025-11-25T19:55:00Z"/>
        </w:rPr>
      </w:pPr>
      <w:ins w:id="99" w:author="Asya Kostanyan" w:date="2025-11-25T19:55:00Z">
        <w:r w:rsidRPr="006726EC">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ins>
    </w:p>
    <w:p w14:paraId="65B3C265" w14:textId="77777777" w:rsidR="006726EC" w:rsidRPr="006726EC" w:rsidRDefault="006726EC" w:rsidP="006726EC">
      <w:pPr>
        <w:jc w:val="both"/>
        <w:rPr>
          <w:ins w:id="100" w:author="Asya Kostanyan" w:date="2025-11-25T19:55:00Z"/>
        </w:rPr>
      </w:pPr>
      <w:ins w:id="101" w:author="Asya Kostanyan" w:date="2025-11-25T19:55:00Z">
        <w:r w:rsidRPr="006726EC">
          <w:t xml:space="preserve">Communication plays a central role in this process. In FPAS Mark II, communication is not an afterthought added at the end of the decision. It is an integral part of the analytical and policy cycle. The way the CBA communicates </w:t>
        </w:r>
        <w:r w:rsidRPr="006726EC">
          <w:rPr>
            <w:i/>
            <w:iCs/>
          </w:rPr>
          <w:t>follows the same structure</w:t>
        </w:r>
        <w:r w:rsidRPr="006726EC">
          <w:t xml:space="preserve"> that guides internal analysis: the scenarios considered, the risks evaluated, and the least-regrets principle applied when reaching a decision.</w:t>
        </w:r>
      </w:ins>
    </w:p>
    <w:p w14:paraId="3C357B07" w14:textId="44A45872" w:rsidR="006726EC" w:rsidRPr="006726EC" w:rsidRDefault="006726EC" w:rsidP="006726EC">
      <w:pPr>
        <w:jc w:val="both"/>
        <w:rPr>
          <w:ins w:id="102" w:author="Asya Kostanyan" w:date="2025-11-25T19:55:00Z"/>
        </w:rPr>
      </w:pPr>
      <w:ins w:id="103" w:author="Asya Kostanyan" w:date="2025-11-25T19:55:00Z">
        <w:r w:rsidRPr="006726EC">
          <w:t xml:space="preserve">Credibility under FPAS Mark II is therefore </w:t>
        </w:r>
        <w:r w:rsidRPr="006726EC">
          <w:rPr>
            <w:b/>
            <w:bCs/>
          </w:rPr>
          <w:t>dynamic</w:t>
        </w:r>
        <w:r w:rsidRPr="006726EC">
          <w:t>. It evolves through a cycle with three reinforcing pillars.</w:t>
        </w:r>
      </w:ins>
      <w:ins w:id="104" w:author="Asya Kostanyan" w:date="2025-11-25T20:08:00Z" w16du:dateUtc="2025-11-25T20:08:00Z">
        <w:r w:rsidR="00792F67">
          <w:t xml:space="preserve"> </w:t>
        </w:r>
      </w:ins>
      <w:ins w:id="105" w:author="Asya Kostanyan" w:date="2025-11-25T19:55:00Z">
        <w:r w:rsidRPr="006726EC">
          <w:t xml:space="preserve">First, </w:t>
        </w:r>
        <w:r w:rsidRPr="006726EC">
          <w:rPr>
            <w:b/>
            <w:bCs/>
          </w:rPr>
          <w:t>consistency</w:t>
        </w:r>
        <w:r w:rsidRPr="006726EC">
          <w:t>, meaning alignment between the analytical framework, the policy stance, and the messages conveyed to the public.</w:t>
        </w:r>
        <w:r w:rsidRPr="006726EC">
          <w:br/>
          <w:t xml:space="preserve">Second, </w:t>
        </w:r>
        <w:r w:rsidRPr="006726EC">
          <w:rPr>
            <w:b/>
            <w:bCs/>
          </w:rPr>
          <w:t>transparency</w:t>
        </w:r>
        <w:r w:rsidRPr="006726EC">
          <w:t>, which requires clear explanations of uncertainty, trade-offs, and the reasoning behind decisions.</w:t>
        </w:r>
      </w:ins>
      <w:ins w:id="106" w:author="Asya Kostanyan" w:date="2025-11-25T20:08:00Z" w16du:dateUtc="2025-11-25T20:08:00Z">
        <w:r w:rsidR="00792F67">
          <w:t xml:space="preserve"> </w:t>
        </w:r>
      </w:ins>
      <w:ins w:id="107" w:author="Asya Kostanyan" w:date="2025-11-25T19:55:00Z">
        <w:r w:rsidRPr="006726EC">
          <w:t xml:space="preserve">Third, </w:t>
        </w:r>
        <w:r w:rsidRPr="006726EC">
          <w:rPr>
            <w:b/>
            <w:bCs/>
          </w:rPr>
          <w:t>accountability</w:t>
        </w:r>
        <w:r w:rsidRPr="006726EC">
          <w:t>, which means evaluating past projections and decisions and reporting the results publicly.</w:t>
        </w:r>
      </w:ins>
    </w:p>
    <w:p w14:paraId="6ABD8951" w14:textId="77777777" w:rsidR="006726EC" w:rsidRPr="006726EC" w:rsidRDefault="006726EC" w:rsidP="006726EC">
      <w:pPr>
        <w:jc w:val="both"/>
        <w:rPr>
          <w:ins w:id="108" w:author="Asya Kostanyan" w:date="2025-11-25T19:55:00Z"/>
        </w:rPr>
      </w:pPr>
      <w:ins w:id="109" w:author="Asya Kostanyan" w:date="2025-11-25T19:55:00Z">
        <w:r w:rsidRPr="006726EC">
          <w:t>Together, these pillars form a self-reinforcing credibility cycle. Each policy round begins with internal analytical discipline, continues through transparent communication, and ends with a public review of outcomes. The lessons learned feed directly into the next round.</w:t>
        </w:r>
      </w:ins>
    </w:p>
    <w:p w14:paraId="0449D719" w14:textId="77777777" w:rsidR="006726EC" w:rsidRPr="006726EC" w:rsidRDefault="006726EC" w:rsidP="006726EC">
      <w:pPr>
        <w:jc w:val="both"/>
        <w:rPr>
          <w:ins w:id="110" w:author="Asya Kostanyan" w:date="2025-11-25T19:55:00Z"/>
        </w:rPr>
      </w:pPr>
      <w:ins w:id="111" w:author="Asya Kostanyan" w:date="2025-11-25T19:55:00Z">
        <w:r w:rsidRPr="006726EC">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w:t>
        </w:r>
        <w:r w:rsidRPr="006726EC">
          <w:lastRenderedPageBreak/>
          <w:t xml:space="preserve">risks, rather than point predictions, the MPR shows the public </w:t>
        </w:r>
        <w:r w:rsidRPr="006726EC">
          <w:rPr>
            <w:i/>
            <w:iCs/>
          </w:rPr>
          <w:t>how</w:t>
        </w:r>
        <w:r w:rsidRPr="006726EC">
          <w:t xml:space="preserve"> decisions were reached, not just </w:t>
        </w:r>
        <w:r w:rsidRPr="006726EC">
          <w:rPr>
            <w:i/>
            <w:iCs/>
          </w:rPr>
          <w:t>what</w:t>
        </w:r>
        <w:r w:rsidRPr="006726EC">
          <w:t xml:space="preserve"> those decisions were.</w:t>
        </w:r>
      </w:ins>
    </w:p>
    <w:p w14:paraId="1FCD986D" w14:textId="77777777" w:rsidR="006726EC" w:rsidRPr="006726EC" w:rsidRDefault="006726EC" w:rsidP="006726EC">
      <w:pPr>
        <w:jc w:val="both"/>
        <w:rPr>
          <w:ins w:id="112" w:author="Asya Kostanyan" w:date="2025-11-25T19:55:00Z"/>
        </w:rPr>
      </w:pPr>
      <w:ins w:id="113" w:author="Asya Kostanyan" w:date="2025-11-25T19:55:00Z">
        <w:r w:rsidRPr="006726EC">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ins>
    </w:p>
    <w:p w14:paraId="2D5D45DF" w14:textId="77777777" w:rsidR="006726EC" w:rsidRPr="006726EC" w:rsidRDefault="006726EC" w:rsidP="006726EC">
      <w:pPr>
        <w:jc w:val="both"/>
        <w:rPr>
          <w:ins w:id="114" w:author="Asya Kostanyan" w:date="2025-11-25T19:55:00Z"/>
        </w:rPr>
      </w:pPr>
      <w:ins w:id="115" w:author="Asya Kostanyan" w:date="2025-11-25T19:55:00Z">
        <w:r w:rsidRPr="006726EC">
          <w:t xml:space="preserve">A key insight of FPAS Mark II is that </w:t>
        </w:r>
        <w:r w:rsidRPr="006726EC">
          <w:rPr>
            <w:b/>
            <w:bCs/>
          </w:rPr>
          <w:t>credibility is endogenous</w:t>
        </w:r>
        <w:r w:rsidRPr="006726EC">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ins>
    </w:p>
    <w:p w14:paraId="6E4E3F4B" w14:textId="77777777" w:rsidR="006726EC" w:rsidRPr="006726EC" w:rsidRDefault="006726EC" w:rsidP="006726EC">
      <w:pPr>
        <w:jc w:val="both"/>
        <w:rPr>
          <w:ins w:id="116" w:author="Asya Kostanyan" w:date="2025-11-25T19:55:00Z"/>
        </w:rPr>
      </w:pPr>
      <w:ins w:id="117" w:author="Asya Kostanyan" w:date="2025-11-25T19:55:00Z">
        <w:r w:rsidRPr="006726EC">
          <w:t xml:space="preserve">Internal communication is just as important as external communication. After each policy round, the CBA holds a </w:t>
        </w:r>
        <w:r w:rsidRPr="006726EC">
          <w:rPr>
            <w:b/>
            <w:bCs/>
          </w:rPr>
          <w:t>Credibility Review</w:t>
        </w:r>
        <w:r w:rsidRPr="006726EC">
          <w:t xml:space="preserve"> to evaluate forecast performance, market interpretation, and the effectiveness of communication. The conclusions from this review directly shape the next MPR and the next communication cycle, ensuring that internal and external messages remain aligned.</w:t>
        </w:r>
      </w:ins>
    </w:p>
    <w:p w14:paraId="4ADF24CB" w14:textId="77777777" w:rsidR="006726EC" w:rsidRPr="006726EC" w:rsidRDefault="006726EC" w:rsidP="006726EC">
      <w:pPr>
        <w:jc w:val="both"/>
        <w:rPr>
          <w:ins w:id="118" w:author="Asya Kostanyan" w:date="2025-11-25T19:55:00Z"/>
        </w:rPr>
      </w:pPr>
      <w:ins w:id="119" w:author="Asya Kostanyan" w:date="2025-11-25T19:55:00Z">
        <w:r w:rsidRPr="006726EC">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ins>
    </w:p>
    <w:p w14:paraId="6D936605" w14:textId="77777777" w:rsidR="006726EC" w:rsidRPr="006726EC" w:rsidRDefault="006726EC" w:rsidP="006726EC">
      <w:pPr>
        <w:jc w:val="both"/>
        <w:rPr>
          <w:ins w:id="120" w:author="Asya Kostanyan" w:date="2025-11-25T19:55:00Z"/>
        </w:rPr>
      </w:pPr>
      <w:ins w:id="121" w:author="Asya Kostanyan" w:date="2025-11-25T19:55:00Z">
        <w:r w:rsidRPr="006726EC">
          <w:t xml:space="preserve">The essence of FPAS Mark II communication is to make </w:t>
        </w:r>
        <w:r w:rsidRPr="006726EC">
          <w:rPr>
            <w:b/>
            <w:bCs/>
          </w:rPr>
          <w:t>uncertainty credible</w:t>
        </w:r>
        <w:r w:rsidRPr="006726EC">
          <w:t xml:space="preserve">. By explaining how risks and trade-offs are managed, rather than </w:t>
        </w:r>
        <w:r w:rsidRPr="00792F67">
          <w:rPr>
            <w:b/>
            <w:bCs/>
            <w:rPrChange w:id="122" w:author="Asya Kostanyan" w:date="2025-11-25T20:11:00Z" w16du:dateUtc="2025-11-25T20:11:00Z">
              <w:rPr/>
            </w:rPrChange>
          </w:rPr>
          <w:t>pretending they can be eliminated,</w:t>
        </w:r>
        <w:r w:rsidRPr="006726EC">
          <w:t xml:space="preserve"> the CBA strengthens transparency, accountability, and ultimately credibility. In this framework, credibility is not a static reputation but a continuously earned result of disciplined communication and consistent decision-making.</w:t>
        </w:r>
      </w:ins>
    </w:p>
    <w:p w14:paraId="4ABDCBB2" w14:textId="77777777" w:rsidR="006726EC" w:rsidRPr="006726EC" w:rsidRDefault="006726EC" w:rsidP="006726EC">
      <w:pPr>
        <w:jc w:val="both"/>
        <w:rPr>
          <w:ins w:id="123" w:author="Asya Kostanyan" w:date="2025-11-25T19:55:00Z"/>
        </w:rPr>
      </w:pPr>
      <w:ins w:id="124" w:author="Asya Kostanyan" w:date="2025-11-25T19:55:00Z">
        <w:r w:rsidRPr="006726EC">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ins>
    </w:p>
    <w:p w14:paraId="6E3C4B7F" w14:textId="77777777" w:rsidR="006726EC" w:rsidRPr="006726EC" w:rsidRDefault="006726EC" w:rsidP="006726EC">
      <w:pPr>
        <w:jc w:val="both"/>
        <w:rPr>
          <w:ins w:id="125" w:author="Asya Kostanyan" w:date="2025-11-25T19:55:00Z"/>
        </w:rPr>
      </w:pPr>
      <w:ins w:id="126" w:author="Asya Kostanyan" w:date="2025-11-25T19:55:00Z">
        <w:r w:rsidRPr="006726EC">
          <w:lastRenderedPageBreak/>
          <w:t xml:space="preserve">FPAS Mark II shows that credibility and communication are inseparable. Transparency creates understanding. Understanding builds trust. And trust anchors expectations—the </w:t>
        </w:r>
        <w:proofErr w:type="gramStart"/>
        <w:r w:rsidRPr="006726EC">
          <w:t>ultimate aim</w:t>
        </w:r>
        <w:proofErr w:type="gramEnd"/>
        <w:r w:rsidRPr="006726EC">
          <w:t xml:space="preserve"> of monetary policy.</w:t>
        </w:r>
      </w:ins>
    </w:p>
    <w:p w14:paraId="41139D68" w14:textId="77777777" w:rsidR="00792F67" w:rsidRDefault="006726EC" w:rsidP="006726EC">
      <w:pPr>
        <w:jc w:val="both"/>
        <w:rPr>
          <w:ins w:id="127" w:author="Asya Kostanyan" w:date="2025-11-25T20:13:00Z" w16du:dateUtc="2025-11-25T20:13:00Z"/>
        </w:rPr>
      </w:pPr>
      <w:ins w:id="128" w:author="Asya Kostanyan" w:date="2025-11-25T19:55:00Z">
        <w:r w:rsidRPr="006726EC">
          <w:t>Thank you for watching. I would like to acknowledge Douglas Laxton, Jared Laxton, Asya Kostanyan, and Sopio Mkervalidze at the Global Forecasting School for their guidance and support in producing this video.</w:t>
        </w:r>
      </w:ins>
    </w:p>
    <w:p w14:paraId="1A292D31" w14:textId="5FEDCE63" w:rsidR="006726EC" w:rsidRPr="006726EC" w:rsidRDefault="006726EC" w:rsidP="006726EC">
      <w:pPr>
        <w:jc w:val="both"/>
        <w:rPr>
          <w:ins w:id="129" w:author="Asya Kostanyan" w:date="2025-11-25T19:55:00Z"/>
        </w:rPr>
      </w:pPr>
      <w:ins w:id="130" w:author="Asya Kostanyan" w:date="2025-11-25T19:55:00Z">
        <w:r w:rsidRPr="006726EC">
          <w:t>See you there.</w:t>
        </w:r>
      </w:ins>
    </w:p>
    <w:p w14:paraId="55E48324" w14:textId="1B9E5EB8" w:rsidR="006C5AF8" w:rsidRPr="005649F3" w:rsidDel="006726EC" w:rsidRDefault="006C5AF8" w:rsidP="00A4792F">
      <w:pPr>
        <w:jc w:val="both"/>
        <w:rPr>
          <w:del w:id="131" w:author="Asya Kostanyan" w:date="2025-11-25T19:55:00Z" w16du:dateUtc="2025-11-25T19:55:00Z"/>
        </w:rPr>
      </w:pPr>
      <w:del w:id="132" w:author="Asya Kostanyan" w:date="2025-11-25T19:55:00Z" w16du:dateUtc="2025-11-25T19:55:00Z">
        <w:r w:rsidRPr="005649F3" w:rsidDel="006726EC">
          <w:delText xml:space="preserve">Hello everyone, I’m </w:delText>
        </w:r>
        <w:r w:rsidRPr="005649F3" w:rsidDel="006726EC">
          <w:rPr>
            <w:b/>
            <w:bCs/>
          </w:rPr>
          <w:delText>Susanna Grigoryan</w:delText>
        </w:r>
        <w:r w:rsidRPr="005649F3" w:rsidDel="006726EC">
          <w:delText xml:space="preserve">, an economist at the </w:delText>
        </w:r>
        <w:r w:rsidRPr="005649F3" w:rsidDel="006726EC">
          <w:rPr>
            <w:b/>
            <w:bCs/>
          </w:rPr>
          <w:delText>Central Bank of Armenia</w:delText>
        </w:r>
        <w:r w:rsidRPr="005649F3" w:rsidDel="006726EC">
          <w:delText xml:space="preserve"> and a </w:delText>
        </w:r>
        <w:r w:rsidRPr="005649F3" w:rsidDel="006726EC">
          <w:rPr>
            <w:b/>
            <w:bCs/>
          </w:rPr>
          <w:delText>Level One student at the Global Forecasting School</w:delText>
        </w:r>
        <w:r w:rsidRPr="005649F3" w:rsidDel="006726EC">
          <w:delText>. In this video, we’ll explore how FPAS Mark II makes credibility and communication two sides of the same coin.</w:delText>
        </w:r>
      </w:del>
    </w:p>
    <w:p w14:paraId="3A87E354" w14:textId="31074A03" w:rsidR="006C5AF8" w:rsidRPr="005649F3" w:rsidDel="006726EC" w:rsidRDefault="006C5AF8" w:rsidP="00A4792F">
      <w:pPr>
        <w:jc w:val="both"/>
        <w:rPr>
          <w:del w:id="133" w:author="Asya Kostanyan" w:date="2025-11-25T19:55:00Z" w16du:dateUtc="2025-11-25T19:55:00Z"/>
        </w:rPr>
      </w:pPr>
      <w:del w:id="134" w:author="Asya Kostanyan" w:date="2025-11-25T19:55:00Z" w16du:dateUtc="2025-11-25T19:55:00Z">
        <w:r w:rsidRPr="005649F3" w:rsidDel="006726EC">
          <w:delTex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delText>
        </w:r>
      </w:del>
    </w:p>
    <w:p w14:paraId="0A28F2E6" w14:textId="0FEF2C31" w:rsidR="006C5AF8" w:rsidRPr="005649F3" w:rsidDel="006726EC" w:rsidRDefault="006C5AF8" w:rsidP="00A4792F">
      <w:pPr>
        <w:jc w:val="both"/>
        <w:rPr>
          <w:del w:id="135" w:author="Asya Kostanyan" w:date="2025-11-25T19:55:00Z" w16du:dateUtc="2025-11-25T19:55:00Z"/>
        </w:rPr>
      </w:pPr>
      <w:del w:id="136" w:author="Asya Kostanyan" w:date="2025-11-25T19:55:00Z" w16du:dateUtc="2025-11-25T19:55:00Z">
        <w:r w:rsidRPr="005649F3" w:rsidDel="006726EC">
          <w:delText xml:space="preserve">In FPAS Mark II, credibility is no longer measured by how accurately the central bank predicts </w:delText>
        </w:r>
        <w:r w:rsidR="001B005F" w:rsidDel="006726EC">
          <w:delText>Short-term</w:delText>
        </w:r>
        <w:r w:rsidR="001B005F" w:rsidRPr="005649F3" w:rsidDel="006726EC">
          <w:delText xml:space="preserve"> inflation</w:delText>
        </w:r>
        <w:r w:rsidRPr="005649F3" w:rsidDel="006726EC">
          <w:delText xml:space="preserve"> outcomes. Instead, it is defined by how transparently it explains uncertainty, how consistently it applies its framework, and how responsibly it manages risks. Communication has evolved from a supporting function to a central part of the monetary policy process. This change reflects a deeper understanding: in a world defined by uncertainty, trust must be earned through clarity, not certainty.</w:delText>
        </w:r>
      </w:del>
    </w:p>
    <w:p w14:paraId="5FFB0BD0" w14:textId="6EA9D186" w:rsidR="006C5AF8" w:rsidRPr="005649F3" w:rsidDel="006726EC" w:rsidRDefault="006C5AF8" w:rsidP="00A4792F">
      <w:pPr>
        <w:jc w:val="both"/>
        <w:rPr>
          <w:del w:id="137" w:author="Asya Kostanyan" w:date="2025-11-25T19:55:00Z" w16du:dateUtc="2025-11-25T19:55:00Z"/>
        </w:rPr>
      </w:pPr>
      <w:del w:id="138" w:author="Asya Kostanyan" w:date="2025-11-25T19:55:00Z" w16du:dateUtc="2025-11-25T19:55:00Z">
        <w:r w:rsidRPr="005649F3" w:rsidDel="006726EC">
          <w:delTex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delText>
        </w:r>
      </w:del>
    </w:p>
    <w:p w14:paraId="3D01157C" w14:textId="6A94328A" w:rsidR="006C5AF8" w:rsidRPr="005649F3" w:rsidDel="006726EC" w:rsidRDefault="006C5AF8" w:rsidP="00A4792F">
      <w:pPr>
        <w:jc w:val="both"/>
        <w:rPr>
          <w:del w:id="139" w:author="Asya Kostanyan" w:date="2025-11-25T19:55:00Z" w16du:dateUtc="2025-11-25T19:55:00Z"/>
        </w:rPr>
      </w:pPr>
      <w:del w:id="140" w:author="Asya Kostanyan" w:date="2025-11-25T19:55:00Z" w16du:dateUtc="2025-11-25T19:55:00Z">
        <w:r w:rsidRPr="005649F3" w:rsidDel="006726EC">
          <w:lastRenderedPageBreak/>
          <w:delTex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delText>
        </w:r>
      </w:del>
    </w:p>
    <w:p w14:paraId="6DA2179A" w14:textId="22F8A654" w:rsidR="006C5AF8" w:rsidRPr="005649F3" w:rsidDel="006726EC" w:rsidRDefault="006C5AF8" w:rsidP="00A4792F">
      <w:pPr>
        <w:jc w:val="both"/>
        <w:rPr>
          <w:del w:id="141" w:author="Asya Kostanyan" w:date="2025-11-25T19:55:00Z" w16du:dateUtc="2025-11-25T19:55:00Z"/>
        </w:rPr>
      </w:pPr>
      <w:del w:id="142" w:author="Asya Kostanyan" w:date="2025-11-25T19:55:00Z" w16du:dateUtc="2025-11-25T19:55:00Z">
        <w:r w:rsidRPr="005649F3" w:rsidDel="006726EC">
          <w:delText xml:space="preserve">Credibility under FPAS Mark II is endogenous — it grows out of the central bank’s </w:delText>
        </w:r>
        <w:r w:rsidR="00DA01B0" w:rsidRPr="005649F3" w:rsidDel="006726EC">
          <w:delText>behaviour</w:delText>
        </w:r>
        <w:r w:rsidRPr="005649F3" w:rsidDel="006726EC">
          <w:delTex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delText>
        </w:r>
      </w:del>
    </w:p>
    <w:p w14:paraId="7E705BD0" w14:textId="59DDADD6" w:rsidR="006C5AF8" w:rsidRPr="005649F3" w:rsidDel="006726EC" w:rsidRDefault="006C5AF8" w:rsidP="00A4792F">
      <w:pPr>
        <w:jc w:val="both"/>
        <w:rPr>
          <w:del w:id="143" w:author="Asya Kostanyan" w:date="2025-11-25T19:55:00Z" w16du:dateUtc="2025-11-25T19:55:00Z"/>
        </w:rPr>
      </w:pPr>
      <w:del w:id="144" w:author="Asya Kostanyan" w:date="2025-11-25T19:55:00Z" w16du:dateUtc="2025-11-25T19:55:00Z">
        <w:r w:rsidRPr="005649F3" w:rsidDel="006726EC">
          <w:delTex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delText>
        </w:r>
      </w:del>
    </w:p>
    <w:p w14:paraId="377F37EB" w14:textId="493E0067" w:rsidR="006C5AF8" w:rsidRPr="005649F3" w:rsidDel="006726EC" w:rsidRDefault="006C5AF8" w:rsidP="00A4792F">
      <w:pPr>
        <w:jc w:val="both"/>
        <w:rPr>
          <w:del w:id="145" w:author="Asya Kostanyan" w:date="2025-11-25T19:55:00Z" w16du:dateUtc="2025-11-25T19:55:00Z"/>
        </w:rPr>
      </w:pPr>
      <w:del w:id="146" w:author="Asya Kostanyan" w:date="2025-11-25T19:55:00Z" w16du:dateUtc="2025-11-25T19:55:00Z">
        <w:r w:rsidRPr="005649F3" w:rsidDel="006726EC">
          <w:delText xml:space="preserve">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w:delText>
        </w:r>
        <w:r w:rsidRPr="005649F3" w:rsidDel="006726EC">
          <w:lastRenderedPageBreak/>
          <w:delText>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delText>
        </w:r>
      </w:del>
    </w:p>
    <w:p w14:paraId="269107DE" w14:textId="1A610833" w:rsidR="006C5AF8" w:rsidRPr="005649F3" w:rsidDel="006726EC" w:rsidRDefault="006C5AF8" w:rsidP="00A4792F">
      <w:pPr>
        <w:jc w:val="both"/>
        <w:rPr>
          <w:del w:id="147" w:author="Asya Kostanyan" w:date="2025-11-25T19:55:00Z" w16du:dateUtc="2025-11-25T19:55:00Z"/>
        </w:rPr>
      </w:pPr>
      <w:del w:id="148" w:author="Asya Kostanyan" w:date="2025-11-25T19:55:00Z" w16du:dateUtc="2025-11-25T19:55:00Z">
        <w:r w:rsidRPr="005649F3" w:rsidDel="006726EC">
          <w:delTex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delText>
        </w:r>
      </w:del>
    </w:p>
    <w:p w14:paraId="24E78CCB" w14:textId="4B510601" w:rsidR="006C5AF8" w:rsidRPr="005649F3" w:rsidDel="006726EC" w:rsidRDefault="006C5AF8" w:rsidP="00A4792F">
      <w:pPr>
        <w:jc w:val="both"/>
        <w:rPr>
          <w:del w:id="149" w:author="Asya Kostanyan" w:date="2025-11-25T19:55:00Z" w16du:dateUtc="2025-11-25T19:55:00Z"/>
        </w:rPr>
      </w:pPr>
      <w:del w:id="150" w:author="Asya Kostanyan" w:date="2025-11-25T19:55:00Z" w16du:dateUtc="2025-11-25T19:55:00Z">
        <w:r w:rsidRPr="005649F3" w:rsidDel="006726EC">
          <w:delTex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delText>
        </w:r>
      </w:del>
    </w:p>
    <w:p w14:paraId="6211039D" w14:textId="35DF8372" w:rsidR="006C5AF8" w:rsidRPr="005649F3" w:rsidDel="006726EC" w:rsidRDefault="006C5AF8" w:rsidP="00A4792F">
      <w:pPr>
        <w:jc w:val="both"/>
        <w:rPr>
          <w:del w:id="151" w:author="Asya Kostanyan" w:date="2025-11-25T19:55:00Z" w16du:dateUtc="2025-11-25T19:55:00Z"/>
        </w:rPr>
      </w:pPr>
      <w:del w:id="152" w:author="Asya Kostanyan" w:date="2025-11-25T19:55:00Z" w16du:dateUtc="2025-11-25T19:55:00Z">
        <w:r w:rsidRPr="005649F3" w:rsidDel="006726EC">
          <w:delTex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delText>
        </w:r>
      </w:del>
    </w:p>
    <w:p w14:paraId="41C47CE5" w14:textId="430A900B" w:rsidR="006C5AF8" w:rsidRPr="005649F3" w:rsidDel="006726EC" w:rsidRDefault="006C5AF8" w:rsidP="00A4792F">
      <w:pPr>
        <w:jc w:val="both"/>
        <w:rPr>
          <w:del w:id="153" w:author="Asya Kostanyan" w:date="2025-11-25T19:55:00Z" w16du:dateUtc="2025-11-25T19:55:00Z"/>
        </w:rPr>
      </w:pPr>
      <w:del w:id="154" w:author="Asya Kostanyan" w:date="2025-11-25T19:55:00Z" w16du:dateUtc="2025-11-25T19:55:00Z">
        <w:r w:rsidRPr="005649F3" w:rsidDel="006726EC">
          <w:delTex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delText>
        </w:r>
      </w:del>
    </w:p>
    <w:p w14:paraId="29F83562" w14:textId="75DA96EE" w:rsidR="006C5AF8" w:rsidRPr="005649F3" w:rsidDel="006726EC" w:rsidRDefault="006C5AF8" w:rsidP="00A4792F">
      <w:pPr>
        <w:jc w:val="both"/>
        <w:rPr>
          <w:del w:id="155" w:author="Asya Kostanyan" w:date="2025-11-25T19:55:00Z" w16du:dateUtc="2025-11-25T19:55:00Z"/>
        </w:rPr>
      </w:pPr>
      <w:del w:id="156" w:author="Asya Kostanyan" w:date="2025-11-25T19:55:00Z" w16du:dateUtc="2025-11-25T19:55:00Z">
        <w:r w:rsidRPr="005649F3" w:rsidDel="006726EC">
          <w:lastRenderedPageBreak/>
          <w:delText>In FPAS Mark II, credibility and communication are inseparable. Transparency builds understanding, understanding builds trust, and trust is what anchors expectations — the ultimate goal of monetary policy. Independence gives us the authority to act. Credibility ensures that we act wisely. And clear communication is what ties it all together.</w:delText>
        </w:r>
      </w:del>
    </w:p>
    <w:p w14:paraId="060DAA4D" w14:textId="3876F482" w:rsidR="006C5AF8" w:rsidDel="006726EC" w:rsidRDefault="006C5AF8" w:rsidP="00755B5D">
      <w:pPr>
        <w:jc w:val="both"/>
        <w:rPr>
          <w:del w:id="157" w:author="Asya Kostanyan" w:date="2025-11-25T19:55:00Z" w16du:dateUtc="2025-11-25T19:55:00Z"/>
        </w:rPr>
      </w:pPr>
      <w:del w:id="158" w:author="Asya Kostanyan" w:date="2025-11-25T19:55:00Z" w16du:dateUtc="2025-11-25T19:55:00Z">
        <w:r w:rsidRPr="005649F3" w:rsidDel="006726EC">
          <w:delText xml:space="preserve">Thank you for watching, and I would like to acknowledge </w:delText>
        </w:r>
        <w:r w:rsidRPr="005649F3" w:rsidDel="006726EC">
          <w:rPr>
            <w:b/>
            <w:bCs/>
          </w:rPr>
          <w:delText xml:space="preserve">Douglas Laxton, Jared Laxton, </w:delText>
        </w:r>
        <w:r w:rsidR="00DF197D" w:rsidRPr="00DF197D" w:rsidDel="006726EC">
          <w:rPr>
            <w:b/>
            <w:bCs/>
          </w:rPr>
          <w:delText>Asya Kostanyan</w:delText>
        </w:r>
        <w:r w:rsidRPr="005649F3" w:rsidDel="006726EC">
          <w:rPr>
            <w:b/>
            <w:bCs/>
          </w:rPr>
          <w:delText xml:space="preserve">, and </w:delText>
        </w:r>
        <w:r w:rsidR="00DF197D" w:rsidRPr="00DF197D" w:rsidDel="006726EC">
          <w:rPr>
            <w:b/>
            <w:bCs/>
          </w:rPr>
          <w:delText>Sopio Mkervalidze</w:delText>
        </w:r>
        <w:r w:rsidRPr="005649F3" w:rsidDel="006726EC">
          <w:delText xml:space="preserve"> at the </w:delText>
        </w:r>
        <w:r w:rsidRPr="005649F3" w:rsidDel="006726EC">
          <w:rPr>
            <w:b/>
            <w:bCs/>
          </w:rPr>
          <w:delText>Global Forecasting School</w:delText>
        </w:r>
        <w:r w:rsidRPr="005649F3" w:rsidDel="006726EC">
          <w:delText xml:space="preserve"> for their guidance and support in producing this video.</w:delText>
        </w:r>
      </w:del>
    </w:p>
    <w:p w14:paraId="554AF21C" w14:textId="4B1C0B49" w:rsidR="006C5AF8" w:rsidDel="00792F67" w:rsidRDefault="006C5AF8" w:rsidP="00A4792F">
      <w:pPr>
        <w:rPr>
          <w:del w:id="159" w:author="Asya Kostanyan" w:date="2025-11-25T20:13:00Z" w16du:dateUtc="2025-11-25T20:13:00Z"/>
          <w:b/>
          <w:bCs/>
        </w:rPr>
      </w:pPr>
      <w:del w:id="160" w:author="Asya Kostanyan" w:date="2025-11-25T20:13:00Z" w16du:dateUtc="2025-11-25T20:13:00Z">
        <w:r w:rsidRPr="00B07A92" w:rsidDel="00792F67">
          <w:rPr>
            <w:b/>
            <w:bCs/>
          </w:rPr>
          <w:delText>See you there.</w:delText>
        </w:r>
      </w:del>
    </w:p>
    <w:p w14:paraId="37370778" w14:textId="77777777" w:rsidR="006C5AF8" w:rsidRDefault="006C5AF8" w:rsidP="00A4792F">
      <w:pPr>
        <w:rPr>
          <w:b/>
          <w:bCs/>
        </w:rPr>
      </w:pPr>
    </w:p>
    <w:p w14:paraId="2521ABBD" w14:textId="77777777" w:rsidR="006C5AF8" w:rsidRDefault="006C5AF8"/>
    <w:p w14:paraId="763032EC" w14:textId="6CE51518" w:rsidR="006C5AF8" w:rsidRDefault="006C5AF8">
      <w:r>
        <w:br w:type="page"/>
      </w:r>
    </w:p>
    <w:p w14:paraId="6376656F" w14:textId="23EF1EFD" w:rsidR="006C5AF8" w:rsidRDefault="00B864BA" w:rsidP="002C62BB">
      <w:pPr>
        <w:pStyle w:val="Heading1"/>
      </w:pPr>
      <w:bookmarkStart w:id="161" w:name="_Toc214436079"/>
      <w:bookmarkStart w:id="162" w:name="_Toc214669670"/>
      <w:r>
        <w:lastRenderedPageBreak/>
        <w:t>Video 1</w:t>
      </w:r>
      <w:r w:rsidR="00085647">
        <w:t>1</w:t>
      </w:r>
      <w:r>
        <w:t xml:space="preserve"> - </w:t>
      </w:r>
      <w:r w:rsidR="006C5AF8" w:rsidRPr="00B96ED2">
        <w:t>Changing Roles: Board and Staff under FPAS Mark II</w:t>
      </w:r>
      <w:bookmarkEnd w:id="161"/>
      <w:bookmarkEnd w:id="162"/>
    </w:p>
    <w:p w14:paraId="501E4B9F" w14:textId="77777777" w:rsidR="006C5AF8" w:rsidRDefault="006C5AF8" w:rsidP="00A4792F">
      <w:pPr>
        <w:jc w:val="center"/>
        <w:rPr>
          <w:b/>
          <w:bCs/>
        </w:rPr>
      </w:pPr>
    </w:p>
    <w:p w14:paraId="3547F152" w14:textId="77777777" w:rsidR="006C5AF8" w:rsidRDefault="006C5AF8" w:rsidP="00A4792F">
      <w:pPr>
        <w:rPr>
          <w:b/>
          <w:bCs/>
        </w:rPr>
      </w:pPr>
      <w:r>
        <w:rPr>
          <w:b/>
          <w:bCs/>
        </w:rPr>
        <w:t>Susanna Grigoryan</w:t>
      </w:r>
    </w:p>
    <w:p w14:paraId="2401B979" w14:textId="77777777" w:rsidR="006C5AF8" w:rsidRPr="009659F4" w:rsidRDefault="006C5AF8" w:rsidP="00A4792F">
      <w:pPr>
        <w:rPr>
          <w:b/>
          <w:bCs/>
        </w:rPr>
      </w:pPr>
      <w:r w:rsidRPr="009659F4">
        <w:rPr>
          <w:b/>
          <w:bCs/>
        </w:rPr>
        <w:t>Recent Staff Member, Monetary Policy Department, Central Bank of Armenia</w:t>
      </w:r>
    </w:p>
    <w:p w14:paraId="713512E6" w14:textId="77777777" w:rsidR="006C5AF8" w:rsidRPr="009659F4" w:rsidRDefault="006C5AF8" w:rsidP="00A4792F">
      <w:pPr>
        <w:rPr>
          <w:b/>
          <w:bCs/>
        </w:rPr>
      </w:pPr>
      <w:r w:rsidRPr="009659F4">
        <w:rPr>
          <w:b/>
          <w:bCs/>
        </w:rPr>
        <w:t>Student, Global Forecasting School</w:t>
      </w:r>
    </w:p>
    <w:p w14:paraId="1C22E762" w14:textId="77777777" w:rsidR="006C5AF8" w:rsidRDefault="006C5AF8" w:rsidP="00A4792F">
      <w:pPr>
        <w:rPr>
          <w:b/>
          <w:bCs/>
        </w:rPr>
      </w:pPr>
      <w:r>
        <w:rPr>
          <w:b/>
          <w:bCs/>
        </w:rPr>
        <w:t xml:space="preserve">November </w:t>
      </w:r>
      <w:r w:rsidRPr="009659F4">
        <w:rPr>
          <w:b/>
          <w:bCs/>
        </w:rPr>
        <w:t>2025</w:t>
      </w:r>
    </w:p>
    <w:p w14:paraId="64C57F52" w14:textId="77777777" w:rsidR="00896F7E" w:rsidRDefault="00896F7E" w:rsidP="00A4792F">
      <w:pPr>
        <w:rPr>
          <w:b/>
          <w:bCs/>
        </w:rPr>
      </w:pPr>
    </w:p>
    <w:p w14:paraId="04F2839B" w14:textId="77777777" w:rsidR="00896F7E" w:rsidRDefault="00896F7E" w:rsidP="00896F7E">
      <w:pPr>
        <w:rPr>
          <w:b/>
          <w:bCs/>
        </w:rPr>
      </w:pPr>
      <w:r w:rsidRPr="00896F7E">
        <w:rPr>
          <w:b/>
          <w:bCs/>
        </w:rPr>
        <w:t>Note</w:t>
      </w:r>
    </w:p>
    <w:p w14:paraId="7CB37403" w14:textId="3A4CDDC6" w:rsidR="00F445A0" w:rsidRPr="00EF1E6B" w:rsidRDefault="00F445A0" w:rsidP="00F445A0">
      <w:pPr>
        <w:jc w:val="both"/>
        <w:rPr>
          <w:b/>
          <w:bCs/>
        </w:rPr>
      </w:pPr>
      <w:r w:rsidRPr="00EF1E6B">
        <w:rPr>
          <w:b/>
          <w:bCs/>
        </w:rPr>
        <w:t>1.</w:t>
      </w:r>
      <w:r w:rsidR="00EF1E6B" w:rsidRPr="00EF1E6B">
        <w:rPr>
          <w:b/>
          <w:bCs/>
        </w:rPr>
        <w:t xml:space="preserve"> </w:t>
      </w:r>
      <w:r w:rsidRPr="00EF1E6B">
        <w:rPr>
          <w:b/>
          <w:bCs/>
        </w:rPr>
        <w:t>Analytical Context</w:t>
      </w:r>
    </w:p>
    <w:p w14:paraId="5EBC73D2" w14:textId="3256C6D0" w:rsidR="00F445A0" w:rsidRDefault="00F445A0" w:rsidP="00F445A0">
      <w:pPr>
        <w:jc w:val="both"/>
      </w:pPr>
      <w: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EF1E6B" w:rsidRDefault="00F445A0" w:rsidP="00F445A0">
      <w:pPr>
        <w:jc w:val="both"/>
        <w:rPr>
          <w:b/>
          <w:bCs/>
        </w:rPr>
      </w:pPr>
      <w:r w:rsidRPr="00EF1E6B">
        <w:rPr>
          <w:b/>
          <w:bCs/>
        </w:rPr>
        <w:t>2.</w:t>
      </w:r>
      <w:r w:rsidR="00EF1E6B" w:rsidRPr="00EF1E6B">
        <w:rPr>
          <w:b/>
          <w:bCs/>
        </w:rPr>
        <w:t xml:space="preserve"> </w:t>
      </w:r>
      <w:r w:rsidRPr="00EF1E6B">
        <w:rPr>
          <w:b/>
          <w:bCs/>
        </w:rPr>
        <w:t>Board as Decision-Makers under Uncertainty</w:t>
      </w:r>
    </w:p>
    <w:p w14:paraId="6020628B" w14:textId="4615F919" w:rsidR="00F445A0" w:rsidRDefault="00F445A0" w:rsidP="00F445A0">
      <w:pPr>
        <w:jc w:val="both"/>
      </w:pPr>
      <w:r>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t>behavioural</w:t>
      </w:r>
      <w:r>
        <w:t xml:space="preserve"> responses.</w:t>
      </w:r>
    </w:p>
    <w:p w14:paraId="7982F3C9" w14:textId="7CDA6DEE" w:rsidR="00F445A0" w:rsidRDefault="00F445A0" w:rsidP="00F445A0">
      <w:pPr>
        <w:jc w:val="both"/>
      </w:pPr>
      <w: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F445A0" w:rsidRDefault="00F445A0" w:rsidP="00F445A0">
      <w:pPr>
        <w:jc w:val="both"/>
        <w:rPr>
          <w:b/>
          <w:bCs/>
        </w:rPr>
      </w:pPr>
      <w:r w:rsidRPr="00F445A0">
        <w:rPr>
          <w:b/>
          <w:bCs/>
        </w:rPr>
        <w:t>3.</w:t>
      </w:r>
      <w:r>
        <w:rPr>
          <w:b/>
          <w:bCs/>
        </w:rPr>
        <w:t xml:space="preserve"> </w:t>
      </w:r>
      <w:r w:rsidRPr="00F445A0">
        <w:rPr>
          <w:b/>
          <w:bCs/>
        </w:rPr>
        <w:t>Staff as Facilitators of Structured Analysis</w:t>
      </w:r>
    </w:p>
    <w:p w14:paraId="419475D6" w14:textId="77777777" w:rsidR="00F445A0" w:rsidRDefault="00F445A0" w:rsidP="00F445A0">
      <w:pPr>
        <w:jc w:val="both"/>
      </w:pPr>
      <w:r>
        <w:t>The shift to FPAS Mark II significantly transforms staff roles. Rather than defending a baseline, staff act as facilitators of structured analysis. Their responsibilities include:</w:t>
      </w:r>
    </w:p>
    <w:p w14:paraId="77795E1E" w14:textId="018DC51B" w:rsidR="00F445A0" w:rsidRDefault="00F445A0">
      <w:pPr>
        <w:pStyle w:val="ListParagraph"/>
        <w:numPr>
          <w:ilvl w:val="0"/>
          <w:numId w:val="26"/>
        </w:numPr>
        <w:jc w:val="both"/>
      </w:pPr>
      <w:r>
        <w:lastRenderedPageBreak/>
        <w:t>Designing coherent scenarios using the 3R principle - Related, Relevant, Realistic.</w:t>
      </w:r>
    </w:p>
    <w:p w14:paraId="061C9AC4" w14:textId="2B28323A" w:rsidR="00F445A0" w:rsidRDefault="00F445A0">
      <w:pPr>
        <w:pStyle w:val="ListParagraph"/>
        <w:numPr>
          <w:ilvl w:val="0"/>
          <w:numId w:val="26"/>
        </w:numPr>
        <w:jc w:val="both"/>
      </w:pPr>
      <w:r>
        <w:t xml:space="preserve">Quantifying these scenarios with nonlinear models incorporating endogenous credibility and convex </w:t>
      </w:r>
      <w:proofErr w:type="gramStart"/>
      <w:r>
        <w:t>Phillips</w:t>
      </w:r>
      <w:proofErr w:type="gramEnd"/>
      <w:r>
        <w:t xml:space="preserve"> curve dynamics.</w:t>
      </w:r>
    </w:p>
    <w:p w14:paraId="1269FA0B" w14:textId="6FFF5409" w:rsidR="00F445A0" w:rsidRDefault="00F445A0">
      <w:pPr>
        <w:pStyle w:val="ListParagraph"/>
        <w:numPr>
          <w:ilvl w:val="0"/>
          <w:numId w:val="26"/>
        </w:numPr>
        <w:jc w:val="both"/>
      </w:pPr>
      <w:r>
        <w:t>Presenting uncertainties and trade-offs clearly in the Executive Briefing.</w:t>
      </w:r>
    </w:p>
    <w:p w14:paraId="25A3EE83" w14:textId="096C3950" w:rsidR="00F445A0" w:rsidRDefault="00F445A0" w:rsidP="00F445A0">
      <w:pPr>
        <w:jc w:val="both"/>
      </w:pPr>
      <w:r>
        <w:t>Staff are no longer advocates of a single view but architects of the analytical framework, helping the Board understand trade-offs without prescribing decisions.</w:t>
      </w:r>
    </w:p>
    <w:p w14:paraId="1D01CBE4" w14:textId="4E5A1605" w:rsidR="00F445A0" w:rsidRPr="00F445A0" w:rsidRDefault="00F445A0" w:rsidP="00F445A0">
      <w:pPr>
        <w:jc w:val="both"/>
        <w:rPr>
          <w:b/>
          <w:bCs/>
        </w:rPr>
      </w:pPr>
      <w:r w:rsidRPr="00F445A0">
        <w:rPr>
          <w:b/>
          <w:bCs/>
        </w:rPr>
        <w:t>4.</w:t>
      </w:r>
      <w:r>
        <w:rPr>
          <w:b/>
          <w:bCs/>
        </w:rPr>
        <w:t xml:space="preserve"> </w:t>
      </w:r>
      <w:r w:rsidRPr="00F445A0">
        <w:rPr>
          <w:b/>
          <w:bCs/>
        </w:rPr>
        <w:t>Institutional Learning and Human Capital</w:t>
      </w:r>
    </w:p>
    <w:p w14:paraId="68F7BB6C" w14:textId="77777777" w:rsidR="00F445A0" w:rsidRDefault="00F445A0" w:rsidP="00F445A0">
      <w:pPr>
        <w:jc w:val="both"/>
      </w:pPr>
      <w: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535BC159" w:rsidR="00F445A0" w:rsidRDefault="00F445A0" w:rsidP="00F445A0">
      <w:pPr>
        <w:jc w:val="both"/>
      </w:pPr>
      <w:r>
        <w:t xml:space="preserve">As described in </w:t>
      </w:r>
      <w:r w:rsidRPr="001B005F">
        <w:rPr>
          <w:i/>
          <w:iCs/>
        </w:rPr>
        <w:t>The Prudent Risk Management Approach to Price Stability</w:t>
      </w:r>
      <w:r>
        <w:t xml:space="preserve"> (</w:t>
      </w:r>
      <w:del w:id="163" w:author="Asya Kostanyan" w:date="2025-11-25T20:22:00Z" w16du:dateUtc="2025-11-25T20:22:00Z">
        <w:r w:rsidDel="00E43D72">
          <w:delText>Better Policy Project, 2023</w:delText>
        </w:r>
      </w:del>
      <w:ins w:id="164" w:author="Asya Kostanyan" w:date="2025-11-25T20:22:00Z" w16du:dateUtc="2025-11-25T20:22:00Z">
        <w:r w:rsidR="00E43D72">
          <w:t>Central Bank of Armenia, 2025</w:t>
        </w:r>
      </w:ins>
      <w:r>
        <w:t>), FPAS Mark II transforms forecasting from a one-off analysis into a dynamic, iterative process. Each round builds institutional memory and deepens analytical capacity.</w:t>
      </w:r>
    </w:p>
    <w:p w14:paraId="53082FA3" w14:textId="2C3119AB" w:rsidR="00F445A0" w:rsidRPr="00F445A0" w:rsidRDefault="00F445A0" w:rsidP="00F445A0">
      <w:pPr>
        <w:jc w:val="both"/>
        <w:rPr>
          <w:b/>
          <w:bCs/>
        </w:rPr>
      </w:pPr>
      <w:r w:rsidRPr="00F445A0">
        <w:rPr>
          <w:b/>
          <w:bCs/>
        </w:rPr>
        <w:t>5.</w:t>
      </w:r>
      <w:r>
        <w:rPr>
          <w:b/>
          <w:bCs/>
        </w:rPr>
        <w:t xml:space="preserve"> </w:t>
      </w:r>
      <w:r w:rsidRPr="00F445A0">
        <w:rPr>
          <w:b/>
          <w:bCs/>
        </w:rPr>
        <w:t>Policy Implications</w:t>
      </w:r>
    </w:p>
    <w:p w14:paraId="7C1866B7" w14:textId="77777777" w:rsidR="00F445A0" w:rsidRDefault="00F445A0" w:rsidP="00F445A0">
      <w:pPr>
        <w:jc w:val="both"/>
      </w:pPr>
      <w:r>
        <w:t>This evolution in roles yields three major benefits:</w:t>
      </w:r>
    </w:p>
    <w:p w14:paraId="4F2966E7" w14:textId="0B21D978" w:rsidR="00F445A0" w:rsidRDefault="00F445A0">
      <w:pPr>
        <w:pStyle w:val="ListParagraph"/>
        <w:numPr>
          <w:ilvl w:val="0"/>
          <w:numId w:val="25"/>
        </w:numPr>
        <w:jc w:val="both"/>
      </w:pPr>
      <w:r w:rsidRPr="00F445A0">
        <w:rPr>
          <w:b/>
          <w:bCs/>
        </w:rPr>
        <w:t>Transparency</w:t>
      </w:r>
      <w:r>
        <w:t xml:space="preserve"> - separating analysis from judgment clarifies responsibilities.</w:t>
      </w:r>
    </w:p>
    <w:p w14:paraId="025D7F78" w14:textId="265068B2" w:rsidR="00F445A0" w:rsidRDefault="00F445A0">
      <w:pPr>
        <w:pStyle w:val="ListParagraph"/>
        <w:numPr>
          <w:ilvl w:val="0"/>
          <w:numId w:val="25"/>
        </w:numPr>
        <w:jc w:val="both"/>
      </w:pPr>
      <w:r w:rsidRPr="00F445A0">
        <w:rPr>
          <w:b/>
          <w:bCs/>
        </w:rPr>
        <w:t>Adaptability</w:t>
      </w:r>
      <w:r>
        <w:t xml:space="preserve"> - scenario-based evaluation allows policy to adjust to uncertainty.</w:t>
      </w:r>
    </w:p>
    <w:p w14:paraId="57EFC003" w14:textId="3DD9F3B2" w:rsidR="00F445A0" w:rsidRDefault="00F445A0">
      <w:pPr>
        <w:pStyle w:val="ListParagraph"/>
        <w:numPr>
          <w:ilvl w:val="0"/>
          <w:numId w:val="25"/>
        </w:numPr>
        <w:jc w:val="both"/>
      </w:pPr>
      <w:r w:rsidRPr="00F445A0">
        <w:rPr>
          <w:b/>
          <w:bCs/>
        </w:rPr>
        <w:t>Credibility</w:t>
      </w:r>
      <w:r>
        <w:t xml:space="preserve"> - prudence becomes embedded in every stage of the policy cycle.</w:t>
      </w:r>
    </w:p>
    <w:p w14:paraId="2D563390" w14:textId="77777777" w:rsidR="00755B5D" w:rsidRDefault="00F445A0" w:rsidP="00F445A0">
      <w:pPr>
        <w:jc w:val="both"/>
        <w:rPr>
          <w:ins w:id="165" w:author="Asya Kostanyan" w:date="2025-11-25T20:27:00Z" w16du:dateUtc="2025-11-25T20:27:00Z"/>
        </w:rPr>
      </w:pPr>
      <w:r>
        <w:t>By aligning Board judgment with structured staff analysis, FPAS Mark II ensures disciplined, forward-looking policymaking.</w:t>
      </w:r>
    </w:p>
    <w:p w14:paraId="36D3C600" w14:textId="77777777" w:rsidR="00E43D72" w:rsidRDefault="00E43D72" w:rsidP="00E43D72">
      <w:pPr>
        <w:jc w:val="both"/>
        <w:rPr>
          <w:ins w:id="166" w:author="Asya Kostanyan" w:date="2025-11-25T20:30:00Z" w16du:dateUtc="2025-11-25T20:30:00Z"/>
        </w:rPr>
      </w:pPr>
      <w:ins w:id="167" w:author="Asya Kostanyan" w:date="2025-11-25T20:28:00Z">
        <w:r w:rsidRPr="00E43D72">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ins>
    </w:p>
    <w:p w14:paraId="270E6673" w14:textId="71CD38C9" w:rsidR="00E43D72" w:rsidRDefault="00E43D72" w:rsidP="00E43D72">
      <w:pPr>
        <w:jc w:val="both"/>
        <w:rPr>
          <w:ins w:id="168" w:author="Asya Kostanyan" w:date="2025-11-25T20:30:00Z" w16du:dateUtc="2025-11-25T20:30:00Z"/>
        </w:rPr>
      </w:pPr>
      <w:ins w:id="169" w:author="Asya Kostanyan" w:date="2025-11-25T20:30:00Z" w16du:dateUtc="2025-11-25T20:30:00Z">
        <w:r>
          <w:t xml:space="preserve">6. </w:t>
        </w:r>
      </w:ins>
      <w:ins w:id="170" w:author="Asya Kostanyan" w:date="2025-11-25T20:30:00Z">
        <w:r w:rsidRPr="00E43D72">
          <w:t>Role of the Board</w:t>
        </w:r>
      </w:ins>
    </w:p>
    <w:p w14:paraId="3853CD2C" w14:textId="77777777" w:rsidR="00E43D72" w:rsidRPr="00E43D72" w:rsidRDefault="00E43D72" w:rsidP="00E43D72">
      <w:pPr>
        <w:jc w:val="both"/>
        <w:rPr>
          <w:ins w:id="171" w:author="Asya Kostanyan" w:date="2025-11-25T20:30:00Z"/>
        </w:rPr>
      </w:pPr>
      <w:ins w:id="172" w:author="Asya Kostanyan" w:date="2025-11-25T20:30:00Z">
        <w:r w:rsidRPr="00E43D72">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ins>
    </w:p>
    <w:p w14:paraId="01F2D9AB" w14:textId="6F6F209D" w:rsidR="00E43D72" w:rsidRPr="00E43D72" w:rsidRDefault="00E43D72" w:rsidP="00E43D72">
      <w:pPr>
        <w:jc w:val="both"/>
        <w:rPr>
          <w:ins w:id="173" w:author="Asya Kostanyan" w:date="2025-11-25T20:30:00Z"/>
        </w:rPr>
      </w:pPr>
      <w:ins w:id="174" w:author="Asya Kostanyan" w:date="2025-11-25T20:30:00Z">
        <w:r w:rsidRPr="00E43D72">
          <w:t xml:space="preserve">A key shift under FPAS Mark II is the move toward a culture of </w:t>
        </w:r>
        <w:r w:rsidRPr="00E43D72">
          <w:rPr>
            <w:b/>
            <w:bCs/>
          </w:rPr>
          <w:t>adversarial collaboration</w:t>
        </w:r>
        <w:r w:rsidRPr="00E43D72">
          <w:t xml:space="preserve">. The framework is designed to avoid groupthink and to encourage Board members to contribute independent perspectives. Each policymaking round begins with Board members submitting </w:t>
        </w:r>
        <w:r w:rsidRPr="00E43D72">
          <w:rPr>
            <w:i/>
            <w:iCs/>
          </w:rPr>
          <w:t>Initial Macroeconomic Risk Assessments</w:t>
        </w:r>
        <w:r w:rsidRPr="00E43D72">
          <w:t xml:space="preserve">: concise one-page documents outlining the risks, uncertainties, and scenarios they judge most important—subject to the </w:t>
        </w:r>
      </w:ins>
      <w:ins w:id="175" w:author="Asya Kostanyan" w:date="2025-11-25T20:34:00Z" w16du:dateUtc="2025-11-25T20:34:00Z">
        <w:r w:rsidR="0047572D">
          <w:t>3</w:t>
        </w:r>
      </w:ins>
      <w:ins w:id="176" w:author="Asya Kostanyan" w:date="2025-11-25T20:30:00Z">
        <w:r w:rsidRPr="00E43D72">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ins>
    </w:p>
    <w:p w14:paraId="5C952FF0" w14:textId="77777777" w:rsidR="00E43D72" w:rsidRPr="00E43D72" w:rsidRDefault="00E43D72" w:rsidP="00E43D72">
      <w:pPr>
        <w:jc w:val="both"/>
        <w:rPr>
          <w:ins w:id="177" w:author="Asya Kostanyan" w:date="2025-11-25T20:30:00Z"/>
        </w:rPr>
      </w:pPr>
      <w:ins w:id="178" w:author="Asya Kostanyan" w:date="2025-11-25T20:30:00Z">
        <w:r w:rsidRPr="00E43D72">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ins>
    </w:p>
    <w:p w14:paraId="625CFA95" w14:textId="77777777" w:rsidR="00E43D72" w:rsidRPr="00E43D72" w:rsidRDefault="00E43D72" w:rsidP="00E43D72">
      <w:pPr>
        <w:jc w:val="both"/>
        <w:rPr>
          <w:ins w:id="179" w:author="Asya Kostanyan" w:date="2025-11-25T20:30:00Z"/>
        </w:rPr>
      </w:pPr>
      <w:ins w:id="180" w:author="Asya Kostanyan" w:date="2025-11-25T20:30:00Z">
        <w:r w:rsidRPr="00E43D72">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ins>
    </w:p>
    <w:p w14:paraId="2406024B" w14:textId="77777777" w:rsidR="00E43D72" w:rsidRDefault="00E43D72" w:rsidP="00E43D72">
      <w:pPr>
        <w:jc w:val="both"/>
        <w:rPr>
          <w:ins w:id="181" w:author="Asya Kostanyan" w:date="2025-11-25T20:36:00Z" w16du:dateUtc="2025-11-25T20:36:00Z"/>
        </w:rPr>
      </w:pPr>
      <w:ins w:id="182" w:author="Asya Kostanyan" w:date="2025-11-25T20:30:00Z">
        <w:r w:rsidRPr="00E43D72">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ins>
    </w:p>
    <w:p w14:paraId="77CED683" w14:textId="77777777" w:rsidR="0047572D" w:rsidRDefault="0047572D" w:rsidP="00E43D72">
      <w:pPr>
        <w:jc w:val="both"/>
        <w:rPr>
          <w:ins w:id="183" w:author="Asya Kostanyan" w:date="2025-11-25T20:36:00Z" w16du:dateUtc="2025-11-25T20:36:00Z"/>
        </w:rPr>
      </w:pPr>
    </w:p>
    <w:p w14:paraId="02B632BA" w14:textId="4E6327F6" w:rsidR="0047572D" w:rsidRDefault="0047572D" w:rsidP="0047572D">
      <w:pPr>
        <w:jc w:val="both"/>
        <w:rPr>
          <w:ins w:id="184" w:author="Asya Kostanyan" w:date="2025-11-25T20:37:00Z" w16du:dateUtc="2025-11-25T20:37:00Z"/>
        </w:rPr>
      </w:pPr>
      <w:ins w:id="185" w:author="Asya Kostanyan" w:date="2025-11-25T20:36:00Z" w16du:dateUtc="2025-11-25T20:36:00Z">
        <w:r>
          <w:t xml:space="preserve">7. </w:t>
        </w:r>
        <w:r w:rsidRPr="00E43D72">
          <w:t xml:space="preserve">Role of the </w:t>
        </w:r>
      </w:ins>
      <w:ins w:id="186" w:author="Asya Kostanyan" w:date="2025-11-25T20:37:00Z">
        <w:r w:rsidRPr="0047572D">
          <w:t>Staff</w:t>
        </w:r>
      </w:ins>
    </w:p>
    <w:p w14:paraId="2AA1A546" w14:textId="77777777" w:rsidR="0047572D" w:rsidRPr="0047572D" w:rsidRDefault="0047572D" w:rsidP="0047572D">
      <w:pPr>
        <w:jc w:val="both"/>
        <w:rPr>
          <w:ins w:id="187" w:author="Asya Kostanyan" w:date="2025-11-25T20:39:00Z"/>
        </w:rPr>
      </w:pPr>
      <w:ins w:id="188" w:author="Asya Kostanyan" w:date="2025-11-25T20:39:00Z">
        <w:r w:rsidRPr="0047572D">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ins>
    </w:p>
    <w:p w14:paraId="164E3397" w14:textId="77777777" w:rsidR="0047572D" w:rsidRPr="0047572D" w:rsidRDefault="0047572D" w:rsidP="0047572D">
      <w:pPr>
        <w:jc w:val="both"/>
        <w:rPr>
          <w:ins w:id="189" w:author="Asya Kostanyan" w:date="2025-11-25T20:39:00Z"/>
        </w:rPr>
      </w:pPr>
      <w:ins w:id="190" w:author="Asya Kostanyan" w:date="2025-11-25T20:39:00Z">
        <w:r w:rsidRPr="0047572D">
          <w:t xml:space="preserve">High-quality analysis requires approaching every issue through the lens of uncertainty. Whether the topic is the output gap, </w:t>
        </w:r>
        <w:proofErr w:type="spellStart"/>
        <w:r w:rsidRPr="0047572D">
          <w:t>labor</w:t>
        </w:r>
        <w:proofErr w:type="spellEnd"/>
        <w:r w:rsidRPr="0047572D">
          <w:t xml:space="preserve">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ins>
    </w:p>
    <w:p w14:paraId="511DF46E" w14:textId="1FF4EF00" w:rsidR="0047572D" w:rsidRPr="0047572D" w:rsidRDefault="0047572D" w:rsidP="0047572D">
      <w:pPr>
        <w:jc w:val="both"/>
        <w:rPr>
          <w:ins w:id="191" w:author="Asya Kostanyan" w:date="2025-11-25T20:39:00Z"/>
        </w:rPr>
      </w:pPr>
      <w:ins w:id="192" w:author="Asya Kostanyan" w:date="2025-11-25T20:39:00Z">
        <w:r w:rsidRPr="0047572D">
          <w:t xml:space="preserve">This approach demands professionalism, </w:t>
        </w:r>
      </w:ins>
      <w:ins w:id="193" w:author="Asya Kostanyan" w:date="2025-11-25T20:40:00Z" w16du:dateUtc="2025-11-25T20:40:00Z">
        <w:r>
          <w:t xml:space="preserve">critical thinking </w:t>
        </w:r>
      </w:ins>
      <w:ins w:id="194" w:author="Asya Kostanyan" w:date="2025-11-25T20:39:00Z">
        <w:r w:rsidRPr="0047572D">
          <w:t xml:space="preserve">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w:t>
        </w:r>
        <w:proofErr w:type="gramStart"/>
        <w:r w:rsidRPr="0047572D">
          <w:t>evaluation, and</w:t>
        </w:r>
        <w:proofErr w:type="gramEnd"/>
        <w:r w:rsidRPr="0047572D">
          <w:t xml:space="preserve"> deliberately examining issues from several angles before drawing conclusions.</w:t>
        </w:r>
      </w:ins>
    </w:p>
    <w:p w14:paraId="0537123B" w14:textId="77777777" w:rsidR="0047572D" w:rsidRPr="0047572D" w:rsidRDefault="0047572D" w:rsidP="0047572D">
      <w:pPr>
        <w:jc w:val="both"/>
        <w:rPr>
          <w:ins w:id="195" w:author="Asya Kostanyan" w:date="2025-11-25T20:39:00Z"/>
        </w:rPr>
      </w:pPr>
      <w:ins w:id="196" w:author="Asya Kostanyan" w:date="2025-11-25T20:39:00Z">
        <w:r w:rsidRPr="0047572D">
          <w:t xml:space="preserve">A simple example illustrates this approach. When the unemployment rate rose from 13.1% to 15.5% in early 2024, the staff did not present a single explanation. Instead, they developed multiple hypotheses: one suggesting weakening </w:t>
        </w:r>
        <w:proofErr w:type="spellStart"/>
        <w:r w:rsidRPr="0047572D">
          <w:t>labor</w:t>
        </w:r>
        <w:proofErr w:type="spellEnd"/>
        <w:r w:rsidRPr="0047572D">
          <w:t xml:space="preserve"> market conditions, another showing that the rise was driven by </w:t>
        </w:r>
        <w:proofErr w:type="spellStart"/>
        <w:r w:rsidRPr="0047572D">
          <w:t>labor</w:t>
        </w:r>
        <w:proofErr w:type="spellEnd"/>
        <w:r w:rsidRPr="0047572D">
          <w:t xml:space="preserve">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ins>
    </w:p>
    <w:p w14:paraId="2CC314FC" w14:textId="77777777" w:rsidR="0047572D" w:rsidRPr="0047572D" w:rsidRDefault="0047572D" w:rsidP="0047572D">
      <w:pPr>
        <w:jc w:val="both"/>
        <w:rPr>
          <w:ins w:id="197" w:author="Asya Kostanyan" w:date="2025-11-25T20:39:00Z"/>
        </w:rPr>
      </w:pPr>
      <w:ins w:id="198" w:author="Asya Kostanyan" w:date="2025-11-25T20:39:00Z">
        <w:r w:rsidRPr="0047572D">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ins>
    </w:p>
    <w:p w14:paraId="37E25761" w14:textId="77777777" w:rsidR="0047572D" w:rsidRDefault="0047572D" w:rsidP="0047572D">
      <w:pPr>
        <w:jc w:val="both"/>
        <w:rPr>
          <w:ins w:id="199" w:author="Asya Kostanyan" w:date="2025-11-25T20:36:00Z" w16du:dateUtc="2025-11-25T20:36:00Z"/>
        </w:rPr>
      </w:pPr>
    </w:p>
    <w:p w14:paraId="00170123" w14:textId="77777777" w:rsidR="0047572D" w:rsidRPr="00E43D72" w:rsidRDefault="0047572D" w:rsidP="00E43D72">
      <w:pPr>
        <w:jc w:val="both"/>
        <w:rPr>
          <w:ins w:id="200" w:author="Asya Kostanyan" w:date="2025-11-25T20:30:00Z"/>
        </w:rPr>
      </w:pPr>
    </w:p>
    <w:p w14:paraId="703AACE8" w14:textId="77777777" w:rsidR="00E43D72" w:rsidRDefault="00E43D72" w:rsidP="00E43D72">
      <w:pPr>
        <w:jc w:val="both"/>
      </w:pPr>
    </w:p>
    <w:p w14:paraId="4FA41158" w14:textId="77777777" w:rsidR="00755B5D" w:rsidRPr="009659F4" w:rsidRDefault="00755B5D" w:rsidP="00755B5D">
      <w:pPr>
        <w:rPr>
          <w:b/>
          <w:bCs/>
        </w:rPr>
      </w:pPr>
      <w:r w:rsidRPr="009659F4">
        <w:rPr>
          <w:b/>
          <w:bCs/>
        </w:rPr>
        <w:lastRenderedPageBreak/>
        <w:t>Literature &amp; Further Reading</w:t>
      </w:r>
    </w:p>
    <w:p w14:paraId="643A3B14"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28F94D80" w14:textId="77777777" w:rsidR="00755B5D" w:rsidRPr="00B76A1F" w:rsidRDefault="00755B5D" w:rsidP="00755B5D">
      <w:pPr>
        <w:ind w:left="720"/>
        <w:jc w:val="both"/>
      </w:pPr>
      <w:hyperlink r:id="rId80" w:history="1">
        <w:r w:rsidRPr="00B76A1F">
          <w:rPr>
            <w:rStyle w:val="Hyperlink"/>
          </w:rPr>
          <w:t>https://www.ijcb.org/journal/ijcb14q1a6.htm</w:t>
        </w:r>
      </w:hyperlink>
    </w:p>
    <w:p w14:paraId="7F1EFC2A"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81" w:history="1">
        <w:r w:rsidRPr="00B82288">
          <w:rPr>
            <w:rStyle w:val="Hyperlink"/>
            <w:iCs/>
          </w:rPr>
          <w:t>Prudent Risk Management Approach to Monetary Policy: Theory and Practice of FPAS Mark II at the Central Bank of Armenia</w:t>
        </w:r>
      </w:hyperlink>
      <w:r w:rsidRPr="00B82288">
        <w:rPr>
          <w:iCs/>
        </w:rPr>
        <w:t>.</w:t>
      </w:r>
    </w:p>
    <w:p w14:paraId="62BCE133"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3184ACE" w14:textId="77777777" w:rsidR="00755B5D" w:rsidRPr="00B76A1F" w:rsidRDefault="00755B5D">
      <w:pPr>
        <w:numPr>
          <w:ilvl w:val="0"/>
          <w:numId w:val="14"/>
        </w:numPr>
        <w:jc w:val="both"/>
      </w:pPr>
      <w:r w:rsidRPr="00B76A1F">
        <w:t>Freedman, C., &amp; Laxton, D. (2009). “Why Inflation Targeting?” IMF Working Paper 09/86. </w:t>
      </w:r>
      <w:hyperlink r:id="rId82" w:tgtFrame="_blank" w:history="1">
        <w:r w:rsidRPr="00B76A1F">
          <w:rPr>
            <w:rStyle w:val="Hyperlink"/>
          </w:rPr>
          <w:t>https://www.imf.org/external/pubs/ft/wp/2009/wp0986.pdf</w:t>
        </w:r>
      </w:hyperlink>
    </w:p>
    <w:p w14:paraId="55FA7C2E" w14:textId="77777777" w:rsidR="00755B5D" w:rsidRDefault="00755B5D">
      <w:pPr>
        <w:numPr>
          <w:ilvl w:val="0"/>
          <w:numId w:val="14"/>
        </w:numPr>
        <w:jc w:val="both"/>
      </w:pPr>
      <w:r w:rsidRPr="00B76A1F">
        <w:t>Debelle, G., &amp; Laxton, D. (1996). “Is the Phillips Curve Really a Curve? Some Evidence for Australia.” IMF Working Paper 96/37. </w:t>
      </w:r>
    </w:p>
    <w:p w14:paraId="59666B8F" w14:textId="2D4F2C3F" w:rsidR="00755B5D" w:rsidRDefault="00755B5D" w:rsidP="00755B5D">
      <w:pPr>
        <w:ind w:left="720"/>
        <w:jc w:val="both"/>
      </w:pPr>
      <w:hyperlink r:id="rId83" w:history="1">
        <w:r w:rsidRPr="00B76A1F">
          <w:rPr>
            <w:rStyle w:val="Hyperlink"/>
          </w:rPr>
          <w:t>https://www.imf.org/en/publications/wp/issues/2016/12/30/is-the-phillips-curve-really-a-curve-some-evidence-for-canada-the-united-kingdom-and-the-2079</w:t>
        </w:r>
      </w:hyperlink>
    </w:p>
    <w:p w14:paraId="60C77811" w14:textId="51613F4F" w:rsidR="00896F7E" w:rsidRPr="00755B5D" w:rsidRDefault="00000000" w:rsidP="00755B5D">
      <w:pPr>
        <w:jc w:val="both"/>
      </w:pPr>
      <w:r>
        <w:pict w14:anchorId="5F561863">
          <v:rect id="_x0000_i1037" style="width:0;height:1.5pt" o:hralign="center" o:hrstd="t" o:hr="t" fillcolor="#a0a0a0" stroked="f"/>
        </w:pict>
      </w:r>
    </w:p>
    <w:p w14:paraId="02136EC0" w14:textId="6E9935AA" w:rsidR="006C5AF8" w:rsidRDefault="00F445A0" w:rsidP="00A4792F">
      <w:pPr>
        <w:rPr>
          <w:b/>
          <w:bCs/>
        </w:rPr>
      </w:pPr>
      <w:r>
        <w:rPr>
          <w:b/>
          <w:bCs/>
        </w:rPr>
        <w:t>Script</w:t>
      </w:r>
    </w:p>
    <w:p w14:paraId="084ABF03" w14:textId="77777777" w:rsidR="006D198F" w:rsidRPr="006D198F" w:rsidRDefault="006D198F" w:rsidP="006D198F">
      <w:pPr>
        <w:jc w:val="both"/>
        <w:rPr>
          <w:ins w:id="201" w:author="Asya Kostanyan" w:date="2025-11-25T20:47:00Z"/>
        </w:rPr>
      </w:pPr>
      <w:ins w:id="202" w:author="Asya Kostanyan" w:date="2025-11-25T20:47:00Z">
        <w:r w:rsidRPr="006D198F">
          <w:t xml:space="preserve">Hello everyone, I’m Susanna Grigoryan, an economist at the Central Bank of Armenia and a Level One student at the Global Forecasting School. Welcome back to the CBA Academy Learning Hub. In this session, we’ll look at how the roles of the </w:t>
        </w:r>
        <w:proofErr w:type="gramStart"/>
        <w:r w:rsidRPr="006D198F">
          <w:t>Board</w:t>
        </w:r>
        <w:proofErr w:type="gramEnd"/>
        <w:r w:rsidRPr="006D198F">
          <w:t xml:space="preserve"> and the staff evolve under FPAS Mark II — the Prudent Risk Management Approach to Price Stability.</w:t>
        </w:r>
      </w:ins>
    </w:p>
    <w:p w14:paraId="368E7F9A" w14:textId="77777777" w:rsidR="006D198F" w:rsidRPr="006D198F" w:rsidRDefault="006D198F" w:rsidP="006D198F">
      <w:pPr>
        <w:jc w:val="both"/>
        <w:rPr>
          <w:ins w:id="203" w:author="Asya Kostanyan" w:date="2025-11-25T20:47:00Z"/>
        </w:rPr>
      </w:pPr>
      <w:ins w:id="204" w:author="Asya Kostanyan" w:date="2025-11-25T20:47:00Z">
        <w:r w:rsidRPr="006D198F">
          <w:t>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mindset with a structured scenario framework. The focus shifts from trying to predict one future to managing risks across many plausible futures.</w:t>
        </w:r>
      </w:ins>
    </w:p>
    <w:p w14:paraId="13C2028D" w14:textId="3C784318" w:rsidR="006D198F" w:rsidRPr="006D198F" w:rsidRDefault="006D198F" w:rsidP="006D198F">
      <w:pPr>
        <w:jc w:val="both"/>
        <w:rPr>
          <w:ins w:id="205" w:author="Asya Kostanyan" w:date="2025-11-25T20:47:00Z"/>
        </w:rPr>
      </w:pPr>
      <w:ins w:id="206" w:author="Asya Kostanyan" w:date="2025-11-25T20:47:00Z">
        <w:r w:rsidRPr="006D198F">
          <w:lastRenderedPageBreak/>
          <w:t>In this environment, Board members are true decision-makers under uncertainty. Their responsibility is not to endorse a forecast but to assess the distribution of risks around t</w:t>
        </w:r>
      </w:ins>
      <w:ins w:id="207" w:author="Asya Kostanyan" w:date="2025-11-25T20:48:00Z" w16du:dateUtc="2025-11-25T20:48:00Z">
        <w:r>
          <w:t>he economy</w:t>
        </w:r>
      </w:ins>
      <w:ins w:id="208" w:author="Asya Kostanyan" w:date="2025-11-25T20:47:00Z">
        <w:r w:rsidRPr="006D198F">
          <w:t xml:space="preserve">. They weigh policy-relevant scenarios — the Market Reference, Case A, Case B, and others that meet the </w:t>
        </w:r>
      </w:ins>
      <w:ins w:id="209" w:author="Asya Kostanyan" w:date="2025-11-25T20:48:00Z" w16du:dateUtc="2025-11-25T20:48:00Z">
        <w:r>
          <w:t>3</w:t>
        </w:r>
      </w:ins>
      <w:ins w:id="210" w:author="Asya Kostanyan" w:date="2025-11-25T20:47:00Z">
        <w:r w:rsidRPr="006D198F">
          <w:t xml:space="preserve">R criteria of being Related, Realistic, and Relevant. Using the least-regrets mindset, they consider how global developments, domestic transmission channels, and </w:t>
        </w:r>
        <w:proofErr w:type="spellStart"/>
        <w:r w:rsidRPr="006D198F">
          <w:t>behavioral</w:t>
        </w:r>
        <w:proofErr w:type="spellEnd"/>
        <w:r w:rsidRPr="006D198F">
          <w:t xml:space="preserve"> responses could evolve. Their task is to choose the policy stance that </w:t>
        </w:r>
        <w:proofErr w:type="gramStart"/>
        <w:r w:rsidRPr="006D198F">
          <w:t>would</w:t>
        </w:r>
        <w:proofErr w:type="gramEnd"/>
        <w:r w:rsidRPr="006D198F">
          <w:t xml:space="preserve"> minimize losses if the world unfolds differently than expected. This approach anchors credibility because decisions are justified by prudent risk management, not by the illusion of precision.</w:t>
        </w:r>
      </w:ins>
    </w:p>
    <w:p w14:paraId="14E89944" w14:textId="4B6677CA" w:rsidR="006D198F" w:rsidRPr="006D198F" w:rsidRDefault="006D198F" w:rsidP="006D198F">
      <w:pPr>
        <w:jc w:val="both"/>
        <w:rPr>
          <w:ins w:id="211" w:author="Asya Kostanyan" w:date="2025-11-25T20:47:00Z"/>
        </w:rPr>
      </w:pPr>
      <w:ins w:id="212" w:author="Asya Kostanyan" w:date="2025-11-25T20:47:00Z">
        <w:r w:rsidRPr="006D198F">
          <w:t xml:space="preserve">At the same time, the role of the staff has changed fundamentally. Under FPAS Mark I, staff tended to defend a baseline projection. Under FPAS Mark II, they act as facilitators of structured analysis. Their job is to design coherent scenarios using the </w:t>
        </w:r>
      </w:ins>
      <w:ins w:id="213" w:author="Asya Kostanyan" w:date="2025-11-25T20:49:00Z" w16du:dateUtc="2025-11-25T20:49:00Z">
        <w:r>
          <w:t>3</w:t>
        </w:r>
      </w:ins>
      <w:ins w:id="214" w:author="Asya Kostanyan" w:date="2025-11-25T20:47:00Z">
        <w:r w:rsidRPr="006D198F">
          <w:t>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ins>
    </w:p>
    <w:p w14:paraId="3A4C8877" w14:textId="4007930C" w:rsidR="006D198F" w:rsidRPr="006D198F" w:rsidRDefault="006D198F" w:rsidP="006D198F">
      <w:pPr>
        <w:jc w:val="both"/>
        <w:rPr>
          <w:ins w:id="215" w:author="Asya Kostanyan" w:date="2025-11-25T20:47:00Z"/>
        </w:rPr>
      </w:pPr>
      <w:ins w:id="216" w:author="Asya Kostanyan" w:date="2025-11-25T20:47:00Z">
        <w:r w:rsidRPr="006D198F">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ins>
    </w:p>
    <w:p w14:paraId="251C1101" w14:textId="77777777" w:rsidR="006D198F" w:rsidRPr="006D198F" w:rsidRDefault="006D198F" w:rsidP="006D198F">
      <w:pPr>
        <w:jc w:val="both"/>
        <w:rPr>
          <w:ins w:id="217" w:author="Asya Kostanyan" w:date="2025-11-25T20:47:00Z"/>
        </w:rPr>
      </w:pPr>
      <w:ins w:id="218" w:author="Asya Kostanyan" w:date="2025-11-25T20:47:00Z">
        <w:r w:rsidRPr="006D198F">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ins>
    </w:p>
    <w:p w14:paraId="40C509B0" w14:textId="77777777" w:rsidR="006D198F" w:rsidRPr="006D198F" w:rsidRDefault="006D198F" w:rsidP="006D198F">
      <w:pPr>
        <w:jc w:val="both"/>
        <w:rPr>
          <w:ins w:id="219" w:author="Asya Kostanyan" w:date="2025-11-25T20:47:00Z"/>
        </w:rPr>
      </w:pPr>
      <w:ins w:id="220" w:author="Asya Kostanyan" w:date="2025-11-25T20:47:00Z">
        <w:r w:rsidRPr="006D198F">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ins>
    </w:p>
    <w:p w14:paraId="621172DC" w14:textId="77777777" w:rsidR="006D198F" w:rsidRPr="006D198F" w:rsidRDefault="006D198F" w:rsidP="006D198F">
      <w:pPr>
        <w:jc w:val="both"/>
        <w:rPr>
          <w:ins w:id="221" w:author="Asya Kostanyan" w:date="2025-11-25T20:47:00Z"/>
        </w:rPr>
      </w:pPr>
      <w:ins w:id="222" w:author="Asya Kostanyan" w:date="2025-11-25T20:47:00Z">
        <w:r w:rsidRPr="006D198F">
          <w:t>For Board members, this means evaluating the full distribution of risks. Each policymaking round begins with the Initial Macroeconomic Risk Assessments — the one-</w:t>
        </w:r>
        <w:r w:rsidRPr="006D198F">
          <w:lastRenderedPageBreak/>
          <w:t>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ins>
    </w:p>
    <w:p w14:paraId="52705E87" w14:textId="77777777" w:rsidR="006D198F" w:rsidRPr="006D198F" w:rsidRDefault="006D198F" w:rsidP="006D198F">
      <w:pPr>
        <w:jc w:val="both"/>
        <w:rPr>
          <w:ins w:id="223" w:author="Asya Kostanyan" w:date="2025-11-25T20:47:00Z"/>
        </w:rPr>
      </w:pPr>
      <w:ins w:id="224" w:author="Asya Kostanyan" w:date="2025-11-25T20:47:00Z">
        <w:r w:rsidRPr="006D198F">
          <w:t xml:space="preserve">For staff, the analytical responsibility is equally significant. Their role is to prepare the scenario taxonomy, test multiple hypotheses on each key issue, and present a balanced assessment of the uncertainties. They must </w:t>
        </w:r>
        <w:proofErr w:type="spellStart"/>
        <w:r w:rsidRPr="006D198F">
          <w:t>analyze</w:t>
        </w:r>
        <w:proofErr w:type="spellEnd"/>
        <w:r w:rsidRPr="006D198F">
          <w:t xml:space="preserv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ins>
    </w:p>
    <w:p w14:paraId="3BE73D81" w14:textId="77777777" w:rsidR="006D198F" w:rsidRPr="006D198F" w:rsidRDefault="006D198F" w:rsidP="006D198F">
      <w:pPr>
        <w:jc w:val="both"/>
        <w:rPr>
          <w:ins w:id="225" w:author="Asya Kostanyan" w:date="2025-11-25T20:47:00Z"/>
        </w:rPr>
      </w:pPr>
      <w:ins w:id="226" w:author="Asya Kostanyan" w:date="2025-11-25T20:47:00Z">
        <w:r w:rsidRPr="006D198F">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ins>
    </w:p>
    <w:p w14:paraId="312F5D40" w14:textId="77777777" w:rsidR="006D198F" w:rsidRPr="006D198F" w:rsidRDefault="006D198F" w:rsidP="006D198F">
      <w:pPr>
        <w:jc w:val="both"/>
        <w:rPr>
          <w:ins w:id="227" w:author="Asya Kostanyan" w:date="2025-11-25T20:47:00Z"/>
        </w:rPr>
      </w:pPr>
      <w:ins w:id="228" w:author="Asya Kostanyan" w:date="2025-11-25T20:47:00Z">
        <w:r w:rsidRPr="006D198F">
          <w:t xml:space="preserve">The evolution in roles under FPAS Mark II delivers three essential benefits. It increases transparency by clarifying the distinction between analysis and judgment. It strengthens adaptability by allowing policy </w:t>
        </w:r>
        <w:r w:rsidRPr="008A3560">
          <w:rPr>
            <w:b/>
            <w:bCs/>
            <w:rPrChange w:id="229" w:author="Asya Kostanyan" w:date="2025-11-25T20:53:00Z" w16du:dateUtc="2025-11-25T20:53:00Z">
              <w:rPr/>
            </w:rPrChange>
          </w:rPr>
          <w:t>to respond to uncertainty rather than resist it.</w:t>
        </w:r>
        <w:r w:rsidRPr="006D198F">
          <w:t xml:space="preserve"> And it supports credibility by embedding prudence, structure, and accountability in every stage of the policy cycle.</w:t>
        </w:r>
      </w:ins>
    </w:p>
    <w:p w14:paraId="01191C7F" w14:textId="77777777" w:rsidR="006D198F" w:rsidRPr="006D198F" w:rsidRDefault="006D198F" w:rsidP="006D198F">
      <w:pPr>
        <w:jc w:val="both"/>
        <w:rPr>
          <w:ins w:id="230" w:author="Asya Kostanyan" w:date="2025-11-25T20:47:00Z"/>
        </w:rPr>
      </w:pPr>
      <w:ins w:id="231" w:author="Asya Kostanyan" w:date="2025-11-25T20:47:00Z">
        <w:r w:rsidRPr="006D198F">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ins>
    </w:p>
    <w:p w14:paraId="7A2E5A5B" w14:textId="77777777" w:rsidR="008A3560" w:rsidRDefault="006D198F" w:rsidP="006D198F">
      <w:pPr>
        <w:jc w:val="both"/>
        <w:rPr>
          <w:ins w:id="232" w:author="Asya Kostanyan" w:date="2025-11-25T20:53:00Z" w16du:dateUtc="2025-11-25T20:53:00Z"/>
        </w:rPr>
      </w:pPr>
      <w:ins w:id="233" w:author="Asya Kostanyan" w:date="2025-11-25T20:47:00Z">
        <w:r w:rsidRPr="006D198F">
          <w:t>Thank you for watching, and I would like to acknowledge Douglas Laxton, Jared Laxton, Asya Kostanyan, and Sopio Mkervalidze at the Global Forecasting School for their guidance and support in producing this video.</w:t>
        </w:r>
      </w:ins>
    </w:p>
    <w:p w14:paraId="3B66E91D" w14:textId="0690C04F" w:rsidR="006D198F" w:rsidRPr="006D198F" w:rsidRDefault="006D198F" w:rsidP="006D198F">
      <w:pPr>
        <w:jc w:val="both"/>
        <w:rPr>
          <w:ins w:id="234" w:author="Asya Kostanyan" w:date="2025-11-25T20:47:00Z"/>
        </w:rPr>
      </w:pPr>
      <w:ins w:id="235" w:author="Asya Kostanyan" w:date="2025-11-25T20:47:00Z">
        <w:r w:rsidRPr="006D198F">
          <w:t>See you there.</w:t>
        </w:r>
      </w:ins>
    </w:p>
    <w:p w14:paraId="3E8C6E8D" w14:textId="66787C1D" w:rsidR="006C5AF8" w:rsidRPr="001A1CC4" w:rsidDel="006D198F" w:rsidRDefault="006C5AF8" w:rsidP="00A4792F">
      <w:pPr>
        <w:jc w:val="both"/>
        <w:rPr>
          <w:del w:id="236" w:author="Asya Kostanyan" w:date="2025-11-25T20:47:00Z" w16du:dateUtc="2025-11-25T20:47:00Z"/>
        </w:rPr>
      </w:pPr>
      <w:del w:id="237" w:author="Asya Kostanyan" w:date="2025-11-25T20:47:00Z" w16du:dateUtc="2025-11-25T20:47:00Z">
        <w:r w:rsidRPr="001A1CC4" w:rsidDel="006D198F">
          <w:lastRenderedPageBreak/>
          <w:delText xml:space="preserve">Hello everyone, I’m </w:delText>
        </w:r>
        <w:r w:rsidRPr="001A1CC4" w:rsidDel="006D198F">
          <w:rPr>
            <w:b/>
            <w:bCs/>
          </w:rPr>
          <w:delText>Susanna Grigoryan</w:delText>
        </w:r>
        <w:r w:rsidRPr="001A1CC4" w:rsidDel="006D198F">
          <w:delText xml:space="preserve">, an economist at the </w:delText>
        </w:r>
        <w:r w:rsidRPr="001A1CC4" w:rsidDel="006D198F">
          <w:rPr>
            <w:b/>
            <w:bCs/>
          </w:rPr>
          <w:delText>Central Bank of Armenia</w:delText>
        </w:r>
        <w:r w:rsidRPr="001A1CC4" w:rsidDel="006D198F">
          <w:delText xml:space="preserve"> and a </w:delText>
        </w:r>
        <w:r w:rsidRPr="001A1CC4" w:rsidDel="006D198F">
          <w:rPr>
            <w:b/>
            <w:bCs/>
          </w:rPr>
          <w:delText>Level One student at the Global Forecasting School</w:delText>
        </w:r>
        <w:r w:rsidRPr="001A1CC4" w:rsidDel="006D198F">
          <w:delText>. Welcome back to the CBA Academy Learning Hub. In this session, we’ll explore how the roles of the Board and staff evolve under FPAS Mark II — the Prudent Risk Management Approach to Price Stability.</w:delText>
        </w:r>
      </w:del>
    </w:p>
    <w:p w14:paraId="2C79F6E9" w14:textId="6BBD6598" w:rsidR="006C5AF8" w:rsidRPr="001A1CC4" w:rsidDel="006D198F" w:rsidRDefault="006C5AF8" w:rsidP="00A4792F">
      <w:pPr>
        <w:jc w:val="both"/>
        <w:rPr>
          <w:del w:id="238" w:author="Asya Kostanyan" w:date="2025-11-25T20:47:00Z" w16du:dateUtc="2025-11-25T20:47:00Z"/>
        </w:rPr>
      </w:pPr>
      <w:del w:id="239" w:author="Asya Kostanyan" w:date="2025-11-25T20:47:00Z" w16du:dateUtc="2025-11-25T20:47:00Z">
        <w:r w:rsidRPr="001A1CC4" w:rsidDel="006D198F">
          <w:delText>Under FPAS Mark I, most central banks relied on a single baseline forecast. The process was deterministic — everything revolved around one expected path for inflation and output. But as uncertainty in the global economy grew, that approach became too rigid. FPAS Mark II replaces the deterministic baseline with structured, scenario-based analysis. The focus shifts from forecasting the future to managing risks across possible futures.</w:delText>
        </w:r>
      </w:del>
    </w:p>
    <w:p w14:paraId="5E021166" w14:textId="3C06F49D" w:rsidR="006C5AF8" w:rsidRPr="001A1CC4" w:rsidDel="006D198F" w:rsidRDefault="006C5AF8" w:rsidP="00A4792F">
      <w:pPr>
        <w:jc w:val="both"/>
        <w:rPr>
          <w:del w:id="240" w:author="Asya Kostanyan" w:date="2025-11-25T20:47:00Z" w16du:dateUtc="2025-11-25T20:47:00Z"/>
        </w:rPr>
      </w:pPr>
      <w:del w:id="241" w:author="Asya Kostanyan" w:date="2025-11-25T20:47:00Z" w16du:dateUtc="2025-11-25T20:47:00Z">
        <w:r w:rsidRPr="001A1CC4" w:rsidDel="006D198F">
          <w:delText xml:space="preserve">In this new environment, Board members are decision-makers under uncertainty. Their task is not to approve a single forecast, but to weigh alternative scenarios and assess how each might unfold depending on global shocks, transmission mechanisms, and </w:delText>
        </w:r>
        <w:r w:rsidR="00DA01B0" w:rsidRPr="001A1CC4" w:rsidDel="006D198F">
          <w:delText>behavioural</w:delText>
        </w:r>
        <w:r w:rsidRPr="001A1CC4" w:rsidDel="006D198F">
          <w:delText xml:space="preserve"> responses. They deliberate on the least-regrets policy path — the one that minimizes potential losses if the world turns out differently than expected.</w:delText>
        </w:r>
      </w:del>
    </w:p>
    <w:p w14:paraId="10625E35" w14:textId="2DDA1011" w:rsidR="006C5AF8" w:rsidRPr="001A1CC4" w:rsidDel="006D198F" w:rsidRDefault="006C5AF8" w:rsidP="00A4792F">
      <w:pPr>
        <w:jc w:val="both"/>
        <w:rPr>
          <w:del w:id="242" w:author="Asya Kostanyan" w:date="2025-11-25T20:47:00Z" w16du:dateUtc="2025-11-25T20:47:00Z"/>
        </w:rPr>
      </w:pPr>
      <w:del w:id="243" w:author="Asya Kostanyan" w:date="2025-11-25T20:47:00Z" w16du:dateUtc="2025-11-25T20:47:00Z">
        <w:r w:rsidRPr="001A1CC4" w:rsidDel="006D198F">
          <w:delTex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delText>
        </w:r>
      </w:del>
    </w:p>
    <w:p w14:paraId="28C4DD2A" w14:textId="638ED77F" w:rsidR="006C5AF8" w:rsidRPr="001A1CC4" w:rsidDel="006D198F" w:rsidRDefault="006C5AF8" w:rsidP="00A4792F">
      <w:pPr>
        <w:jc w:val="both"/>
        <w:rPr>
          <w:del w:id="244" w:author="Asya Kostanyan" w:date="2025-11-25T20:47:00Z" w16du:dateUtc="2025-11-25T20:47:00Z"/>
        </w:rPr>
      </w:pPr>
      <w:del w:id="245" w:author="Asya Kostanyan" w:date="2025-11-25T20:47:00Z" w16du:dateUtc="2025-11-25T20:47:00Z">
        <w:r w:rsidRPr="001A1CC4" w:rsidDel="006D198F">
          <w:delTex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delText>
        </w:r>
      </w:del>
    </w:p>
    <w:p w14:paraId="236559CB" w14:textId="3DB50A76" w:rsidR="006C5AF8" w:rsidRPr="001A1CC4" w:rsidDel="006D198F" w:rsidRDefault="006C5AF8" w:rsidP="00A4792F">
      <w:pPr>
        <w:jc w:val="both"/>
        <w:rPr>
          <w:del w:id="246" w:author="Asya Kostanyan" w:date="2025-11-25T20:47:00Z" w16du:dateUtc="2025-11-25T20:47:00Z"/>
        </w:rPr>
      </w:pPr>
      <w:del w:id="247" w:author="Asya Kostanyan" w:date="2025-11-25T20:47:00Z" w16du:dateUtc="2025-11-25T20:47:00Z">
        <w:r w:rsidRPr="001A1CC4" w:rsidDel="006D198F">
          <w:delTex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delText>
        </w:r>
      </w:del>
    </w:p>
    <w:p w14:paraId="023289CE" w14:textId="0F692E42" w:rsidR="006C5AF8" w:rsidRPr="001A1CC4" w:rsidDel="006D198F" w:rsidRDefault="006C5AF8" w:rsidP="00A4792F">
      <w:pPr>
        <w:jc w:val="both"/>
        <w:rPr>
          <w:del w:id="248" w:author="Asya Kostanyan" w:date="2025-11-25T20:47:00Z" w16du:dateUtc="2025-11-25T20:47:00Z"/>
        </w:rPr>
      </w:pPr>
      <w:del w:id="249" w:author="Asya Kostanyan" w:date="2025-11-25T20:47:00Z" w16du:dateUtc="2025-11-25T20:47:00Z">
        <w:r w:rsidRPr="001A1CC4" w:rsidDel="006D198F">
          <w:delText xml:space="preserve">This redistribution of roles under FPAS Mark II emerged from the realization that modern central banking requires institutions to adapt to structural uncertainty. The framework was developed in response to global disruptions — pandemics, geopolitical shocks, and </w:delText>
        </w:r>
        <w:r w:rsidRPr="001A1CC4" w:rsidDel="006D198F">
          <w:lastRenderedPageBreak/>
          <w:delText>nonlinear responses in the world economy. By integrating risk-based policymaking within a structured scenario framework, FPAS Mark II allows decision-makers to compare alternative worlds rather than rely on deterministic forecasts.</w:delText>
        </w:r>
      </w:del>
    </w:p>
    <w:p w14:paraId="67DD5B22" w14:textId="5D82013F" w:rsidR="006C5AF8" w:rsidRPr="001A1CC4" w:rsidDel="006D198F" w:rsidRDefault="006C5AF8" w:rsidP="00A4792F">
      <w:pPr>
        <w:jc w:val="both"/>
        <w:rPr>
          <w:del w:id="250" w:author="Asya Kostanyan" w:date="2025-11-25T20:47:00Z" w16du:dateUtc="2025-11-25T20:47:00Z"/>
        </w:rPr>
      </w:pPr>
      <w:del w:id="251" w:author="Asya Kostanyan" w:date="2025-11-25T20:47:00Z" w16du:dateUtc="2025-11-25T20:47:00Z">
        <w:r w:rsidRPr="001A1CC4" w:rsidDel="006D198F">
          <w:delText>For Board members, this means assessing the full distribution of risks around the inflation target. Their goal is to interpret the policy-relevant scenarios prepared by staff using a least-regrets criterion that emphasizes prudence when uncertainty is high. This approach ensures that policy credibility is sustained even when outcomes deviate from expectations.</w:delText>
        </w:r>
      </w:del>
    </w:p>
    <w:p w14:paraId="31FE0324" w14:textId="65D3DED4" w:rsidR="006C5AF8" w:rsidRPr="001A1CC4" w:rsidDel="006D198F" w:rsidRDefault="006C5AF8" w:rsidP="00A4792F">
      <w:pPr>
        <w:jc w:val="both"/>
        <w:rPr>
          <w:del w:id="252" w:author="Asya Kostanyan" w:date="2025-11-25T20:47:00Z" w16du:dateUtc="2025-11-25T20:47:00Z"/>
        </w:rPr>
      </w:pPr>
      <w:del w:id="253" w:author="Asya Kostanyan" w:date="2025-11-25T20:47:00Z" w16du:dateUtc="2025-11-25T20:47:00Z">
        <w:r w:rsidRPr="001A1CC4" w:rsidDel="006D198F">
          <w:delText>For staff, the analytical role centers on constructing the taxonomy of scenarios following the 3R principle — Related, Relevant, and Realistic. They quantify these scenarios using nonlinear models that include endogenous credibility and convex Phillips curve properties. They then present the implications clearly in the Executive Briefing before each policy round. Their ultimate goal is to help the Board understand trade-offs, not to dictate a single view.</w:delText>
        </w:r>
      </w:del>
    </w:p>
    <w:p w14:paraId="78CB5A1C" w14:textId="1ADF8E2E" w:rsidR="006C5AF8" w:rsidRPr="001A1CC4" w:rsidDel="006D198F" w:rsidRDefault="006C5AF8" w:rsidP="00A4792F">
      <w:pPr>
        <w:jc w:val="both"/>
        <w:rPr>
          <w:del w:id="254" w:author="Asya Kostanyan" w:date="2025-11-25T20:47:00Z" w16du:dateUtc="2025-11-25T20:47:00Z"/>
        </w:rPr>
      </w:pPr>
      <w:del w:id="255" w:author="Asya Kostanyan" w:date="2025-11-25T20:47:00Z" w16du:dateUtc="2025-11-25T20:47:00Z">
        <w:r w:rsidRPr="001A1CC4" w:rsidDel="006D198F">
          <w:delTex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delText>
        </w:r>
      </w:del>
    </w:p>
    <w:p w14:paraId="2C4CE2CD" w14:textId="73D09A11" w:rsidR="006C5AF8" w:rsidRPr="001A1CC4" w:rsidDel="006D198F" w:rsidRDefault="006C5AF8" w:rsidP="00A4792F">
      <w:pPr>
        <w:jc w:val="both"/>
        <w:rPr>
          <w:del w:id="256" w:author="Asya Kostanyan" w:date="2025-11-25T20:47:00Z" w16du:dateUtc="2025-11-25T20:47:00Z"/>
        </w:rPr>
      </w:pPr>
      <w:del w:id="257" w:author="Asya Kostanyan" w:date="2025-11-25T20:47:00Z" w16du:dateUtc="2025-11-25T20:47:00Z">
        <w:r w:rsidRPr="001A1CC4" w:rsidDel="006D198F">
          <w:delText>The evolution in roles under FPAS Mark II ensures that decision-making becomes more transparent, by distinguishing analysis from judgment. It becomes more adaptive, by explicitly managing uncertainty. And it becomes more credible, by embedding prudence in every policy round.</w:delText>
        </w:r>
      </w:del>
    </w:p>
    <w:p w14:paraId="1CA5AB6A" w14:textId="1634D348" w:rsidR="006C5AF8" w:rsidRPr="001A1CC4" w:rsidDel="006D198F" w:rsidRDefault="006C5AF8" w:rsidP="00A4792F">
      <w:pPr>
        <w:jc w:val="both"/>
        <w:rPr>
          <w:del w:id="258" w:author="Asya Kostanyan" w:date="2025-11-25T20:47:00Z" w16du:dateUtc="2025-11-25T20:47:00Z"/>
        </w:rPr>
      </w:pPr>
      <w:del w:id="259" w:author="Asya Kostanyan" w:date="2025-11-25T20:47:00Z" w16du:dateUtc="2025-11-25T20:47:00Z">
        <w:r w:rsidRPr="001A1CC4" w:rsidDel="006D198F">
          <w:delTex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delText>
        </w:r>
      </w:del>
    </w:p>
    <w:p w14:paraId="1882F100" w14:textId="0AEEDAC0" w:rsidR="006C5AF8" w:rsidDel="006D198F" w:rsidRDefault="006C5AF8" w:rsidP="00DA01B0">
      <w:pPr>
        <w:jc w:val="both"/>
        <w:rPr>
          <w:del w:id="260" w:author="Asya Kostanyan" w:date="2025-11-25T20:47:00Z" w16du:dateUtc="2025-11-25T20:47:00Z"/>
        </w:rPr>
      </w:pPr>
      <w:del w:id="261" w:author="Asya Kostanyan" w:date="2025-11-25T20:47:00Z" w16du:dateUtc="2025-11-25T20:47:00Z">
        <w:r w:rsidRPr="001A1CC4" w:rsidDel="006D198F">
          <w:delText xml:space="preserve">Thank you for watching, and I would like to acknowledge </w:delText>
        </w:r>
        <w:r w:rsidRPr="001A1CC4" w:rsidDel="006D198F">
          <w:rPr>
            <w:b/>
            <w:bCs/>
          </w:rPr>
          <w:delText xml:space="preserve">Douglas Laxton, Jared Laxton, </w:delText>
        </w:r>
        <w:r w:rsidR="00DF197D" w:rsidRPr="00DF197D" w:rsidDel="006D198F">
          <w:rPr>
            <w:b/>
            <w:bCs/>
          </w:rPr>
          <w:delText>Asya Kostanyan</w:delText>
        </w:r>
        <w:r w:rsidRPr="001A1CC4" w:rsidDel="006D198F">
          <w:rPr>
            <w:b/>
            <w:bCs/>
          </w:rPr>
          <w:delText xml:space="preserve">, and </w:delText>
        </w:r>
        <w:r w:rsidR="00DF197D" w:rsidRPr="00DF197D" w:rsidDel="006D198F">
          <w:rPr>
            <w:b/>
            <w:bCs/>
          </w:rPr>
          <w:delText>Sopio Mkervalidze</w:delText>
        </w:r>
        <w:r w:rsidRPr="001A1CC4" w:rsidDel="006D198F">
          <w:delText xml:space="preserve"> at the </w:delText>
        </w:r>
        <w:r w:rsidRPr="001A1CC4" w:rsidDel="006D198F">
          <w:rPr>
            <w:b/>
            <w:bCs/>
          </w:rPr>
          <w:delText>Global Forecasting School</w:delText>
        </w:r>
        <w:r w:rsidRPr="001A1CC4" w:rsidDel="006D198F">
          <w:delText xml:space="preserve"> for their guidance and support in producing this video.</w:delText>
        </w:r>
      </w:del>
    </w:p>
    <w:p w14:paraId="3F28265E" w14:textId="2AE21A78" w:rsidR="006C5AF8" w:rsidRPr="00755B5D" w:rsidDel="006D198F" w:rsidRDefault="006C5AF8">
      <w:pPr>
        <w:rPr>
          <w:del w:id="262" w:author="Asya Kostanyan" w:date="2025-11-25T20:47:00Z" w16du:dateUtc="2025-11-25T20:47:00Z"/>
          <w:b/>
          <w:bCs/>
        </w:rPr>
      </w:pPr>
      <w:del w:id="263" w:author="Asya Kostanyan" w:date="2025-11-25T20:47:00Z" w16du:dateUtc="2025-11-25T20:47:00Z">
        <w:r w:rsidRPr="00B07A92" w:rsidDel="006D198F">
          <w:rPr>
            <w:b/>
            <w:bCs/>
          </w:rPr>
          <w:delText>See you there.</w:delText>
        </w:r>
      </w:del>
    </w:p>
    <w:p w14:paraId="2B6718E1" w14:textId="5A93D4F2" w:rsidR="006C5AF8" w:rsidRDefault="006C5AF8">
      <w:r>
        <w:br w:type="page"/>
      </w:r>
    </w:p>
    <w:p w14:paraId="720DB4F0" w14:textId="409215B8" w:rsidR="006C5AF8" w:rsidRDefault="00B864BA" w:rsidP="002C62BB">
      <w:pPr>
        <w:pStyle w:val="Heading1"/>
      </w:pPr>
      <w:bookmarkStart w:id="264" w:name="_Toc214436080"/>
      <w:bookmarkStart w:id="265" w:name="_Toc214669671"/>
      <w:r>
        <w:lastRenderedPageBreak/>
        <w:t>Video 1</w:t>
      </w:r>
      <w:r w:rsidR="00085647">
        <w:t>2</w:t>
      </w:r>
      <w:r>
        <w:t xml:space="preserve"> - </w:t>
      </w:r>
      <w:r w:rsidR="006C5AF8" w:rsidRPr="00F470BE">
        <w:t>Policy-Making Cycle and Policy-Relevant Analysis</w:t>
      </w:r>
      <w:bookmarkEnd w:id="264"/>
      <w:bookmarkEnd w:id="265"/>
    </w:p>
    <w:p w14:paraId="12E34F68" w14:textId="77777777" w:rsidR="006C5AF8" w:rsidRDefault="006C5AF8" w:rsidP="00A4792F">
      <w:pPr>
        <w:jc w:val="center"/>
        <w:rPr>
          <w:b/>
          <w:bCs/>
        </w:rPr>
      </w:pPr>
    </w:p>
    <w:p w14:paraId="3569F1C5" w14:textId="77777777" w:rsidR="006C5AF8" w:rsidRDefault="006C5AF8" w:rsidP="00A4792F">
      <w:pPr>
        <w:rPr>
          <w:b/>
          <w:bCs/>
        </w:rPr>
      </w:pPr>
      <w:r>
        <w:rPr>
          <w:b/>
          <w:bCs/>
        </w:rPr>
        <w:t>Susanna Grigoryan</w:t>
      </w:r>
    </w:p>
    <w:p w14:paraId="3C6CD3C1" w14:textId="77777777" w:rsidR="006C5AF8" w:rsidRPr="009659F4" w:rsidRDefault="006C5AF8" w:rsidP="00A4792F">
      <w:pPr>
        <w:rPr>
          <w:b/>
          <w:bCs/>
        </w:rPr>
      </w:pPr>
      <w:r w:rsidRPr="009659F4">
        <w:rPr>
          <w:b/>
          <w:bCs/>
        </w:rPr>
        <w:t>Recent Staff Member, Monetary Policy Department, Central Bank of Armenia</w:t>
      </w:r>
    </w:p>
    <w:p w14:paraId="36046E01" w14:textId="77777777" w:rsidR="006C5AF8" w:rsidRPr="009659F4" w:rsidRDefault="006C5AF8" w:rsidP="00A4792F">
      <w:pPr>
        <w:rPr>
          <w:b/>
          <w:bCs/>
        </w:rPr>
      </w:pPr>
      <w:r w:rsidRPr="009659F4">
        <w:rPr>
          <w:b/>
          <w:bCs/>
        </w:rPr>
        <w:t>Student, Global Forecasting School</w:t>
      </w:r>
    </w:p>
    <w:p w14:paraId="62FCDC80" w14:textId="77777777" w:rsidR="006C5AF8" w:rsidRDefault="006C5AF8" w:rsidP="00A4792F">
      <w:pPr>
        <w:rPr>
          <w:b/>
          <w:bCs/>
        </w:rPr>
      </w:pPr>
      <w:r>
        <w:rPr>
          <w:b/>
          <w:bCs/>
        </w:rPr>
        <w:t xml:space="preserve">November </w:t>
      </w:r>
      <w:r w:rsidRPr="009659F4">
        <w:rPr>
          <w:b/>
          <w:bCs/>
        </w:rPr>
        <w:t>2025</w:t>
      </w:r>
    </w:p>
    <w:p w14:paraId="4E646DD9" w14:textId="77777777" w:rsidR="00896F7E" w:rsidRDefault="00896F7E" w:rsidP="00A4792F">
      <w:pPr>
        <w:rPr>
          <w:b/>
          <w:bCs/>
        </w:rPr>
      </w:pPr>
    </w:p>
    <w:p w14:paraId="3FE4EDB8" w14:textId="77777777" w:rsidR="00896F7E" w:rsidRDefault="00896F7E" w:rsidP="00896F7E">
      <w:pPr>
        <w:rPr>
          <w:b/>
          <w:bCs/>
        </w:rPr>
      </w:pPr>
      <w:r w:rsidRPr="00896F7E">
        <w:rPr>
          <w:b/>
          <w:bCs/>
        </w:rPr>
        <w:t>Note</w:t>
      </w:r>
    </w:p>
    <w:p w14:paraId="4628B4EC" w14:textId="45BD9A77" w:rsidR="00BC3059" w:rsidRPr="00BC3059" w:rsidRDefault="00BC3059" w:rsidP="00BC3059">
      <w:pPr>
        <w:jc w:val="both"/>
        <w:rPr>
          <w:b/>
          <w:bCs/>
        </w:rPr>
      </w:pPr>
      <w:r w:rsidRPr="00BC3059">
        <w:rPr>
          <w:b/>
          <w:bCs/>
        </w:rPr>
        <w:t>1. The 29-Day Policy Cycle: From Event-Based to Continuous Learning</w:t>
      </w:r>
    </w:p>
    <w:p w14:paraId="22B18BFE" w14:textId="525D9CDA" w:rsidR="00BC3059" w:rsidRDefault="00BC3059" w:rsidP="00BC3059">
      <w:pPr>
        <w:jc w:val="both"/>
      </w:pPr>
      <w:r>
        <w:t xml:space="preserve">The Prudent Risk Management Approach to Price Stability </w:t>
      </w:r>
      <w:del w:id="266" w:author="Asya Kostanyan" w:date="2025-11-25T21:27:00Z" w16du:dateUtc="2025-11-25T21:27:00Z">
        <w:r w:rsidDel="00E544EC">
          <w:delText xml:space="preserve">(PRMAPS), </w:delText>
        </w:r>
      </w:del>
      <w:r>
        <w:t>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t xml:space="preserve"> </w:t>
      </w:r>
      <w:r>
        <w:t>relevant analysis.</w:t>
      </w:r>
    </w:p>
    <w:p w14:paraId="105442FA" w14:textId="20949FCF" w:rsidR="00BC3059" w:rsidRDefault="00BC3059" w:rsidP="00BC3059">
      <w:pPr>
        <w:jc w:val="both"/>
      </w:pPr>
      <w:r>
        <w:t>FPAS Mark II replaces event-driven policy routines with a structured 29-day cycle that integrates analysis, judgment, and communication. Each stage of the cycle has clearly assigned responsibilities:</w:t>
      </w:r>
    </w:p>
    <w:p w14:paraId="0B9A310A" w14:textId="50F65CBE" w:rsidR="00BC3059" w:rsidDel="00E544EC" w:rsidRDefault="00BC3059">
      <w:pPr>
        <w:pStyle w:val="ListParagraph"/>
        <w:numPr>
          <w:ilvl w:val="0"/>
          <w:numId w:val="29"/>
        </w:numPr>
        <w:jc w:val="both"/>
        <w:rPr>
          <w:del w:id="267" w:author="Asya Kostanyan" w:date="2025-11-25T21:31:00Z" w16du:dateUtc="2025-11-25T21:31:00Z"/>
        </w:rPr>
      </w:pPr>
      <w:del w:id="268" w:author="Asya Kostanyan" w:date="2025-11-25T21:31:00Z" w16du:dateUtc="2025-11-25T21:31:00Z">
        <w:r w:rsidDel="00E544EC">
          <w:delText>Days 1–10: Diagnostics and Data Updates. Staff review new data, update nowcasts, and assess financial and external conditions. The output is a Diagnostic Note.</w:delText>
        </w:r>
      </w:del>
    </w:p>
    <w:p w14:paraId="3557F34C" w14:textId="78026A95" w:rsidR="00BC3059" w:rsidDel="00E544EC" w:rsidRDefault="00BC3059">
      <w:pPr>
        <w:pStyle w:val="ListParagraph"/>
        <w:numPr>
          <w:ilvl w:val="0"/>
          <w:numId w:val="29"/>
        </w:numPr>
        <w:jc w:val="both"/>
        <w:rPr>
          <w:del w:id="269" w:author="Asya Kostanyan" w:date="2025-11-25T21:31:00Z" w16du:dateUtc="2025-11-25T21:31:00Z"/>
        </w:rPr>
      </w:pPr>
      <w:del w:id="270" w:author="Asya Kostanyan" w:date="2025-11-25T21:31:00Z" w16du:dateUtc="2025-11-25T21:31:00Z">
        <w:r w:rsidDel="00E544EC">
          <w:delText xml:space="preserve">Days 11–20: Scenario Development and Testing. Staff refine </w:delText>
        </w:r>
      </w:del>
      <w:del w:id="271" w:author="Asya Kostanyan" w:date="2025-11-25T21:28:00Z" w16du:dateUtc="2025-11-25T21:28:00Z">
        <w:r w:rsidDel="00E544EC">
          <w:delText xml:space="preserve">alternative </w:delText>
        </w:r>
      </w:del>
      <w:del w:id="272" w:author="Asya Kostanyan" w:date="2025-11-25T21:31:00Z" w16du:dateUtc="2025-11-25T21:31:00Z">
        <w:r w:rsidDel="00E544EC">
          <w:delText>scenarios according to the 3R principle: Related, Relevant, and Realistic. The output is the Internal Workshop Summary.</w:delText>
        </w:r>
      </w:del>
    </w:p>
    <w:p w14:paraId="0A1D79F6" w14:textId="4E5A6385" w:rsidR="00BC3059" w:rsidDel="00E544EC" w:rsidRDefault="00BC3059">
      <w:pPr>
        <w:pStyle w:val="ListParagraph"/>
        <w:numPr>
          <w:ilvl w:val="0"/>
          <w:numId w:val="29"/>
        </w:numPr>
        <w:jc w:val="both"/>
        <w:rPr>
          <w:del w:id="273" w:author="Asya Kostanyan" w:date="2025-11-25T21:31:00Z" w16du:dateUtc="2025-11-25T21:31:00Z"/>
        </w:rPr>
      </w:pPr>
      <w:del w:id="274" w:author="Asya Kostanyan" w:date="2025-11-25T21:31:00Z" w16du:dateUtc="2025-11-25T21:31:00Z">
        <w:r w:rsidDel="00E544EC">
          <w:delText>Days 21–29: Policy Preparation and Decision. Staff prepare the Executive Briefing, support Board seminars, and finalize policy and communication materials.</w:delText>
        </w:r>
      </w:del>
    </w:p>
    <w:p w14:paraId="7BD8729E" w14:textId="4C3D01C6" w:rsidR="00E544EC" w:rsidRPr="00E544EC" w:rsidRDefault="00E544EC">
      <w:pPr>
        <w:pStyle w:val="ListParagraph"/>
        <w:numPr>
          <w:ilvl w:val="0"/>
          <w:numId w:val="29"/>
        </w:numPr>
        <w:spacing w:before="100" w:beforeAutospacing="1" w:after="100" w:afterAutospacing="1" w:line="240" w:lineRule="auto"/>
        <w:jc w:val="both"/>
        <w:rPr>
          <w:ins w:id="275" w:author="Asya Kostanyan" w:date="2025-11-25T21:31:00Z" w16du:dateUtc="2025-11-25T21:31:00Z"/>
          <w:rFonts w:ascii="Times New Roman" w:eastAsia="Times New Roman" w:hAnsi="Times New Roman" w:cs="Times New Roman"/>
          <w:kern w:val="0"/>
          <w14:ligatures w14:val="none"/>
        </w:rPr>
        <w:pPrChange w:id="276" w:author="Asya Kostanyan" w:date="2025-11-25T21:31:00Z" w16du:dateUtc="2025-11-25T21:31:00Z">
          <w:pPr>
            <w:pStyle w:val="ListParagraph"/>
            <w:numPr>
              <w:numId w:val="29"/>
            </w:numPr>
            <w:spacing w:before="100" w:beforeAutospacing="1" w:after="100" w:afterAutospacing="1" w:line="240" w:lineRule="auto"/>
            <w:ind w:hanging="360"/>
          </w:pPr>
        </w:pPrChange>
      </w:pPr>
      <w:ins w:id="277" w:author="Asya Kostanyan" w:date="2025-11-25T21:31:00Z" w16du:dateUtc="2025-11-25T21:31:00Z">
        <w:r w:rsidRPr="00E544EC">
          <w:rPr>
            <w:rFonts w:ascii="Times New Roman" w:eastAsia="Times New Roman" w:hAnsi="Times New Roman" w:cs="Times New Roman"/>
            <w:b/>
            <w:bCs/>
            <w:kern w:val="0"/>
            <w14:ligatures w14:val="none"/>
          </w:rPr>
          <w:t>T–29: Kick-</w:t>
        </w:r>
        <w:proofErr w:type="gramStart"/>
        <w:r w:rsidRPr="00E544EC">
          <w:rPr>
            <w:rFonts w:ascii="Times New Roman" w:eastAsia="Times New Roman" w:hAnsi="Times New Roman" w:cs="Times New Roman"/>
            <w:b/>
            <w:bCs/>
            <w:kern w:val="0"/>
            <w14:ligatures w14:val="none"/>
          </w:rPr>
          <w:t>Off</w:t>
        </w:r>
        <w:r>
          <w:rPr>
            <w:rFonts w:ascii="Times New Roman" w:eastAsia="Times New Roman" w:hAnsi="Times New Roman" w:cs="Times New Roman"/>
            <w:b/>
            <w:bCs/>
            <w:kern w:val="0"/>
            <w14:ligatures w14:val="none"/>
          </w:rPr>
          <w:t xml:space="preserve"> :</w:t>
        </w:r>
        <w:r w:rsidRPr="00E544EC">
          <w:rPr>
            <w:rFonts w:ascii="Times New Roman" w:eastAsia="Times New Roman" w:hAnsi="Times New Roman" w:cs="Times New Roman"/>
            <w:kern w:val="0"/>
            <w14:ligatures w14:val="none"/>
          </w:rPr>
          <w:t>A</w:t>
        </w:r>
        <w:proofErr w:type="gramEnd"/>
        <w:r w:rsidRPr="00E544EC">
          <w:rPr>
            <w:rFonts w:ascii="Times New Roman" w:eastAsia="Times New Roman" w:hAnsi="Times New Roman" w:cs="Times New Roman"/>
            <w:kern w:val="0"/>
            <w14:ligatures w14:val="none"/>
          </w:rPr>
          <w:t xml:space="preserve"> concise staff briefing introduces the Board to the current economic drivers and key uncertainties. This is followed by an open and robust discussion among Board members about the major concerns and risks shaping the upcoming policy round.</w:t>
        </w:r>
      </w:ins>
    </w:p>
    <w:p w14:paraId="39B21E32" w14:textId="0B641714" w:rsidR="00E544EC" w:rsidRPr="00E544EC" w:rsidRDefault="00E544EC">
      <w:pPr>
        <w:pStyle w:val="ListParagraph"/>
        <w:numPr>
          <w:ilvl w:val="0"/>
          <w:numId w:val="29"/>
        </w:numPr>
        <w:spacing w:before="100" w:beforeAutospacing="1" w:after="100" w:afterAutospacing="1" w:line="240" w:lineRule="auto"/>
        <w:jc w:val="both"/>
        <w:rPr>
          <w:ins w:id="278" w:author="Asya Kostanyan" w:date="2025-11-25T21:31:00Z" w16du:dateUtc="2025-11-25T21:31:00Z"/>
          <w:rFonts w:ascii="Times New Roman" w:eastAsia="Times New Roman" w:hAnsi="Times New Roman" w:cs="Times New Roman"/>
          <w:kern w:val="0"/>
          <w14:ligatures w14:val="none"/>
        </w:rPr>
        <w:pPrChange w:id="279" w:author="Asya Kostanyan" w:date="2025-11-25T21:31:00Z" w16du:dateUtc="2025-11-25T21:31:00Z">
          <w:pPr>
            <w:pStyle w:val="ListParagraph"/>
            <w:numPr>
              <w:numId w:val="29"/>
            </w:numPr>
            <w:spacing w:before="100" w:beforeAutospacing="1" w:after="100" w:afterAutospacing="1" w:line="240" w:lineRule="auto"/>
            <w:ind w:hanging="360"/>
          </w:pPr>
        </w:pPrChange>
      </w:pPr>
      <w:ins w:id="280" w:author="Asya Kostanyan" w:date="2025-11-25T21:31:00Z" w16du:dateUtc="2025-11-25T21:31:00Z">
        <w:r w:rsidRPr="00E544EC">
          <w:rPr>
            <w:rFonts w:ascii="Times New Roman" w:eastAsia="Times New Roman" w:hAnsi="Times New Roman" w:cs="Times New Roman"/>
            <w:b/>
            <w:bCs/>
            <w:kern w:val="0"/>
            <w14:ligatures w14:val="none"/>
          </w:rPr>
          <w:t>Next 2 Weeks: Initial Risk Assessments</w:t>
        </w:r>
        <w:r>
          <w:rPr>
            <w:rFonts w:ascii="Times New Roman" w:eastAsia="Times New Roman" w:hAnsi="Times New Roman" w:cs="Times New Roman"/>
            <w:b/>
            <w:bCs/>
            <w:kern w:val="0"/>
            <w14:ligatures w14:val="none"/>
          </w:rPr>
          <w:t xml:space="preserve">: </w:t>
        </w:r>
        <w:r w:rsidRPr="00E544EC">
          <w:rPr>
            <w:rFonts w:ascii="Times New Roman" w:eastAsia="Times New Roman" w:hAnsi="Times New Roman" w:cs="Times New Roman"/>
            <w:kern w:val="0"/>
            <w14:ligatures w14:val="none"/>
          </w:rPr>
          <w:t xml:space="preserve">Each Board member prepares a one-page narrative outlining the risks, uncertainties, and issues they believe must be managed </w:t>
        </w:r>
        <w:r w:rsidRPr="00E544EC">
          <w:rPr>
            <w:rFonts w:ascii="Times New Roman" w:eastAsia="Times New Roman" w:hAnsi="Times New Roman" w:cs="Times New Roman"/>
            <w:kern w:val="0"/>
            <w14:ligatures w14:val="none"/>
          </w:rPr>
          <w:lastRenderedPageBreak/>
          <w:t>during the current policymaking round. These submissions form the foundation for the taxonomy of scenarios.</w:t>
        </w:r>
      </w:ins>
    </w:p>
    <w:p w14:paraId="013D3551" w14:textId="6D9BE967" w:rsidR="00E544EC" w:rsidRPr="00E544EC" w:rsidRDefault="00E544EC">
      <w:pPr>
        <w:pStyle w:val="ListParagraph"/>
        <w:numPr>
          <w:ilvl w:val="0"/>
          <w:numId w:val="29"/>
        </w:numPr>
        <w:spacing w:before="100" w:beforeAutospacing="1" w:after="100" w:afterAutospacing="1" w:line="240" w:lineRule="auto"/>
        <w:jc w:val="both"/>
        <w:rPr>
          <w:ins w:id="281" w:author="Asya Kostanyan" w:date="2025-11-25T21:31:00Z" w16du:dateUtc="2025-11-25T21:31:00Z"/>
          <w:rFonts w:ascii="Times New Roman" w:eastAsia="Times New Roman" w:hAnsi="Times New Roman" w:cs="Times New Roman"/>
          <w:kern w:val="0"/>
          <w14:ligatures w14:val="none"/>
        </w:rPr>
        <w:pPrChange w:id="282" w:author="Asya Kostanyan" w:date="2025-11-25T21:31:00Z" w16du:dateUtc="2025-11-25T21:31:00Z">
          <w:pPr>
            <w:pStyle w:val="ListParagraph"/>
            <w:numPr>
              <w:numId w:val="29"/>
            </w:numPr>
            <w:spacing w:before="100" w:beforeAutospacing="1" w:after="100" w:afterAutospacing="1" w:line="240" w:lineRule="auto"/>
            <w:ind w:hanging="360"/>
          </w:pPr>
        </w:pPrChange>
      </w:pPr>
      <w:ins w:id="283" w:author="Asya Kostanyan" w:date="2025-11-25T21:31:00Z" w16du:dateUtc="2025-11-25T21:31:00Z">
        <w:r w:rsidRPr="00E544EC">
          <w:rPr>
            <w:rFonts w:ascii="Times New Roman" w:eastAsia="Times New Roman" w:hAnsi="Times New Roman" w:cs="Times New Roman"/>
            <w:b/>
            <w:bCs/>
            <w:kern w:val="0"/>
            <w14:ligatures w14:val="none"/>
          </w:rPr>
          <w:t>T–15: Scenarios Meeting</w:t>
        </w:r>
      </w:ins>
      <w:ins w:id="284" w:author="Asya Kostanyan" w:date="2025-11-25T21:32:00Z" w16du:dateUtc="2025-11-25T21:32:00Z">
        <w:r>
          <w:rPr>
            <w:rFonts w:ascii="Times New Roman" w:eastAsia="Times New Roman" w:hAnsi="Times New Roman" w:cs="Times New Roman"/>
            <w:b/>
            <w:bCs/>
            <w:kern w:val="0"/>
            <w14:ligatures w14:val="none"/>
          </w:rPr>
          <w:t xml:space="preserve">: </w:t>
        </w:r>
      </w:ins>
      <w:ins w:id="285" w:author="Asya Kostanyan" w:date="2025-11-25T21:31:00Z" w16du:dateUtc="2025-11-25T21:31:00Z">
        <w:r w:rsidRPr="00E544EC">
          <w:rPr>
            <w:rFonts w:ascii="Times New Roman" w:eastAsia="Times New Roman" w:hAnsi="Times New Roman" w:cs="Times New Roman"/>
            <w:kern w:val="0"/>
            <w14:ligatures w14:val="none"/>
          </w:rPr>
          <w:t xml:space="preserve">Board members present their Initial Risk Assessments, which are consolidated into the overall Taxonomy of Scenarios. Staff then present the illustrative Case A and Case B scenario narratives that will be quantitatively </w:t>
        </w:r>
        <w:proofErr w:type="spellStart"/>
        <w:r w:rsidRPr="00E544EC">
          <w:rPr>
            <w:rFonts w:ascii="Times New Roman" w:eastAsia="Times New Roman" w:hAnsi="Times New Roman" w:cs="Times New Roman"/>
            <w:kern w:val="0"/>
            <w14:ligatures w14:val="none"/>
          </w:rPr>
          <w:t>modeled</w:t>
        </w:r>
        <w:proofErr w:type="spellEnd"/>
        <w:r w:rsidRPr="00E544EC">
          <w:rPr>
            <w:rFonts w:ascii="Times New Roman" w:eastAsia="Times New Roman" w:hAnsi="Times New Roman" w:cs="Times New Roman"/>
            <w:kern w:val="0"/>
            <w14:ligatures w14:val="none"/>
          </w:rPr>
          <w:t xml:space="preserve"> for the round.</w:t>
        </w:r>
      </w:ins>
    </w:p>
    <w:p w14:paraId="24330D0A" w14:textId="7CAB8129" w:rsidR="00E544EC" w:rsidRPr="00E544EC" w:rsidRDefault="00E544EC">
      <w:pPr>
        <w:pStyle w:val="ListParagraph"/>
        <w:numPr>
          <w:ilvl w:val="0"/>
          <w:numId w:val="29"/>
        </w:numPr>
        <w:spacing w:before="100" w:beforeAutospacing="1" w:after="100" w:afterAutospacing="1" w:line="240" w:lineRule="auto"/>
        <w:jc w:val="both"/>
        <w:rPr>
          <w:ins w:id="286" w:author="Asya Kostanyan" w:date="2025-11-25T21:31:00Z" w16du:dateUtc="2025-11-25T21:31:00Z"/>
          <w:rFonts w:ascii="Times New Roman" w:eastAsia="Times New Roman" w:hAnsi="Times New Roman" w:cs="Times New Roman"/>
          <w:kern w:val="0"/>
          <w14:ligatures w14:val="none"/>
        </w:rPr>
        <w:pPrChange w:id="287" w:author="Asya Kostanyan" w:date="2025-11-25T21:31:00Z" w16du:dateUtc="2025-11-25T21:31:00Z">
          <w:pPr>
            <w:pStyle w:val="ListParagraph"/>
            <w:numPr>
              <w:numId w:val="29"/>
            </w:numPr>
            <w:spacing w:before="100" w:beforeAutospacing="1" w:after="100" w:afterAutospacing="1" w:line="240" w:lineRule="auto"/>
            <w:ind w:hanging="360"/>
          </w:pPr>
        </w:pPrChange>
      </w:pPr>
      <w:ins w:id="288" w:author="Asya Kostanyan" w:date="2025-11-25T21:31:00Z" w16du:dateUtc="2025-11-25T21:31:00Z">
        <w:r w:rsidRPr="00E544EC">
          <w:rPr>
            <w:rFonts w:ascii="Times New Roman" w:eastAsia="Times New Roman" w:hAnsi="Times New Roman" w:cs="Times New Roman"/>
            <w:b/>
            <w:bCs/>
            <w:kern w:val="0"/>
            <w14:ligatures w14:val="none"/>
          </w:rPr>
          <w:t>T: Decision Day</w:t>
        </w:r>
      </w:ins>
      <w:ins w:id="289" w:author="Asya Kostanyan" w:date="2025-11-25T21:32:00Z" w16du:dateUtc="2025-11-25T21:32:00Z">
        <w:r>
          <w:rPr>
            <w:rFonts w:ascii="Times New Roman" w:eastAsia="Times New Roman" w:hAnsi="Times New Roman" w:cs="Times New Roman"/>
            <w:b/>
            <w:bCs/>
            <w:kern w:val="0"/>
            <w14:ligatures w14:val="none"/>
          </w:rPr>
          <w:t xml:space="preserve">: </w:t>
        </w:r>
      </w:ins>
      <w:ins w:id="290" w:author="Asya Kostanyan" w:date="2025-11-25T21:31:00Z" w16du:dateUtc="2025-11-25T21:31:00Z">
        <w:r w:rsidRPr="00E544EC">
          <w:rPr>
            <w:rFonts w:ascii="Times New Roman" w:eastAsia="Times New Roman" w:hAnsi="Times New Roman" w:cs="Times New Roman"/>
            <w:kern w:val="0"/>
            <w14:ligatures w14:val="none"/>
          </w:rPr>
          <w:t>Staff deliver the final presentation on current and underlying economic conditions. This sets the stage for Board deliberations and, ultimately, the policy decision.</w:t>
        </w:r>
      </w:ins>
    </w:p>
    <w:p w14:paraId="4BF9FA3E" w14:textId="77777777" w:rsidR="00E544EC" w:rsidRDefault="00E544EC">
      <w:pPr>
        <w:jc w:val="both"/>
        <w:rPr>
          <w:ins w:id="291" w:author="Asya Kostanyan" w:date="2025-11-25T21:31:00Z" w16du:dateUtc="2025-11-25T21:31:00Z"/>
        </w:rPr>
        <w:pPrChange w:id="292" w:author="Asya Kostanyan" w:date="2025-11-25T21:31:00Z" w16du:dateUtc="2025-11-25T21:31:00Z">
          <w:pPr>
            <w:pStyle w:val="ListParagraph"/>
            <w:numPr>
              <w:numId w:val="29"/>
            </w:numPr>
            <w:ind w:hanging="360"/>
            <w:jc w:val="both"/>
          </w:pPr>
        </w:pPrChange>
      </w:pPr>
    </w:p>
    <w:p w14:paraId="54158979" w14:textId="5106088F" w:rsidR="00BC3059" w:rsidRDefault="00BC3059" w:rsidP="00BC3059">
      <w:pPr>
        <w:jc w:val="both"/>
      </w:pPr>
      <w:r>
        <w:t xml:space="preserve">As the </w:t>
      </w:r>
      <w:del w:id="293" w:author="Asya Kostanyan" w:date="2025-11-25T21:33:00Z" w16du:dateUtc="2025-11-25T21:33:00Z">
        <w:r w:rsidDel="00E544EC">
          <w:delText xml:space="preserve">PRMAPS </w:delText>
        </w:r>
      </w:del>
      <w:ins w:id="294" w:author="Asya Kostanyan" w:date="2025-11-25T21:33:00Z" w16du:dateUtc="2025-11-25T21:33:00Z">
        <w:r w:rsidR="00E544EC">
          <w:t xml:space="preserve">FPAS Mark II </w:t>
        </w:r>
      </w:ins>
      <w:r>
        <w:t>manual emphasizes, regularity builds credibility while dynamism sustains learning. The cycle forms a continuous loop in which each round informs the next.</w:t>
      </w:r>
    </w:p>
    <w:p w14:paraId="0CB6C226" w14:textId="77777777" w:rsidR="00724943" w:rsidRPr="00724943" w:rsidRDefault="00724943" w:rsidP="00724943">
      <w:pPr>
        <w:jc w:val="both"/>
        <w:rPr>
          <w:ins w:id="295" w:author="Asya Kostanyan" w:date="2025-11-25T21:42:00Z"/>
          <w:b/>
          <w:bCs/>
        </w:rPr>
      </w:pPr>
      <w:ins w:id="296" w:author="Asya Kostanyan" w:date="2025-11-25T21:42:00Z">
        <w:r w:rsidRPr="00724943">
          <w:rPr>
            <w:b/>
            <w:bCs/>
          </w:rPr>
          <w:t>Kick-Off Meeting (T-29)</w:t>
        </w:r>
      </w:ins>
    </w:p>
    <w:p w14:paraId="5A42DF81" w14:textId="77777777" w:rsidR="00724943" w:rsidRPr="00724943" w:rsidRDefault="00724943" w:rsidP="00724943">
      <w:pPr>
        <w:jc w:val="both"/>
        <w:rPr>
          <w:ins w:id="297" w:author="Asya Kostanyan" w:date="2025-11-25T21:42:00Z"/>
        </w:rPr>
      </w:pPr>
      <w:ins w:id="298" w:author="Asya Kostanyan" w:date="2025-11-25T21:42:00Z">
        <w:r w:rsidRPr="00724943">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ins>
    </w:p>
    <w:p w14:paraId="52853E70" w14:textId="77777777" w:rsidR="00724943" w:rsidRPr="00724943" w:rsidRDefault="00724943" w:rsidP="00724943">
      <w:pPr>
        <w:jc w:val="both"/>
        <w:rPr>
          <w:ins w:id="299" w:author="Asya Kostanyan" w:date="2025-11-25T21:42:00Z"/>
        </w:rPr>
      </w:pPr>
      <w:ins w:id="300" w:author="Asya Kostanyan" w:date="2025-11-25T21:42:00Z">
        <w:r w:rsidRPr="00724943">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ins>
    </w:p>
    <w:p w14:paraId="4A28C89D" w14:textId="77777777" w:rsidR="00724943" w:rsidRPr="00724943" w:rsidRDefault="00724943" w:rsidP="00724943">
      <w:pPr>
        <w:jc w:val="both"/>
        <w:rPr>
          <w:ins w:id="301" w:author="Asya Kostanyan" w:date="2025-11-25T21:42:00Z"/>
          <w:b/>
          <w:bCs/>
        </w:rPr>
      </w:pPr>
      <w:ins w:id="302" w:author="Asya Kostanyan" w:date="2025-11-25T21:42:00Z">
        <w:r w:rsidRPr="00724943">
          <w:rPr>
            <w:b/>
            <w:bCs/>
          </w:rPr>
          <w:t>Developing Scenario Narratives (Next 10 Days)</w:t>
        </w:r>
      </w:ins>
    </w:p>
    <w:p w14:paraId="19A51697" w14:textId="732F672E" w:rsidR="00724943" w:rsidRPr="00724943" w:rsidRDefault="00724943" w:rsidP="00724943">
      <w:pPr>
        <w:jc w:val="both"/>
        <w:rPr>
          <w:ins w:id="303" w:author="Asya Kostanyan" w:date="2025-11-25T21:42:00Z"/>
        </w:rPr>
      </w:pPr>
      <w:ins w:id="304" w:author="Asya Kostanyan" w:date="2025-11-25T21:42:00Z">
        <w:r w:rsidRPr="00724943">
          <w:t>Following the Kick-Off Meeting, Board members begin developing the core ideas that will feed into the Case A and Case B scenarios. Case A reflects situations requiring a policy rate path above market expectations, while Case B reflects circumstances requiring a lower path.</w:t>
        </w:r>
      </w:ins>
      <w:ins w:id="305" w:author="Asya Kostanyan" w:date="2025-11-25T21:44:00Z" w16du:dateUtc="2025-11-25T21:44:00Z">
        <w:r>
          <w:t xml:space="preserve"> </w:t>
        </w:r>
      </w:ins>
      <w:ins w:id="306" w:author="Asya Kostanyan" w:date="2025-11-25T21:42:00Z">
        <w:r w:rsidRPr="00724943">
          <w:t>Board members are not asked to construct full scenarios; instead, they outline the essential narratives, shocks, and assumptions they believe should guide scenario development.</w:t>
        </w:r>
      </w:ins>
    </w:p>
    <w:p w14:paraId="6D605361" w14:textId="336DAAAE" w:rsidR="00724943" w:rsidRPr="00724943" w:rsidRDefault="00724943" w:rsidP="00724943">
      <w:pPr>
        <w:jc w:val="both"/>
        <w:rPr>
          <w:ins w:id="307" w:author="Asya Kostanyan" w:date="2025-11-25T21:42:00Z"/>
        </w:rPr>
      </w:pPr>
      <w:ins w:id="308" w:author="Asya Kostanyan" w:date="2025-11-25T21:42:00Z">
        <w:r w:rsidRPr="00724943">
          <w:t xml:space="preserve">These ideas are set out in their </w:t>
        </w:r>
        <w:r w:rsidRPr="00724943">
          <w:rPr>
            <w:b/>
            <w:bCs/>
          </w:rPr>
          <w:t>Initial Macroeconomic Risk Assessments</w:t>
        </w:r>
        <w:r w:rsidRPr="00724943">
          <w:t xml:space="preserve">, or “one-pagers.” Each one-pager provides a narrative on the Board member’s key risks and uncertainties, subject to the </w:t>
        </w:r>
      </w:ins>
      <w:ins w:id="309" w:author="Asya Kostanyan" w:date="2025-11-25T21:44:00Z" w16du:dateUtc="2025-11-25T21:44:00Z">
        <w:r>
          <w:rPr>
            <w:b/>
            <w:bCs/>
          </w:rPr>
          <w:t>3</w:t>
        </w:r>
      </w:ins>
      <w:ins w:id="310" w:author="Asya Kostanyan" w:date="2025-11-25T21:42:00Z">
        <w:r w:rsidRPr="00724943">
          <w:rPr>
            <w:b/>
            <w:bCs/>
          </w:rPr>
          <w:t>R Principle</w:t>
        </w:r>
        <w:r w:rsidRPr="00724943">
          <w:t xml:space="preserve">: scenarios must be </w:t>
        </w:r>
        <w:r w:rsidRPr="00724943">
          <w:rPr>
            <w:i/>
            <w:iCs/>
          </w:rPr>
          <w:t>Related</w:t>
        </w:r>
        <w:r w:rsidRPr="00724943">
          <w:t xml:space="preserve"> to current conditions, </w:t>
        </w:r>
        <w:r w:rsidRPr="00724943">
          <w:rPr>
            <w:i/>
            <w:iCs/>
          </w:rPr>
          <w:t>Realistic</w:t>
        </w:r>
        <w:r w:rsidRPr="00724943">
          <w:t xml:space="preserve"> enough to merit consideration, and </w:t>
        </w:r>
        <w:r w:rsidRPr="00724943">
          <w:rPr>
            <w:i/>
            <w:iCs/>
          </w:rPr>
          <w:t>Relevant</w:t>
        </w:r>
        <w:r w:rsidRPr="00724943">
          <w:t xml:space="preserve"> for monetary policy.</w:t>
        </w:r>
      </w:ins>
    </w:p>
    <w:p w14:paraId="236B96BE" w14:textId="77777777" w:rsidR="00724943" w:rsidRPr="00724943" w:rsidRDefault="00724943" w:rsidP="00724943">
      <w:pPr>
        <w:jc w:val="both"/>
        <w:rPr>
          <w:ins w:id="311" w:author="Asya Kostanyan" w:date="2025-11-25T21:42:00Z"/>
        </w:rPr>
      </w:pPr>
      <w:ins w:id="312" w:author="Asya Kostanyan" w:date="2025-11-25T21:42:00Z">
        <w:r w:rsidRPr="00724943">
          <w:lastRenderedPageBreak/>
          <w:t>Importantly, these documents are not binding. Board members are encouraged to revise their thinking as the round unfolds — this flexibility is an intentional feature of FPAS Mark II.</w:t>
        </w:r>
      </w:ins>
    </w:p>
    <w:p w14:paraId="3F9CA219" w14:textId="77777777" w:rsidR="00724943" w:rsidRPr="00724943" w:rsidRDefault="00724943" w:rsidP="00724943">
      <w:pPr>
        <w:jc w:val="both"/>
        <w:rPr>
          <w:ins w:id="313" w:author="Asya Kostanyan" w:date="2025-11-25T21:42:00Z"/>
          <w:b/>
          <w:bCs/>
        </w:rPr>
      </w:pPr>
      <w:ins w:id="314" w:author="Asya Kostanyan" w:date="2025-11-25T21:42:00Z">
        <w:r w:rsidRPr="00724943">
          <w:rPr>
            <w:b/>
            <w:bCs/>
          </w:rPr>
          <w:t>Process for Preparing One-Pagers (T-29 to T-18)</w:t>
        </w:r>
      </w:ins>
    </w:p>
    <w:p w14:paraId="77038068" w14:textId="77777777" w:rsidR="00724943" w:rsidRPr="00724943" w:rsidRDefault="00724943" w:rsidP="00724943">
      <w:pPr>
        <w:jc w:val="both"/>
        <w:rPr>
          <w:ins w:id="315" w:author="Asya Kostanyan" w:date="2025-11-25T21:42:00Z"/>
        </w:rPr>
      </w:pPr>
      <w:ins w:id="316" w:author="Asya Kostanyan" w:date="2025-11-25T21:42:00Z">
        <w:r w:rsidRPr="00724943">
          <w:t>Board members work with two assigned staff members (“Board Coordinators”) who support them throughout the process:</w:t>
        </w:r>
      </w:ins>
    </w:p>
    <w:p w14:paraId="5C620220" w14:textId="252D3B92" w:rsidR="00724943" w:rsidRPr="00724943" w:rsidRDefault="00724943" w:rsidP="00724943">
      <w:pPr>
        <w:numPr>
          <w:ilvl w:val="0"/>
          <w:numId w:val="63"/>
        </w:numPr>
        <w:jc w:val="both"/>
        <w:rPr>
          <w:ins w:id="317" w:author="Asya Kostanyan" w:date="2025-11-25T21:42:00Z"/>
        </w:rPr>
      </w:pPr>
      <w:ins w:id="318" w:author="Asya Kostanyan" w:date="2025-11-25T21:42:00Z">
        <w:r w:rsidRPr="00724943">
          <w:rPr>
            <w:b/>
            <w:bCs/>
          </w:rPr>
          <w:t>Initial Brainstorming Session (1 hour)</w:t>
        </w:r>
      </w:ins>
      <w:ins w:id="319" w:author="Asya Kostanyan" w:date="2025-11-25T21:44:00Z" w16du:dateUtc="2025-11-25T21:44:00Z">
        <w:r>
          <w:rPr>
            <w:b/>
            <w:bCs/>
          </w:rPr>
          <w:t xml:space="preserve">: </w:t>
        </w:r>
      </w:ins>
      <w:ins w:id="320" w:author="Asya Kostanyan" w:date="2025-11-25T21:42:00Z">
        <w:r w:rsidRPr="00724943">
          <w:t xml:space="preserve">Board members share preliminary bullet points on their key risks. Coordinators facilitate discussion, ensure alignment with the </w:t>
        </w:r>
      </w:ins>
      <w:ins w:id="321" w:author="Asya Kostanyan" w:date="2025-11-25T21:45:00Z" w16du:dateUtc="2025-11-25T21:45:00Z">
        <w:r>
          <w:t>3</w:t>
        </w:r>
      </w:ins>
      <w:ins w:id="322" w:author="Asya Kostanyan" w:date="2025-11-25T21:42:00Z">
        <w:r w:rsidRPr="00724943">
          <w:t>R criteria, ask clarifying questions, and reference insights from the Kick-Off Meeting and analytical briefings.</w:t>
        </w:r>
      </w:ins>
    </w:p>
    <w:p w14:paraId="36F878A4" w14:textId="2AA0E9DF" w:rsidR="00724943" w:rsidRPr="00724943" w:rsidRDefault="00724943" w:rsidP="00724943">
      <w:pPr>
        <w:numPr>
          <w:ilvl w:val="0"/>
          <w:numId w:val="63"/>
        </w:numPr>
        <w:jc w:val="both"/>
        <w:rPr>
          <w:ins w:id="323" w:author="Asya Kostanyan" w:date="2025-11-25T21:42:00Z"/>
        </w:rPr>
      </w:pPr>
      <w:ins w:id="324" w:author="Asya Kostanyan" w:date="2025-11-25T21:42:00Z">
        <w:r w:rsidRPr="00724943">
          <w:rPr>
            <w:b/>
            <w:bCs/>
          </w:rPr>
          <w:t>Drafting the One-Pager (2–4 hours)</w:t>
        </w:r>
      </w:ins>
      <w:ins w:id="325" w:author="Asya Kostanyan" w:date="2025-11-25T21:45:00Z" w16du:dateUtc="2025-11-25T21:45:00Z">
        <w:r>
          <w:rPr>
            <w:b/>
            <w:bCs/>
          </w:rPr>
          <w:t xml:space="preserve">: </w:t>
        </w:r>
      </w:ins>
      <w:ins w:id="326" w:author="Asya Kostanyan" w:date="2025-11-25T21:42:00Z">
        <w:r w:rsidRPr="00724943">
          <w:t>Coordinators prepare the first draft based on the brainstorming session.</w:t>
        </w:r>
      </w:ins>
    </w:p>
    <w:p w14:paraId="7538FE72" w14:textId="7EEB105C" w:rsidR="00724943" w:rsidRPr="00724943" w:rsidRDefault="00724943" w:rsidP="00724943">
      <w:pPr>
        <w:numPr>
          <w:ilvl w:val="0"/>
          <w:numId w:val="63"/>
        </w:numPr>
        <w:jc w:val="both"/>
        <w:rPr>
          <w:ins w:id="327" w:author="Asya Kostanyan" w:date="2025-11-25T21:42:00Z"/>
        </w:rPr>
      </w:pPr>
      <w:ins w:id="328" w:author="Asya Kostanyan" w:date="2025-11-25T21:42:00Z">
        <w:r w:rsidRPr="00724943">
          <w:rPr>
            <w:b/>
            <w:bCs/>
          </w:rPr>
          <w:t>Iterations (1–2 hours)</w:t>
        </w:r>
      </w:ins>
      <w:ins w:id="329" w:author="Asya Kostanyan" w:date="2025-11-25T21:45:00Z" w16du:dateUtc="2025-11-25T21:45:00Z">
        <w:r>
          <w:t xml:space="preserve">: </w:t>
        </w:r>
      </w:ins>
      <w:ins w:id="330" w:author="Asya Kostanyan" w:date="2025-11-25T21:42:00Z">
        <w:r w:rsidRPr="00724943">
          <w:t>The Board member and coordinators refine the draft over email during the second week.</w:t>
        </w:r>
      </w:ins>
    </w:p>
    <w:p w14:paraId="26865792" w14:textId="7F122F21" w:rsidR="00724943" w:rsidRPr="00724943" w:rsidRDefault="00724943" w:rsidP="00724943">
      <w:pPr>
        <w:numPr>
          <w:ilvl w:val="0"/>
          <w:numId w:val="63"/>
        </w:numPr>
        <w:jc w:val="both"/>
        <w:rPr>
          <w:ins w:id="331" w:author="Asya Kostanyan" w:date="2025-11-25T21:42:00Z"/>
        </w:rPr>
      </w:pPr>
      <w:ins w:id="332" w:author="Asya Kostanyan" w:date="2025-11-25T21:42:00Z">
        <w:r w:rsidRPr="00724943">
          <w:rPr>
            <w:b/>
            <w:bCs/>
          </w:rPr>
          <w:t>Submission (T-18 at 13:00)</w:t>
        </w:r>
      </w:ins>
      <w:ins w:id="333" w:author="Asya Kostanyan" w:date="2025-11-25T21:45:00Z" w16du:dateUtc="2025-11-25T21:45:00Z">
        <w:r>
          <w:rPr>
            <w:b/>
            <w:bCs/>
          </w:rPr>
          <w:t xml:space="preserve">: </w:t>
        </w:r>
      </w:ins>
      <w:ins w:id="334" w:author="Asya Kostanyan" w:date="2025-11-25T21:42:00Z">
        <w:r w:rsidRPr="00724943">
          <w:t>Once satisfied, the Board member submits the final one-pager to the Head of the MPD for the official record. The Head of MPD does not approve or alter content.</w:t>
        </w:r>
      </w:ins>
      <w:ins w:id="335" w:author="Asya Kostanyan" w:date="2025-11-25T21:45:00Z" w16du:dateUtc="2025-11-25T21:45:00Z">
        <w:r>
          <w:t xml:space="preserve"> </w:t>
        </w:r>
      </w:ins>
      <w:ins w:id="336" w:author="Asya Kostanyan" w:date="2025-11-25T21:42:00Z">
        <w:r w:rsidRPr="00724943">
          <w:t>These documents are disclosed publicly with a 12-year lag under the CBA’s transparency strategy.</w:t>
        </w:r>
      </w:ins>
    </w:p>
    <w:p w14:paraId="0ADA5522" w14:textId="3B52D095" w:rsidR="00724943" w:rsidRPr="00724943" w:rsidRDefault="00724943" w:rsidP="00724943">
      <w:pPr>
        <w:jc w:val="both"/>
        <w:rPr>
          <w:ins w:id="337" w:author="Asya Kostanyan" w:date="2025-11-25T21:42:00Z"/>
        </w:rPr>
      </w:pPr>
      <w:ins w:id="338" w:author="Asya Kostanyan" w:date="2025-11-25T21:42:00Z">
        <w:r w:rsidRPr="00724943">
          <w:t xml:space="preserve">The full set of one-pagers forms a key input into the </w:t>
        </w:r>
        <w:r w:rsidRPr="00724943">
          <w:rPr>
            <w:b/>
            <w:bCs/>
          </w:rPr>
          <w:t>Taxonomy of Scenarios</w:t>
        </w:r>
      </w:ins>
      <w:ins w:id="339" w:author="Asya Kostanyan" w:date="2025-11-25T21:45:00Z" w16du:dateUtc="2025-11-25T21:45:00Z">
        <w:r>
          <w:rPr>
            <w:b/>
            <w:bCs/>
          </w:rPr>
          <w:t xml:space="preserve"> in the Monetary Policy Report</w:t>
        </w:r>
      </w:ins>
      <w:ins w:id="340" w:author="Asya Kostanyan" w:date="2025-11-25T21:42:00Z">
        <w:r w:rsidRPr="00724943">
          <w:t>.</w:t>
        </w:r>
      </w:ins>
    </w:p>
    <w:p w14:paraId="7500ABB3" w14:textId="18820ADB" w:rsidR="00724943" w:rsidRPr="00724943" w:rsidRDefault="00724943" w:rsidP="00724943">
      <w:pPr>
        <w:jc w:val="both"/>
        <w:rPr>
          <w:ins w:id="341" w:author="Asya Kostanyan" w:date="2025-11-25T21:42:00Z"/>
        </w:rPr>
      </w:pPr>
    </w:p>
    <w:p w14:paraId="35C7F4A1" w14:textId="77777777" w:rsidR="00724943" w:rsidRPr="00724943" w:rsidRDefault="00724943" w:rsidP="00724943">
      <w:pPr>
        <w:jc w:val="both"/>
        <w:rPr>
          <w:ins w:id="342" w:author="Asya Kostanyan" w:date="2025-11-25T21:42:00Z"/>
          <w:b/>
          <w:bCs/>
        </w:rPr>
      </w:pPr>
      <w:ins w:id="343" w:author="Asya Kostanyan" w:date="2025-11-25T21:42:00Z">
        <w:r w:rsidRPr="00724943">
          <w:rPr>
            <w:b/>
            <w:bCs/>
          </w:rPr>
          <w:t>Scenarios Meeting (T-15)</w:t>
        </w:r>
      </w:ins>
    </w:p>
    <w:p w14:paraId="53008F0B" w14:textId="77777777" w:rsidR="00724943" w:rsidRPr="00724943" w:rsidRDefault="00724943" w:rsidP="00724943">
      <w:pPr>
        <w:jc w:val="both"/>
        <w:rPr>
          <w:ins w:id="344" w:author="Asya Kostanyan" w:date="2025-11-25T21:42:00Z"/>
        </w:rPr>
      </w:pPr>
      <w:ins w:id="345" w:author="Asya Kostanyan" w:date="2025-11-25T21:42:00Z">
        <w:r w:rsidRPr="00724943">
          <w:t>Roughly two weeks before Decision Day, the Board meets with the Policy Round Coordinator to review and approve two elements:</w:t>
        </w:r>
      </w:ins>
    </w:p>
    <w:p w14:paraId="577C6892" w14:textId="77777777" w:rsidR="00724943" w:rsidRPr="00724943" w:rsidRDefault="00724943" w:rsidP="00724943">
      <w:pPr>
        <w:numPr>
          <w:ilvl w:val="0"/>
          <w:numId w:val="64"/>
        </w:numPr>
        <w:jc w:val="both"/>
        <w:rPr>
          <w:ins w:id="346" w:author="Asya Kostanyan" w:date="2025-11-25T21:42:00Z"/>
        </w:rPr>
      </w:pPr>
      <w:ins w:id="347" w:author="Asya Kostanyan" w:date="2025-11-25T21:42:00Z">
        <w:r w:rsidRPr="00724943">
          <w:t xml:space="preserve">The </w:t>
        </w:r>
        <w:r w:rsidRPr="00724943">
          <w:rPr>
            <w:b/>
            <w:bCs/>
          </w:rPr>
          <w:t>Taxonomy of Scenarios</w:t>
        </w:r>
        <w:r w:rsidRPr="00724943">
          <w:t>, summarizing all risks and narratives submitted by Board members.</w:t>
        </w:r>
      </w:ins>
    </w:p>
    <w:p w14:paraId="5AC47F21" w14:textId="77777777" w:rsidR="00724943" w:rsidRPr="00724943" w:rsidRDefault="00724943" w:rsidP="00724943">
      <w:pPr>
        <w:numPr>
          <w:ilvl w:val="0"/>
          <w:numId w:val="64"/>
        </w:numPr>
        <w:jc w:val="both"/>
        <w:rPr>
          <w:ins w:id="348" w:author="Asya Kostanyan" w:date="2025-11-25T21:42:00Z"/>
        </w:rPr>
      </w:pPr>
      <w:ins w:id="349" w:author="Asya Kostanyan" w:date="2025-11-25T21:42:00Z">
        <w:r w:rsidRPr="00724943">
          <w:t xml:space="preserve">The proposed illustrative </w:t>
        </w:r>
        <w:r w:rsidRPr="00724943">
          <w:rPr>
            <w:b/>
            <w:bCs/>
          </w:rPr>
          <w:t>Case A and Case B</w:t>
        </w:r>
        <w:r w:rsidRPr="00724943">
          <w:t xml:space="preserve"> scenario narratives to be developed and quantified.</w:t>
        </w:r>
      </w:ins>
    </w:p>
    <w:p w14:paraId="3F4E09E0" w14:textId="77777777" w:rsidR="00724943" w:rsidRPr="00724943" w:rsidRDefault="00724943" w:rsidP="00724943">
      <w:pPr>
        <w:jc w:val="both"/>
        <w:rPr>
          <w:ins w:id="350" w:author="Asya Kostanyan" w:date="2025-11-25T21:42:00Z"/>
        </w:rPr>
      </w:pPr>
      <w:ins w:id="351" w:author="Asya Kostanyan" w:date="2025-11-25T21:42:00Z">
        <w:r w:rsidRPr="00724943">
          <w:t xml:space="preserve">The Board’s role is to provide direction and ensure the taxonomy captures their concerns, not to specify technical assumptions. By the end of the meeting, Board members should </w:t>
        </w:r>
        <w:r w:rsidRPr="00724943">
          <w:lastRenderedPageBreak/>
          <w:t>have a clear mental picture of how scenarios will be built and how they will feed into the Monetary Policy Report.</w:t>
        </w:r>
      </w:ins>
    </w:p>
    <w:p w14:paraId="68CEE7DB" w14:textId="77777777" w:rsidR="00724943" w:rsidRPr="00724943" w:rsidRDefault="00724943" w:rsidP="00724943">
      <w:pPr>
        <w:jc w:val="both"/>
        <w:rPr>
          <w:ins w:id="352" w:author="Asya Kostanyan" w:date="2025-11-25T21:42:00Z"/>
          <w:b/>
          <w:bCs/>
        </w:rPr>
      </w:pPr>
      <w:ins w:id="353" w:author="Asya Kostanyan" w:date="2025-11-25T21:42:00Z">
        <w:r w:rsidRPr="00724943">
          <w:rPr>
            <w:b/>
            <w:bCs/>
          </w:rPr>
          <w:t>Scenario-Building Phase</w:t>
        </w:r>
      </w:ins>
    </w:p>
    <w:p w14:paraId="64A19EF0" w14:textId="77777777" w:rsidR="00724943" w:rsidRPr="00724943" w:rsidRDefault="00724943" w:rsidP="00724943">
      <w:pPr>
        <w:jc w:val="both"/>
        <w:rPr>
          <w:ins w:id="354" w:author="Asya Kostanyan" w:date="2025-11-25T21:42:00Z"/>
        </w:rPr>
      </w:pPr>
      <w:ins w:id="355" w:author="Asya Kostanyan" w:date="2025-11-25T21:42:00Z">
        <w:r w:rsidRPr="00724943">
          <w:t>Following the Scenarios Meeting, the Policy Round Coordinator leads daily production meetings with staff. Together, they build out:</w:t>
        </w:r>
      </w:ins>
    </w:p>
    <w:p w14:paraId="275B49FC" w14:textId="77777777" w:rsidR="00724943" w:rsidRPr="00724943" w:rsidRDefault="00724943" w:rsidP="00724943">
      <w:pPr>
        <w:numPr>
          <w:ilvl w:val="0"/>
          <w:numId w:val="65"/>
        </w:numPr>
        <w:jc w:val="both"/>
        <w:rPr>
          <w:ins w:id="356" w:author="Asya Kostanyan" w:date="2025-11-25T21:42:00Z"/>
        </w:rPr>
      </w:pPr>
      <w:ins w:id="357" w:author="Asya Kostanyan" w:date="2025-11-25T21:42:00Z">
        <w:r w:rsidRPr="00724943">
          <w:t xml:space="preserve">the </w:t>
        </w:r>
        <w:r w:rsidRPr="00724943">
          <w:rPr>
            <w:b/>
            <w:bCs/>
          </w:rPr>
          <w:t>market reference scenario</w:t>
        </w:r>
        <w:r w:rsidRPr="00724943">
          <w:t>,</w:t>
        </w:r>
      </w:ins>
    </w:p>
    <w:p w14:paraId="7432187E" w14:textId="77777777" w:rsidR="00724943" w:rsidRPr="00724943" w:rsidRDefault="00724943" w:rsidP="00724943">
      <w:pPr>
        <w:numPr>
          <w:ilvl w:val="0"/>
          <w:numId w:val="65"/>
        </w:numPr>
        <w:jc w:val="both"/>
        <w:rPr>
          <w:ins w:id="358" w:author="Asya Kostanyan" w:date="2025-11-25T21:42:00Z"/>
        </w:rPr>
      </w:pPr>
      <w:ins w:id="359" w:author="Asya Kostanyan" w:date="2025-11-25T21:42:00Z">
        <w:r w:rsidRPr="00724943">
          <w:t xml:space="preserve">the </w:t>
        </w:r>
        <w:r w:rsidRPr="00724943">
          <w:rPr>
            <w:b/>
            <w:bCs/>
          </w:rPr>
          <w:t>illustrative Case A scenario</w:t>
        </w:r>
        <w:r w:rsidRPr="00724943">
          <w:t>, and</w:t>
        </w:r>
      </w:ins>
    </w:p>
    <w:p w14:paraId="40E292B5" w14:textId="77777777" w:rsidR="00724943" w:rsidRPr="00724943" w:rsidRDefault="00724943" w:rsidP="00724943">
      <w:pPr>
        <w:numPr>
          <w:ilvl w:val="0"/>
          <w:numId w:val="65"/>
        </w:numPr>
        <w:jc w:val="both"/>
        <w:rPr>
          <w:ins w:id="360" w:author="Asya Kostanyan" w:date="2025-11-25T21:42:00Z"/>
        </w:rPr>
      </w:pPr>
      <w:ins w:id="361" w:author="Asya Kostanyan" w:date="2025-11-25T21:42:00Z">
        <w:r w:rsidRPr="00724943">
          <w:t xml:space="preserve">the </w:t>
        </w:r>
        <w:r w:rsidRPr="00724943">
          <w:rPr>
            <w:b/>
            <w:bCs/>
          </w:rPr>
          <w:t>illustrative Case B scenario</w:t>
        </w:r>
        <w:r w:rsidRPr="00724943">
          <w:t>.</w:t>
        </w:r>
      </w:ins>
    </w:p>
    <w:p w14:paraId="4F230A30" w14:textId="77777777" w:rsidR="00724943" w:rsidRPr="00724943" w:rsidRDefault="00724943" w:rsidP="00724943">
      <w:pPr>
        <w:jc w:val="both"/>
        <w:rPr>
          <w:ins w:id="362" w:author="Asya Kostanyan" w:date="2025-11-25T21:42:00Z"/>
        </w:rPr>
      </w:pPr>
      <w:ins w:id="363" w:author="Asya Kostanyan" w:date="2025-11-25T21:42:00Z">
        <w:r w:rsidRPr="00724943">
          <w:t xml:space="preserve">These are quantified using the semi-structural quarterly projection model and satellite models where appropriate. </w:t>
        </w:r>
        <w:proofErr w:type="gramStart"/>
        <w:r w:rsidRPr="00724943">
          <w:t>Particular emphasis</w:t>
        </w:r>
        <w:proofErr w:type="gramEnd"/>
        <w:r w:rsidRPr="00724943">
          <w:t xml:space="preserve"> is placed on the policy implications — specifically, the interest-rate paths required to ensure convergence toward the inflation target.</w:t>
        </w:r>
      </w:ins>
    </w:p>
    <w:p w14:paraId="0E4AA483" w14:textId="77777777" w:rsidR="00724943" w:rsidRPr="00724943" w:rsidRDefault="00724943" w:rsidP="00724943">
      <w:pPr>
        <w:jc w:val="both"/>
        <w:rPr>
          <w:ins w:id="364" w:author="Asya Kostanyan" w:date="2025-11-25T21:42:00Z"/>
        </w:rPr>
      </w:pPr>
      <w:ins w:id="365" w:author="Asya Kostanyan" w:date="2025-11-25T21:42:00Z">
        <w:r w:rsidRPr="00724943">
          <w:t>The illustrative scenarios are not prescriptive. They do not constrain Board members’ views or votes. Rather, they provide clear reference points for evaluating risks, identifying potential dark-corner outcomes, and structuring the narrative of the Monetary Policy Report.</w:t>
        </w:r>
      </w:ins>
    </w:p>
    <w:p w14:paraId="752E9F69" w14:textId="77777777" w:rsidR="00724943" w:rsidRPr="00724943" w:rsidRDefault="00724943" w:rsidP="00724943">
      <w:pPr>
        <w:jc w:val="both"/>
        <w:rPr>
          <w:ins w:id="366" w:author="Asya Kostanyan" w:date="2025-11-25T21:42:00Z"/>
          <w:b/>
          <w:bCs/>
        </w:rPr>
      </w:pPr>
      <w:ins w:id="367" w:author="Asya Kostanyan" w:date="2025-11-25T21:42:00Z">
        <w:r w:rsidRPr="00724943">
          <w:rPr>
            <w:b/>
            <w:bCs/>
          </w:rPr>
          <w:t>Submission of Final Scenarios (T-3)</w:t>
        </w:r>
      </w:ins>
    </w:p>
    <w:p w14:paraId="18A66E44" w14:textId="77777777" w:rsidR="00724943" w:rsidRPr="00724943" w:rsidRDefault="00724943" w:rsidP="00724943">
      <w:pPr>
        <w:jc w:val="both"/>
        <w:rPr>
          <w:ins w:id="368" w:author="Asya Kostanyan" w:date="2025-11-25T21:42:00Z"/>
        </w:rPr>
      </w:pPr>
      <w:ins w:id="369" w:author="Asya Kostanyan" w:date="2025-11-25T21:42:00Z">
        <w:r w:rsidRPr="00724943">
          <w:t>Three days before Decision Day, the Policy Round Coordinator submits the final Case A and Case B scenario narratives and their quantitative projections to the Board, along with the completed draft of the Monetary Policy Report. No further changes are made after submission.</w:t>
        </w:r>
      </w:ins>
    </w:p>
    <w:p w14:paraId="43E0E891" w14:textId="77777777" w:rsidR="00724943" w:rsidRPr="00724943" w:rsidRDefault="00000000" w:rsidP="00724943">
      <w:pPr>
        <w:jc w:val="both"/>
        <w:rPr>
          <w:ins w:id="370" w:author="Asya Kostanyan" w:date="2025-11-25T21:42:00Z"/>
        </w:rPr>
      </w:pPr>
      <w:ins w:id="371" w:author="Asya Kostanyan" w:date="2025-11-25T21:42:00Z">
        <w:r>
          <w:pict w14:anchorId="4E0E1133">
            <v:rect id="_x0000_i1038" style="width:0;height:1.5pt" o:hralign="center" o:hrstd="t" o:hr="t" fillcolor="#a0a0a0" stroked="f"/>
          </w:pict>
        </w:r>
      </w:ins>
    </w:p>
    <w:p w14:paraId="2646CF8E" w14:textId="77777777" w:rsidR="00724943" w:rsidRPr="00724943" w:rsidRDefault="00724943" w:rsidP="00724943">
      <w:pPr>
        <w:jc w:val="both"/>
        <w:rPr>
          <w:ins w:id="372" w:author="Asya Kostanyan" w:date="2025-11-25T21:42:00Z"/>
          <w:b/>
          <w:bCs/>
        </w:rPr>
      </w:pPr>
      <w:ins w:id="373" w:author="Asya Kostanyan" w:date="2025-11-25T21:42:00Z">
        <w:r w:rsidRPr="00724943">
          <w:rPr>
            <w:b/>
            <w:bCs/>
          </w:rPr>
          <w:t>Decision Day (T)</w:t>
        </w:r>
      </w:ins>
    </w:p>
    <w:p w14:paraId="05953C01" w14:textId="77777777" w:rsidR="00724943" w:rsidRPr="00724943" w:rsidRDefault="00724943" w:rsidP="00724943">
      <w:pPr>
        <w:jc w:val="both"/>
        <w:rPr>
          <w:ins w:id="374" w:author="Asya Kostanyan" w:date="2025-11-25T21:42:00Z"/>
        </w:rPr>
      </w:pPr>
      <w:ins w:id="375" w:author="Asya Kostanyan" w:date="2025-11-25T21:42:00Z">
        <w:r w:rsidRPr="00724943">
          <w:t>With the scenarios finalized and 28 days of discussion behind them, the Board convenes to make the policy decision. Staff present current and underlying economic conditions, along with the scenario implications. Board members then deliberate and vote.</w:t>
        </w:r>
      </w:ins>
    </w:p>
    <w:p w14:paraId="492B956E" w14:textId="77777777" w:rsidR="00724943" w:rsidRPr="00724943" w:rsidRDefault="00724943" w:rsidP="00724943">
      <w:pPr>
        <w:jc w:val="both"/>
        <w:rPr>
          <w:ins w:id="376" w:author="Asya Kostanyan" w:date="2025-11-25T21:42:00Z"/>
        </w:rPr>
      </w:pPr>
      <w:ins w:id="377" w:author="Asya Kostanyan" w:date="2025-11-25T21:42:00Z">
        <w:r w:rsidRPr="00724943">
          <w:t>Each Board member submits a brief explanation outlining:</w:t>
        </w:r>
      </w:ins>
    </w:p>
    <w:p w14:paraId="2810771A" w14:textId="77777777" w:rsidR="00724943" w:rsidRPr="00724943" w:rsidRDefault="00724943" w:rsidP="00724943">
      <w:pPr>
        <w:numPr>
          <w:ilvl w:val="0"/>
          <w:numId w:val="66"/>
        </w:numPr>
        <w:jc w:val="both"/>
        <w:rPr>
          <w:ins w:id="378" w:author="Asya Kostanyan" w:date="2025-11-25T21:42:00Z"/>
        </w:rPr>
      </w:pPr>
      <w:ins w:id="379" w:author="Asya Kostanyan" w:date="2025-11-25T21:42:00Z">
        <w:r w:rsidRPr="00724943">
          <w:t>the policy action they support,</w:t>
        </w:r>
      </w:ins>
    </w:p>
    <w:p w14:paraId="1AB5E7A1" w14:textId="77777777" w:rsidR="00724943" w:rsidRPr="00724943" w:rsidRDefault="00724943" w:rsidP="00724943">
      <w:pPr>
        <w:numPr>
          <w:ilvl w:val="0"/>
          <w:numId w:val="66"/>
        </w:numPr>
        <w:jc w:val="both"/>
        <w:rPr>
          <w:ins w:id="380" w:author="Asya Kostanyan" w:date="2025-11-25T21:42:00Z"/>
        </w:rPr>
      </w:pPr>
      <w:ins w:id="381" w:author="Asya Kostanyan" w:date="2025-11-25T21:42:00Z">
        <w:r w:rsidRPr="00724943">
          <w:t>the risks and assumptions driving their view, and</w:t>
        </w:r>
      </w:ins>
    </w:p>
    <w:p w14:paraId="4F83D465" w14:textId="77777777" w:rsidR="00724943" w:rsidRPr="00724943" w:rsidRDefault="00724943" w:rsidP="00724943">
      <w:pPr>
        <w:numPr>
          <w:ilvl w:val="0"/>
          <w:numId w:val="66"/>
        </w:numPr>
        <w:jc w:val="both"/>
        <w:rPr>
          <w:ins w:id="382" w:author="Asya Kostanyan" w:date="2025-11-25T21:42:00Z"/>
        </w:rPr>
      </w:pPr>
      <w:ins w:id="383" w:author="Asya Kostanyan" w:date="2025-11-25T21:42:00Z">
        <w:r w:rsidRPr="00724943">
          <w:t>their willingness to change course if new information emerges.</w:t>
        </w:r>
      </w:ins>
    </w:p>
    <w:p w14:paraId="0F77F66B" w14:textId="77777777" w:rsidR="00724943" w:rsidRPr="00724943" w:rsidRDefault="00724943" w:rsidP="00724943">
      <w:pPr>
        <w:jc w:val="both"/>
        <w:rPr>
          <w:ins w:id="384" w:author="Asya Kostanyan" w:date="2025-11-25T21:42:00Z"/>
        </w:rPr>
      </w:pPr>
      <w:ins w:id="385" w:author="Asya Kostanyan" w:date="2025-11-25T21:42:00Z">
        <w:r w:rsidRPr="00724943">
          <w:lastRenderedPageBreak/>
          <w:t>The decision is announced together with publication of the Monetary Policy Report, which explains the policy stance through a structured narrative grounded in the scenario framework. The Governor then holds a press conference, broadcast live to the public.</w:t>
        </w:r>
      </w:ins>
    </w:p>
    <w:p w14:paraId="48DD2338" w14:textId="77777777" w:rsidR="00BC3059" w:rsidRDefault="00BC3059" w:rsidP="00BC3059">
      <w:pPr>
        <w:jc w:val="both"/>
      </w:pPr>
    </w:p>
    <w:p w14:paraId="2D2C4C9F" w14:textId="60D638A3" w:rsidR="00BC3059" w:rsidDel="00E544EC" w:rsidRDefault="00BC3059" w:rsidP="00BC3059">
      <w:pPr>
        <w:jc w:val="both"/>
        <w:rPr>
          <w:del w:id="386" w:author="Asya Kostanyan" w:date="2025-11-25T21:33:00Z" w16du:dateUtc="2025-11-25T21:33:00Z"/>
        </w:rPr>
      </w:pPr>
    </w:p>
    <w:p w14:paraId="5947CD75" w14:textId="0ECD6858" w:rsidR="00BC3059" w:rsidRPr="00BC3059" w:rsidRDefault="00BC3059" w:rsidP="00BC3059">
      <w:pPr>
        <w:jc w:val="both"/>
        <w:rPr>
          <w:b/>
          <w:bCs/>
        </w:rPr>
      </w:pPr>
      <w:r w:rsidRPr="00BC3059">
        <w:rPr>
          <w:b/>
          <w:bCs/>
        </w:rPr>
        <w:t>2. Avoiding the “Folly in Baselines”</w:t>
      </w:r>
    </w:p>
    <w:p w14:paraId="32A1EDED" w14:textId="23043281" w:rsidR="00BC3059" w:rsidRDefault="00BC3059" w:rsidP="00BC3059">
      <w:pPr>
        <w:jc w:val="both"/>
      </w:pPr>
      <w:r>
        <w:t xml:space="preserve">Traditional FPAS Mark I frameworks relied heavily on deterministic baselines. However, this approach risked institutionalizing error by encouraging overconfidence in a single projection. </w:t>
      </w:r>
      <w:del w:id="387" w:author="Asya Kostanyan" w:date="2025-11-25T21:33:00Z" w16du:dateUtc="2025-11-25T21:33:00Z">
        <w:r w:rsidDel="00E544EC">
          <w:delText xml:space="preserve">PRMAPS </w:delText>
        </w:r>
      </w:del>
      <w:ins w:id="388" w:author="Asya Kostanyan" w:date="2025-11-25T21:33:00Z" w16du:dateUtc="2025-11-25T21:33:00Z">
        <w:r w:rsidR="00E544EC">
          <w:t xml:space="preserve">FPAS Mark II </w:t>
        </w:r>
      </w:ins>
      <w:r>
        <w:t>warns against this “folly in baselines,” observing that a central bank must operate under multiple plausible futures.</w:t>
      </w:r>
    </w:p>
    <w:p w14:paraId="70AB1A24" w14:textId="5B0703D3" w:rsidR="00BC3059" w:rsidRDefault="00BC3059" w:rsidP="00BC3059">
      <w:pPr>
        <w:jc w:val="both"/>
      </w:pPr>
      <w:r>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Default="00BC3059" w:rsidP="00BC3059">
      <w:pPr>
        <w:jc w:val="both"/>
      </w:pPr>
      <w:r>
        <w:t>This captures the core of the least-regrets mindset: the objective is not precision but prudent risk management.</w:t>
      </w:r>
    </w:p>
    <w:p w14:paraId="4518C49F" w14:textId="605BBB26" w:rsidR="00BC3059" w:rsidRPr="00BC3059" w:rsidRDefault="00BC3059" w:rsidP="00BC3059">
      <w:pPr>
        <w:jc w:val="both"/>
        <w:rPr>
          <w:b/>
          <w:bCs/>
        </w:rPr>
      </w:pPr>
      <w:r w:rsidRPr="00BC3059">
        <w:rPr>
          <w:b/>
          <w:bCs/>
        </w:rPr>
        <w:t>3. Policy-Relevant Analysis: Bridging Models and Judgment</w:t>
      </w:r>
    </w:p>
    <w:p w14:paraId="623BE353" w14:textId="7B2AF443" w:rsidR="00BC3059" w:rsidRDefault="00BC3059" w:rsidP="00BC3059">
      <w:pPr>
        <w:jc w:val="both"/>
      </w:pPr>
      <w:r>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Default="00BC3059" w:rsidP="00BC3059">
      <w:pPr>
        <w:jc w:val="both"/>
      </w:pPr>
      <w:r>
        <w:t>Good analysis:</w:t>
      </w:r>
    </w:p>
    <w:p w14:paraId="20E64E1B" w14:textId="24F17D19" w:rsidR="00BC3059" w:rsidRDefault="00BC3059">
      <w:pPr>
        <w:pStyle w:val="ListParagraph"/>
        <w:numPr>
          <w:ilvl w:val="0"/>
          <w:numId w:val="28"/>
        </w:numPr>
        <w:jc w:val="both"/>
      </w:pPr>
      <w:r>
        <w:t>Integrates model outputs and expert judgment into coherent narratives.</w:t>
      </w:r>
    </w:p>
    <w:p w14:paraId="7F622845" w14:textId="4CCD614A" w:rsidR="00BC3059" w:rsidRDefault="00BC3059">
      <w:pPr>
        <w:pStyle w:val="ListParagraph"/>
        <w:numPr>
          <w:ilvl w:val="0"/>
          <w:numId w:val="28"/>
        </w:numPr>
        <w:jc w:val="both"/>
      </w:pPr>
      <w:r>
        <w:t xml:space="preserve">Quantifies uncertainty via </w:t>
      </w:r>
      <w:del w:id="389" w:author="Asya Kostanyan" w:date="2025-11-25T21:35:00Z" w16du:dateUtc="2025-11-25T21:35:00Z">
        <w:r w:rsidDel="00E544EC">
          <w:delText xml:space="preserve">fan charts, density forecasts, and </w:delText>
        </w:r>
      </w:del>
      <w:r>
        <w:t>scenario matrices.</w:t>
      </w:r>
    </w:p>
    <w:p w14:paraId="73AFCCE9" w14:textId="6BF96070" w:rsidR="00BC3059" w:rsidRDefault="00BC3059">
      <w:pPr>
        <w:pStyle w:val="ListParagraph"/>
        <w:numPr>
          <w:ilvl w:val="0"/>
          <w:numId w:val="28"/>
        </w:numPr>
        <w:jc w:val="both"/>
      </w:pPr>
      <w:r>
        <w:t>Provides communication materials that clarify risks, trade-offs, and credibility issues.</w:t>
      </w:r>
    </w:p>
    <w:p w14:paraId="66DE33A7" w14:textId="3364EF6C" w:rsidR="00BC3059" w:rsidRDefault="00BC3059" w:rsidP="00BC3059">
      <w:pPr>
        <w:jc w:val="both"/>
      </w:pPr>
      <w:r>
        <w:t>Analysis is designed not to predict what the Bank expects, but to reveal what it fears and what it hopes for.</w:t>
      </w:r>
    </w:p>
    <w:p w14:paraId="757071EB" w14:textId="7C7DC9DA" w:rsidR="00BC3059" w:rsidRPr="00BC3059" w:rsidRDefault="00BC3059" w:rsidP="00BC3059">
      <w:pPr>
        <w:jc w:val="both"/>
        <w:rPr>
          <w:b/>
          <w:bCs/>
        </w:rPr>
      </w:pPr>
      <w:r w:rsidRPr="00BC3059">
        <w:rPr>
          <w:b/>
          <w:bCs/>
        </w:rPr>
        <w:t>4. The Role of Staff–Board Interaction</w:t>
      </w:r>
    </w:p>
    <w:p w14:paraId="75CF45EB" w14:textId="77777777" w:rsidR="00BC3059" w:rsidRDefault="00BC3059" w:rsidP="00BC3059">
      <w:pPr>
        <w:jc w:val="both"/>
      </w:pPr>
      <w:r>
        <w:t xml:space="preserve">The 29-day cycle intensifies collaboration between staff and Board. Staff no longer defend a single baseline; instead, they facilitate structured analytical dialogue. The </w:t>
      </w:r>
      <w:r>
        <w:lastRenderedPageBreak/>
        <w:t>Board becomes decision-makers under uncertainty, applying least-regrets reasoning to evaluate risks.</w:t>
      </w:r>
    </w:p>
    <w:p w14:paraId="2BBA4AD3" w14:textId="77777777" w:rsidR="00BC3059" w:rsidRDefault="00BC3059" w:rsidP="00BC3059">
      <w:pPr>
        <w:jc w:val="both"/>
      </w:pPr>
      <w: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Default="00BC3059" w:rsidP="00BC3059">
      <w:pPr>
        <w:jc w:val="both"/>
      </w:pPr>
      <w:r>
        <w:t>The Executive Briefing at the end of the cycle embodies this partnership - it is not a forecast but a framework to support decision-making under uncertainty.</w:t>
      </w:r>
    </w:p>
    <w:p w14:paraId="3FE44E72" w14:textId="5BC22F25" w:rsidR="00BC3059" w:rsidRPr="00BC3059" w:rsidRDefault="00BC3059" w:rsidP="00BC3059">
      <w:pPr>
        <w:jc w:val="both"/>
        <w:rPr>
          <w:b/>
          <w:bCs/>
        </w:rPr>
      </w:pPr>
      <w:r w:rsidRPr="00BC3059">
        <w:rPr>
          <w:b/>
          <w:bCs/>
        </w:rPr>
        <w:t>5. Continuous Learning and Institutional Credibility</w:t>
      </w:r>
    </w:p>
    <w:p w14:paraId="34A240FC" w14:textId="77777777" w:rsidR="00BC3059" w:rsidRDefault="00BC3059" w:rsidP="00BC3059">
      <w:pPr>
        <w:jc w:val="both"/>
      </w:pPr>
      <w:r>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Default="00BC3059" w:rsidP="00BC3059">
      <w:pPr>
        <w:jc w:val="both"/>
      </w:pPr>
      <w:r>
        <w:t>Credibility emerges not from avoiding mistakes but from demonstrating the capacity to learn from them quickly. Human capital development is embedded in the policy process itself.</w:t>
      </w:r>
    </w:p>
    <w:p w14:paraId="497C0BBB" w14:textId="68F6F0DE" w:rsidR="00BC3059" w:rsidRPr="00BC3059" w:rsidRDefault="00BC3059" w:rsidP="00BC3059">
      <w:pPr>
        <w:jc w:val="both"/>
        <w:rPr>
          <w:b/>
          <w:bCs/>
        </w:rPr>
      </w:pPr>
      <w:r w:rsidRPr="00BC3059">
        <w:rPr>
          <w:b/>
          <w:bCs/>
        </w:rPr>
        <w:t>6. Policy Implications and Concluding Reflections</w:t>
      </w:r>
    </w:p>
    <w:p w14:paraId="36DAE884" w14:textId="77777777" w:rsidR="00BC3059" w:rsidRDefault="00BC3059" w:rsidP="00BC3059">
      <w:pPr>
        <w:jc w:val="both"/>
      </w:pPr>
      <w:r>
        <w:t>The transition to the 29-day cycle and policy-relevant analysis has several implications:</w:t>
      </w:r>
    </w:p>
    <w:p w14:paraId="0716D2CB" w14:textId="1DE811C1" w:rsidR="00BC3059" w:rsidRDefault="00BC3059">
      <w:pPr>
        <w:pStyle w:val="ListParagraph"/>
        <w:numPr>
          <w:ilvl w:val="0"/>
          <w:numId w:val="27"/>
        </w:numPr>
        <w:jc w:val="both"/>
      </w:pPr>
      <w:r>
        <w:t>Predictability and Rhythm: The cycle creates discipline and enhances credibility.</w:t>
      </w:r>
    </w:p>
    <w:p w14:paraId="11A16A20" w14:textId="1136520A" w:rsidR="00BC3059" w:rsidRDefault="00BC3059">
      <w:pPr>
        <w:pStyle w:val="ListParagraph"/>
        <w:numPr>
          <w:ilvl w:val="0"/>
          <w:numId w:val="27"/>
        </w:numPr>
        <w:jc w:val="both"/>
      </w:pPr>
      <w:r>
        <w:t xml:space="preserve">Transparency and Accountability: </w:t>
      </w:r>
      <w:del w:id="390" w:author="Asya Kostanyan" w:date="2025-11-25T21:37:00Z" w16du:dateUtc="2025-11-25T21:37:00Z">
        <w:r w:rsidDel="00E544EC">
          <w:delText>Analysis and judgment are separated, clarifying responsibility.</w:delText>
        </w:r>
      </w:del>
      <w:ins w:id="391" w:author="Asya Kostanyan" w:date="2025-11-25T21:37:00Z" w16du:dateUtc="2025-11-25T21:37:00Z">
        <w:r w:rsidR="00E544EC">
          <w:t xml:space="preserve">Transparency about risks and how the central bank </w:t>
        </w:r>
        <w:r w:rsidR="00724943">
          <w:t xml:space="preserve">manages </w:t>
        </w:r>
      </w:ins>
      <w:ins w:id="392" w:author="Asya Kostanyan" w:date="2025-11-25T21:38:00Z" w16du:dateUtc="2025-11-25T21:38:00Z">
        <w:r w:rsidR="00724943">
          <w:t>them form credibility.</w:t>
        </w:r>
      </w:ins>
    </w:p>
    <w:p w14:paraId="7870FFD3" w14:textId="54122FEE" w:rsidR="00BC3059" w:rsidRDefault="00BC3059">
      <w:pPr>
        <w:pStyle w:val="ListParagraph"/>
        <w:numPr>
          <w:ilvl w:val="0"/>
          <w:numId w:val="27"/>
        </w:numPr>
        <w:jc w:val="both"/>
      </w:pPr>
      <w:r>
        <w:t>Resilience: Continuous learning enables flexible responses to shocks.</w:t>
      </w:r>
    </w:p>
    <w:p w14:paraId="22133651" w14:textId="323B54C3" w:rsidR="00BC3059" w:rsidRDefault="00BC3059">
      <w:pPr>
        <w:pStyle w:val="ListParagraph"/>
        <w:numPr>
          <w:ilvl w:val="0"/>
          <w:numId w:val="27"/>
        </w:numPr>
        <w:jc w:val="both"/>
      </w:pPr>
      <w:r>
        <w:t>Human Capital: Staff development is part of the policy system, not an external function.</w:t>
      </w:r>
    </w:p>
    <w:p w14:paraId="56179438" w14:textId="20CE6D3B" w:rsidR="00BC3059" w:rsidRDefault="00BC3059">
      <w:pPr>
        <w:pStyle w:val="ListParagraph"/>
        <w:numPr>
          <w:ilvl w:val="0"/>
          <w:numId w:val="27"/>
        </w:numPr>
        <w:jc w:val="both"/>
      </w:pPr>
      <w:r>
        <w:t>Prudent Risk Management: Decisions weigh risks across multiple futures.</w:t>
      </w:r>
    </w:p>
    <w:p w14:paraId="7B83B8A6" w14:textId="57BF22A9" w:rsidR="0051406C" w:rsidRDefault="00BC3059" w:rsidP="00BC3059">
      <w:pPr>
        <w:jc w:val="both"/>
      </w:pPr>
      <w:r>
        <w:t xml:space="preserve">As summarized in </w:t>
      </w:r>
      <w:del w:id="393" w:author="Asya Kostanyan" w:date="2025-11-25T21:36:00Z" w16du:dateUtc="2025-11-25T21:36:00Z">
        <w:r w:rsidDel="00E544EC">
          <w:delText>PRMAPS</w:delText>
        </w:r>
      </w:del>
      <w:ins w:id="394" w:author="Asya Kostanyan" w:date="2025-11-25T21:36:00Z" w16du:dateUtc="2025-11-25T21:36:00Z">
        <w:r w:rsidR="00E544EC">
          <w:t>FPAS Mark II</w:t>
        </w:r>
      </w:ins>
      <w:r>
        <w:t>: “The future cannot be forecast, but it can be managed. The discipline of the policy cycle and the humility of least-regrets thinking make credibility sustainable.”</w:t>
      </w:r>
    </w:p>
    <w:p w14:paraId="44EA9E47" w14:textId="77777777" w:rsidR="00755B5D" w:rsidRDefault="00755B5D" w:rsidP="00755B5D"/>
    <w:p w14:paraId="77C6D58B" w14:textId="77777777" w:rsidR="00755B5D" w:rsidRPr="009659F4" w:rsidRDefault="00755B5D" w:rsidP="00755B5D">
      <w:pPr>
        <w:rPr>
          <w:b/>
          <w:bCs/>
        </w:rPr>
      </w:pPr>
      <w:r w:rsidRPr="009659F4">
        <w:rPr>
          <w:b/>
          <w:bCs/>
        </w:rPr>
        <w:t>Literature &amp; Further Reading</w:t>
      </w:r>
    </w:p>
    <w:p w14:paraId="21FB27D7"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B341DC6" w14:textId="77777777" w:rsidR="00755B5D" w:rsidRPr="00B76A1F" w:rsidRDefault="00755B5D" w:rsidP="00755B5D">
      <w:pPr>
        <w:ind w:left="720"/>
        <w:jc w:val="both"/>
      </w:pPr>
      <w:hyperlink r:id="rId84" w:history="1">
        <w:r w:rsidRPr="00B76A1F">
          <w:rPr>
            <w:rStyle w:val="Hyperlink"/>
          </w:rPr>
          <w:t>https://www.ijcb.org/journal/ijcb14q1a6.htm</w:t>
        </w:r>
      </w:hyperlink>
    </w:p>
    <w:p w14:paraId="59671762"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85" w:history="1">
        <w:r w:rsidRPr="00B82288">
          <w:rPr>
            <w:rStyle w:val="Hyperlink"/>
            <w:iCs/>
          </w:rPr>
          <w:t>Prudent Risk Management Approach to Monetary Policy: Theory and Practice of FPAS Mark II at the Central Bank of Armenia</w:t>
        </w:r>
      </w:hyperlink>
      <w:r w:rsidRPr="00B82288">
        <w:rPr>
          <w:iCs/>
        </w:rPr>
        <w:t>.</w:t>
      </w:r>
    </w:p>
    <w:p w14:paraId="62F8FE5D"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054327FB" w14:textId="77777777" w:rsidR="00755B5D" w:rsidRPr="00B76A1F" w:rsidRDefault="00755B5D">
      <w:pPr>
        <w:numPr>
          <w:ilvl w:val="0"/>
          <w:numId w:val="14"/>
        </w:numPr>
        <w:jc w:val="both"/>
      </w:pPr>
      <w:r w:rsidRPr="00B76A1F">
        <w:t>Freedman, C., &amp; Laxton, D. (2009). “Why Inflation Targeting?” IMF Working Paper 09/86. </w:t>
      </w:r>
      <w:hyperlink r:id="rId86" w:tgtFrame="_blank" w:history="1">
        <w:r w:rsidRPr="00B76A1F">
          <w:rPr>
            <w:rStyle w:val="Hyperlink"/>
          </w:rPr>
          <w:t>https://www.imf.org/external/pubs/ft/wp/2009/wp0986.pdf</w:t>
        </w:r>
      </w:hyperlink>
    </w:p>
    <w:p w14:paraId="7C6174C3" w14:textId="77777777" w:rsidR="00755B5D" w:rsidRDefault="00755B5D">
      <w:pPr>
        <w:numPr>
          <w:ilvl w:val="0"/>
          <w:numId w:val="14"/>
        </w:numPr>
        <w:jc w:val="both"/>
      </w:pPr>
      <w:r w:rsidRPr="00B76A1F">
        <w:t>Debelle, G., &amp; Laxton, D. (1996). “Is the Phillips Curve Really a Curve? Some Evidence for Australia.” IMF Working Paper 96/37. </w:t>
      </w:r>
    </w:p>
    <w:p w14:paraId="291FE929" w14:textId="7DC82430" w:rsidR="00755B5D" w:rsidRPr="00896F7E" w:rsidRDefault="00755B5D" w:rsidP="00755B5D">
      <w:pPr>
        <w:ind w:left="720"/>
        <w:jc w:val="both"/>
      </w:pPr>
      <w:hyperlink r:id="rId87" w:history="1">
        <w:r w:rsidRPr="00B76A1F">
          <w:rPr>
            <w:rStyle w:val="Hyperlink"/>
          </w:rPr>
          <w:t>https://www.imf.org/en/publications/wp/issues/2016/12/30/is-the-phillips-curve-really-a-curve-some-evidence-for-canada-the-united-kingdom-and-the-2079</w:t>
        </w:r>
      </w:hyperlink>
    </w:p>
    <w:p w14:paraId="3E3B2CE0" w14:textId="1AC68C0C" w:rsidR="00896F7E" w:rsidRPr="00755B5D" w:rsidRDefault="00000000" w:rsidP="00755B5D">
      <w:pPr>
        <w:jc w:val="both"/>
      </w:pPr>
      <w:r>
        <w:pict w14:anchorId="7F356EB4">
          <v:rect id="_x0000_i1039" style="width:0;height:1.5pt" o:hralign="center" o:hrstd="t" o:hr="t" fillcolor="#a0a0a0" stroked="f"/>
        </w:pict>
      </w:r>
    </w:p>
    <w:p w14:paraId="19A406ED" w14:textId="1AEF1D1B" w:rsidR="006C5AF8" w:rsidRDefault="00BC3059" w:rsidP="00A4792F">
      <w:pPr>
        <w:rPr>
          <w:ins w:id="395" w:author="Asya Kostanyan" w:date="2025-11-25T21:51:00Z" w16du:dateUtc="2025-11-25T21:51:00Z"/>
          <w:b/>
          <w:bCs/>
        </w:rPr>
      </w:pPr>
      <w:r>
        <w:rPr>
          <w:b/>
          <w:bCs/>
        </w:rPr>
        <w:t>Script</w:t>
      </w:r>
    </w:p>
    <w:p w14:paraId="7E2E8FDA" w14:textId="5DACE3ED" w:rsidR="00ED5AA0" w:rsidDel="00D034D5" w:rsidRDefault="00ED5AA0" w:rsidP="00A4792F">
      <w:pPr>
        <w:rPr>
          <w:del w:id="396" w:author="Asya Kostanyan" w:date="2025-11-25T21:58:00Z" w16du:dateUtc="2025-11-25T21:58:00Z"/>
          <w:b/>
          <w:bCs/>
        </w:rPr>
      </w:pPr>
    </w:p>
    <w:p w14:paraId="44AA5F34" w14:textId="6F9653E6" w:rsidR="006C5AF8" w:rsidRPr="00F470BE" w:rsidDel="00ED5AA0" w:rsidRDefault="006C5AF8" w:rsidP="00A4792F">
      <w:pPr>
        <w:jc w:val="both"/>
        <w:rPr>
          <w:del w:id="397" w:author="Asya Kostanyan" w:date="2025-11-25T21:51:00Z" w16du:dateUtc="2025-11-25T21:51:00Z"/>
        </w:rPr>
      </w:pPr>
      <w:del w:id="398" w:author="Asya Kostanyan" w:date="2025-11-25T21:51:00Z" w16du:dateUtc="2025-11-25T21:51:00Z">
        <w:r w:rsidRPr="00F470BE" w:rsidDel="00ED5AA0">
          <w:delText xml:space="preserve">Hello everyone, I’m </w:delText>
        </w:r>
        <w:r w:rsidRPr="00F470BE" w:rsidDel="00ED5AA0">
          <w:rPr>
            <w:b/>
            <w:bCs/>
          </w:rPr>
          <w:delText>Susanna Grigoryan</w:delText>
        </w:r>
        <w:r w:rsidRPr="00F470BE" w:rsidDel="00ED5AA0">
          <w:delText xml:space="preserve">, an economist at the </w:delText>
        </w:r>
        <w:r w:rsidRPr="00F470BE" w:rsidDel="00ED5AA0">
          <w:rPr>
            <w:b/>
            <w:bCs/>
          </w:rPr>
          <w:delText>Central Bank of Armenia</w:delText>
        </w:r>
        <w:r w:rsidRPr="00F470BE" w:rsidDel="00ED5AA0">
          <w:delText xml:space="preserve"> and a </w:delText>
        </w:r>
        <w:r w:rsidRPr="00F470BE" w:rsidDel="00ED5AA0">
          <w:rPr>
            <w:b/>
            <w:bCs/>
          </w:rPr>
          <w:delText>Level One student at the Global Forecasting School</w:delText>
        </w:r>
        <w:r w:rsidRPr="00F470BE" w:rsidDel="00ED5AA0">
          <w:delText>. Welcome back to the CBA Academy Learning Hub. In this session, we’ll explore how FPAS Mark II reshaped the policy-making cycle and redefined what we mean by policy-relevant analysis.</w:delText>
        </w:r>
      </w:del>
    </w:p>
    <w:p w14:paraId="57133511" w14:textId="4253CF90" w:rsidR="006C5AF8" w:rsidRPr="00F470BE" w:rsidDel="00ED5AA0" w:rsidRDefault="006C5AF8" w:rsidP="00A4792F">
      <w:pPr>
        <w:jc w:val="both"/>
        <w:rPr>
          <w:del w:id="399" w:author="Asya Kostanyan" w:date="2025-11-25T21:51:00Z" w16du:dateUtc="2025-11-25T21:51:00Z"/>
        </w:rPr>
      </w:pPr>
      <w:del w:id="400" w:author="Asya Kostanyan" w:date="2025-11-25T21:51:00Z" w16du:dateUtc="2025-11-25T21:51:00Z">
        <w:r w:rsidRPr="00F470BE" w:rsidDel="00ED5AA0">
          <w:delText>The Prudent Risk Management Approach to Price Stability, also referred to as FPAS Mark II, represents a paradigm shift in how the Central Bank of Armenia conducts monetary policy. This approach recognizes that uncertainty is not an inconvenience to be minimized, but the natural state of the world that policymaking must internalize. As the manual puts it, we are no longer in a world where forecasting is an act of prediction; it is an act of disciplined learning under uncertainty. This principle forms the foundation for both the 29-day policy cycle and the concept of policy-relevant analysis.</w:delText>
        </w:r>
      </w:del>
    </w:p>
    <w:p w14:paraId="16E7AB97" w14:textId="032A267C" w:rsidR="006C5AF8" w:rsidRPr="00F470BE" w:rsidDel="00ED5AA0" w:rsidRDefault="006C5AF8" w:rsidP="00A4792F">
      <w:pPr>
        <w:jc w:val="both"/>
        <w:rPr>
          <w:del w:id="401" w:author="Asya Kostanyan" w:date="2025-11-25T21:51:00Z" w16du:dateUtc="2025-11-25T21:51:00Z"/>
        </w:rPr>
      </w:pPr>
      <w:del w:id="402" w:author="Asya Kostanyan" w:date="2025-11-25T21:51:00Z" w16du:dateUtc="2025-11-25T21:51:00Z">
        <w:r w:rsidRPr="00F470BE" w:rsidDel="00ED5AA0">
          <w:delTex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w:delText>
        </w:r>
        <w:r w:rsidRPr="00F470BE" w:rsidDel="00ED5AA0">
          <w:lastRenderedPageBreak/>
          <w:delText>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delText>
        </w:r>
      </w:del>
    </w:p>
    <w:p w14:paraId="50AE6E3C" w14:textId="12F509A9" w:rsidR="006C5AF8" w:rsidRPr="00F470BE" w:rsidDel="00ED5AA0" w:rsidRDefault="006C5AF8" w:rsidP="00A4792F">
      <w:pPr>
        <w:jc w:val="both"/>
        <w:rPr>
          <w:del w:id="403" w:author="Asya Kostanyan" w:date="2025-11-25T21:51:00Z" w16du:dateUtc="2025-11-25T21:51:00Z"/>
        </w:rPr>
      </w:pPr>
      <w:del w:id="404" w:author="Asya Kostanyan" w:date="2025-11-25T21:51:00Z" w16du:dateUtc="2025-11-25T21:51:00Z">
        <w:r w:rsidRPr="00F470BE" w:rsidDel="00ED5AA0">
          <w:delText xml:space="preserve">During the first ten days, staff focus on diagnostics and data updates — reviewing new data, updating </w:delText>
        </w:r>
        <w:r w:rsidR="001B005F" w:rsidDel="00ED5AA0">
          <w:delText>Short-term</w:delText>
        </w:r>
        <w:r w:rsidR="001B005F" w:rsidRPr="00F470BE" w:rsidDel="00ED5AA0">
          <w:delText xml:space="preserve"> projections</w:delText>
        </w:r>
        <w:r w:rsidRPr="00F470BE" w:rsidDel="00ED5AA0">
          <w:delText>,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delText>
        </w:r>
      </w:del>
    </w:p>
    <w:p w14:paraId="4EC7DE58" w14:textId="585A6FA5" w:rsidR="006C5AF8" w:rsidRPr="00F470BE" w:rsidDel="00ED5AA0" w:rsidRDefault="006C5AF8" w:rsidP="00A4792F">
      <w:pPr>
        <w:jc w:val="both"/>
        <w:rPr>
          <w:del w:id="405" w:author="Asya Kostanyan" w:date="2025-11-25T21:51:00Z" w16du:dateUtc="2025-11-25T21:51:00Z"/>
        </w:rPr>
      </w:pPr>
      <w:del w:id="406" w:author="Asya Kostanyan" w:date="2025-11-25T21:51:00Z" w16du:dateUtc="2025-11-25T21:51:00Z">
        <w:r w:rsidRPr="00F470BE" w:rsidDel="00ED5AA0">
          <w:delText xml:space="preserve">Traditional FPAS Mark I systems </w:delText>
        </w:r>
        <w:r w:rsidR="00DA01B0" w:rsidRPr="00F470BE" w:rsidDel="00ED5AA0">
          <w:delText>centred</w:delText>
        </w:r>
        <w:r w:rsidRPr="00F470BE" w:rsidDel="00ED5AA0">
          <w:delTex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delText>
        </w:r>
      </w:del>
    </w:p>
    <w:p w14:paraId="64A9BB0C" w14:textId="5E86357D" w:rsidR="006C5AF8" w:rsidRPr="00F470BE" w:rsidDel="00ED5AA0" w:rsidRDefault="006C5AF8" w:rsidP="00A4792F">
      <w:pPr>
        <w:jc w:val="both"/>
        <w:rPr>
          <w:del w:id="407" w:author="Asya Kostanyan" w:date="2025-11-25T21:51:00Z" w16du:dateUtc="2025-11-25T21:51:00Z"/>
        </w:rPr>
      </w:pPr>
      <w:del w:id="408" w:author="Asya Kostanyan" w:date="2025-11-25T21:51:00Z" w16du:dateUtc="2025-11-25T21:51:00Z">
        <w:r w:rsidRPr="00F470BE" w:rsidDel="00ED5AA0">
          <w:delText xml:space="preserve">This statement captures the essence of the least-regrets mindset. Policy is not an optimization </w:delText>
        </w:r>
        <w:r w:rsidR="00DA01B0" w:rsidRPr="00F470BE" w:rsidDel="00ED5AA0">
          <w:delText>exercise,</w:delText>
        </w:r>
        <w:r w:rsidRPr="00F470BE" w:rsidDel="00ED5AA0">
          <w:delText xml:space="preserve"> but a risk management act designed to avoid costly mistakes when the world behaves differently than expected.</w:delText>
        </w:r>
      </w:del>
    </w:p>
    <w:p w14:paraId="5E799678" w14:textId="71C8526F" w:rsidR="006C5AF8" w:rsidRPr="00F470BE" w:rsidDel="00ED5AA0" w:rsidRDefault="006C5AF8" w:rsidP="00A4792F">
      <w:pPr>
        <w:jc w:val="both"/>
        <w:rPr>
          <w:del w:id="409" w:author="Asya Kostanyan" w:date="2025-11-25T21:51:00Z" w16du:dateUtc="2025-11-25T21:51:00Z"/>
        </w:rPr>
      </w:pPr>
      <w:del w:id="410" w:author="Asya Kostanyan" w:date="2025-11-25T21:51:00Z" w16du:dateUtc="2025-11-25T21:51:00Z">
        <w:r w:rsidRPr="00F470BE" w:rsidDel="00ED5AA0">
          <w:delText xml:space="preserve">Under FPAS Mark II, staff are instructed to focus their effort on producing policy-relevant analysis, not perfect forecasts. This approach bridges the gap between quantitative </w:delText>
        </w:r>
        <w:r w:rsidR="00DA01B0" w:rsidRPr="00F470BE" w:rsidDel="00ED5AA0">
          <w:delText>modelling</w:delText>
        </w:r>
        <w:r w:rsidRPr="00F470BE" w:rsidDel="00ED5AA0">
          <w:delTex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w:delText>
        </w:r>
        <w:r w:rsidRPr="00F470BE" w:rsidDel="00ED5AA0">
          <w:lastRenderedPageBreak/>
          <w:delText>it prepares communication materials that help both the Board and the public understand not what the Bank expects, but what it fears and what it hopes for.</w:delText>
        </w:r>
      </w:del>
    </w:p>
    <w:p w14:paraId="798E74FF" w14:textId="3FA73820" w:rsidR="006C5AF8" w:rsidRPr="00F470BE" w:rsidDel="00ED5AA0" w:rsidRDefault="006C5AF8" w:rsidP="00A4792F">
      <w:pPr>
        <w:jc w:val="both"/>
        <w:rPr>
          <w:del w:id="411" w:author="Asya Kostanyan" w:date="2025-11-25T21:51:00Z" w16du:dateUtc="2025-11-25T21:51:00Z"/>
        </w:rPr>
      </w:pPr>
      <w:del w:id="412" w:author="Asya Kostanyan" w:date="2025-11-25T21:51:00Z" w16du:dateUtc="2025-11-25T21:51:00Z">
        <w:r w:rsidRPr="00F470BE" w:rsidDel="00ED5AA0">
          <w:delText>In the onboarding materials, the Central Bank highlights that policy-relevant analysis informs risk-based decisions by designing analysis around questions of credibility, trade-offs, and uncertainty.</w:delText>
        </w:r>
      </w:del>
    </w:p>
    <w:p w14:paraId="692B610E" w14:textId="42B491EA" w:rsidR="006C5AF8" w:rsidRPr="00F470BE" w:rsidDel="00ED5AA0" w:rsidRDefault="006C5AF8" w:rsidP="00A4792F">
      <w:pPr>
        <w:jc w:val="both"/>
        <w:rPr>
          <w:del w:id="413" w:author="Asya Kostanyan" w:date="2025-11-25T21:51:00Z" w16du:dateUtc="2025-11-25T21:51:00Z"/>
        </w:rPr>
      </w:pPr>
      <w:del w:id="414" w:author="Asya Kostanyan" w:date="2025-11-25T21:51:00Z" w16du:dateUtc="2025-11-25T21:51:00Z">
        <w:r w:rsidRPr="00F470BE" w:rsidDel="00ED5AA0">
          <w:delTex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delText>
        </w:r>
      </w:del>
    </w:p>
    <w:p w14:paraId="40375132" w14:textId="7785C198" w:rsidR="006C5AF8" w:rsidRPr="00F470BE" w:rsidDel="00ED5AA0" w:rsidRDefault="006C5AF8" w:rsidP="00A4792F">
      <w:pPr>
        <w:jc w:val="both"/>
        <w:rPr>
          <w:del w:id="415" w:author="Asya Kostanyan" w:date="2025-11-25T21:51:00Z" w16du:dateUtc="2025-11-25T21:51:00Z"/>
        </w:rPr>
      </w:pPr>
      <w:del w:id="416" w:author="Asya Kostanyan" w:date="2025-11-25T21:51:00Z" w16du:dateUtc="2025-11-25T21:51:00Z">
        <w:r w:rsidRPr="00F470BE" w:rsidDel="00ED5AA0">
          <w:delTex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delText>
        </w:r>
      </w:del>
    </w:p>
    <w:p w14:paraId="2532AF5A" w14:textId="527E103E" w:rsidR="006C5AF8" w:rsidRPr="00F470BE" w:rsidDel="00ED5AA0" w:rsidRDefault="006C5AF8" w:rsidP="00A4792F">
      <w:pPr>
        <w:jc w:val="both"/>
        <w:rPr>
          <w:del w:id="417" w:author="Asya Kostanyan" w:date="2025-11-25T21:51:00Z" w16du:dateUtc="2025-11-25T21:51:00Z"/>
        </w:rPr>
      </w:pPr>
      <w:del w:id="418" w:author="Asya Kostanyan" w:date="2025-11-25T21:51:00Z" w16du:dateUtc="2025-11-25T21:51:00Z">
        <w:r w:rsidRPr="00F470BE" w:rsidDel="00ED5AA0">
          <w:delTex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delText>
        </w:r>
      </w:del>
    </w:p>
    <w:p w14:paraId="247DCE6A" w14:textId="5346AEBF" w:rsidR="006C5AF8" w:rsidRPr="00F470BE" w:rsidDel="00ED5AA0" w:rsidRDefault="006C5AF8" w:rsidP="00A4792F">
      <w:pPr>
        <w:jc w:val="both"/>
        <w:rPr>
          <w:del w:id="419" w:author="Asya Kostanyan" w:date="2025-11-25T21:51:00Z" w16du:dateUtc="2025-11-25T21:51:00Z"/>
        </w:rPr>
      </w:pPr>
      <w:del w:id="420" w:author="Asya Kostanyan" w:date="2025-11-25T21:51:00Z" w16du:dateUtc="2025-11-25T21:51:00Z">
        <w:r w:rsidRPr="00F470BE" w:rsidDel="00ED5AA0">
          <w:delText>The shift to the twenty-nine-day policy cycle and the emphasis on policy-relevant analysis have profound implications for monetary policy at the CBA. The structured cycle ensures predictability and rhythm, guaranteeing timely preparation and continuous 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delText>
        </w:r>
      </w:del>
    </w:p>
    <w:p w14:paraId="09646D43" w14:textId="0755901D" w:rsidR="006C5AF8" w:rsidRPr="00F470BE" w:rsidDel="00ED5AA0" w:rsidRDefault="006C5AF8" w:rsidP="00A4792F">
      <w:pPr>
        <w:jc w:val="both"/>
        <w:rPr>
          <w:del w:id="421" w:author="Asya Kostanyan" w:date="2025-11-25T21:51:00Z" w16du:dateUtc="2025-11-25T21:51:00Z"/>
        </w:rPr>
      </w:pPr>
      <w:del w:id="422" w:author="Asya Kostanyan" w:date="2025-11-25T21:51:00Z" w16du:dateUtc="2025-11-25T21:51:00Z">
        <w:r w:rsidRPr="00F470BE" w:rsidDel="00ED5AA0">
          <w:lastRenderedPageBreak/>
          <w:delText>As summarized in the manual, the future cannot be forecast, but it can be managed. The discipline of the policy cycle and the humility of least-regrets thinking together make credibility sustainable.</w:delText>
        </w:r>
      </w:del>
    </w:p>
    <w:p w14:paraId="6CC05205" w14:textId="384BD8B0" w:rsidR="006C5AF8" w:rsidRPr="00F470BE" w:rsidDel="00ED5AA0" w:rsidRDefault="006C5AF8" w:rsidP="00A4792F">
      <w:pPr>
        <w:jc w:val="both"/>
        <w:rPr>
          <w:del w:id="423" w:author="Asya Kostanyan" w:date="2025-11-25T21:51:00Z" w16du:dateUtc="2025-11-25T21:51:00Z"/>
        </w:rPr>
      </w:pPr>
      <w:del w:id="424" w:author="Asya Kostanyan" w:date="2025-11-25T21:51:00Z" w16du:dateUtc="2025-11-25T21:51:00Z">
        <w:r w:rsidRPr="00F470BE" w:rsidDel="00ED5AA0">
          <w:delText xml:space="preserve">Thank you for watching, and I would like to acknowledge </w:delText>
        </w:r>
        <w:r w:rsidRPr="00F470BE" w:rsidDel="00ED5AA0">
          <w:rPr>
            <w:b/>
            <w:bCs/>
          </w:rPr>
          <w:delText xml:space="preserve">Douglas Laxton, </w:delText>
        </w:r>
        <w:r w:rsidDel="00ED5AA0">
          <w:rPr>
            <w:b/>
            <w:bCs/>
          </w:rPr>
          <w:delText>Martin</w:delText>
        </w:r>
        <w:r w:rsidRPr="00F470BE" w:rsidDel="00ED5AA0">
          <w:rPr>
            <w:b/>
            <w:bCs/>
          </w:rPr>
          <w:delText xml:space="preserve"> Galstyan, Vahe Avagyan, Jared Laxton, </w:delText>
        </w:r>
        <w:r w:rsidR="00DF197D" w:rsidRPr="00DF197D" w:rsidDel="00ED5AA0">
          <w:rPr>
            <w:b/>
            <w:bCs/>
          </w:rPr>
          <w:delText>Asya Kostanyan</w:delText>
        </w:r>
        <w:r w:rsidRPr="00F470BE" w:rsidDel="00ED5AA0">
          <w:rPr>
            <w:b/>
            <w:bCs/>
          </w:rPr>
          <w:delText xml:space="preserve">, and </w:delText>
        </w:r>
        <w:r w:rsidR="00DF197D" w:rsidRPr="00DF197D" w:rsidDel="00ED5AA0">
          <w:rPr>
            <w:b/>
            <w:bCs/>
          </w:rPr>
          <w:delText>Sopio Mkervalidze</w:delText>
        </w:r>
        <w:r w:rsidRPr="00F470BE" w:rsidDel="00ED5AA0">
          <w:delText xml:space="preserve"> at the </w:delText>
        </w:r>
        <w:r w:rsidRPr="00F470BE" w:rsidDel="00ED5AA0">
          <w:rPr>
            <w:b/>
            <w:bCs/>
          </w:rPr>
          <w:delText>Global Forecasting School</w:delText>
        </w:r>
        <w:r w:rsidRPr="00F470BE" w:rsidDel="00ED5AA0">
          <w:delText xml:space="preserve"> and </w:delText>
        </w:r>
        <w:r w:rsidRPr="00F470BE" w:rsidDel="00ED5AA0">
          <w:rPr>
            <w:b/>
            <w:bCs/>
          </w:rPr>
          <w:delText>The Better Policy Project</w:delText>
        </w:r>
        <w:r w:rsidRPr="00F470BE" w:rsidDel="00ED5AA0">
          <w:delText xml:space="preserve"> for their guidance and support in producing this video.</w:delText>
        </w:r>
      </w:del>
    </w:p>
    <w:p w14:paraId="6A22347F" w14:textId="77777777" w:rsidR="00D034D5" w:rsidRPr="00D034D5" w:rsidRDefault="00D034D5">
      <w:pPr>
        <w:jc w:val="both"/>
        <w:rPr>
          <w:ins w:id="425" w:author="Asya Kostanyan" w:date="2025-11-25T21:58:00Z"/>
        </w:rPr>
        <w:pPrChange w:id="426" w:author="Asya Kostanyan" w:date="2025-11-25T21:59:00Z" w16du:dateUtc="2025-11-25T21:59:00Z">
          <w:pPr/>
        </w:pPrChange>
      </w:pPr>
      <w:ins w:id="427" w:author="Asya Kostanyan" w:date="2025-11-25T21:58:00Z">
        <w:r w:rsidRPr="00D034D5">
          <w:t xml:space="preserve">Hello everyone, I’m </w:t>
        </w:r>
        <w:r w:rsidRPr="00D034D5">
          <w:rPr>
            <w:b/>
            <w:bCs/>
            <w:rPrChange w:id="428" w:author="Asya Kostanyan" w:date="2025-11-25T21:59:00Z" w16du:dateUtc="2025-11-25T21:59:00Z">
              <w:rPr/>
            </w:rPrChange>
          </w:rPr>
          <w:t>Susanna Grigoryan</w:t>
        </w:r>
        <w:r w:rsidRPr="00D034D5">
          <w:t xml:space="preserve"> from the </w:t>
        </w:r>
        <w:r w:rsidRPr="00D034D5">
          <w:rPr>
            <w:b/>
            <w:bCs/>
            <w:rPrChange w:id="429" w:author="Asya Kostanyan" w:date="2025-11-25T21:59:00Z" w16du:dateUtc="2025-11-25T21:59:00Z">
              <w:rPr/>
            </w:rPrChange>
          </w:rPr>
          <w:t>Central Bank of Armenia and a Level One student at the Global Forecasting School</w:t>
        </w:r>
        <w:r w:rsidRPr="00D034D5">
          <w:t>. Welcome back to the CBA Academy Learning Hub. In this session, we will walk through how the 29-day policy cycle works under FPAS Mark II, and how it transforms analysis, judgment, and institutional learning.</w:t>
        </w:r>
      </w:ins>
    </w:p>
    <w:p w14:paraId="3D44E4C6" w14:textId="77777777" w:rsidR="00D034D5" w:rsidRPr="00D034D5" w:rsidRDefault="00D034D5">
      <w:pPr>
        <w:jc w:val="both"/>
        <w:rPr>
          <w:ins w:id="430" w:author="Asya Kostanyan" w:date="2025-11-25T21:58:00Z"/>
        </w:rPr>
        <w:pPrChange w:id="431" w:author="Asya Kostanyan" w:date="2025-11-25T21:59:00Z" w16du:dateUtc="2025-11-25T21:59:00Z">
          <w:pPr/>
        </w:pPrChange>
      </w:pPr>
      <w:ins w:id="432" w:author="Asya Kostanyan" w:date="2025-11-25T21:58:00Z">
        <w:r w:rsidRPr="00D034D5">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ins>
    </w:p>
    <w:p w14:paraId="17094458" w14:textId="77777777" w:rsidR="00D034D5" w:rsidRPr="00D034D5" w:rsidRDefault="00D034D5">
      <w:pPr>
        <w:jc w:val="both"/>
        <w:rPr>
          <w:ins w:id="433" w:author="Asya Kostanyan" w:date="2025-11-25T21:58:00Z"/>
        </w:rPr>
        <w:pPrChange w:id="434" w:author="Asya Kostanyan" w:date="2025-11-25T21:59:00Z" w16du:dateUtc="2025-11-25T21:59:00Z">
          <w:pPr/>
        </w:pPrChange>
      </w:pPr>
      <w:ins w:id="435" w:author="Asya Kostanyan" w:date="2025-11-25T21:58:00Z">
        <w:r w:rsidRPr="00D034D5">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ins>
    </w:p>
    <w:p w14:paraId="598F9139" w14:textId="770984B9" w:rsidR="00D034D5" w:rsidRPr="00D034D5" w:rsidRDefault="00D034D5">
      <w:pPr>
        <w:jc w:val="both"/>
        <w:rPr>
          <w:ins w:id="436" w:author="Asya Kostanyan" w:date="2025-11-25T21:58:00Z"/>
        </w:rPr>
        <w:pPrChange w:id="437" w:author="Asya Kostanyan" w:date="2025-11-25T21:59:00Z" w16du:dateUtc="2025-11-25T21:59:00Z">
          <w:pPr/>
        </w:pPrChange>
      </w:pPr>
      <w:ins w:id="438" w:author="Asya Kostanyan" w:date="2025-11-25T21:58:00Z">
        <w:r w:rsidRPr="00D034D5">
          <w:t xml:space="preserve">Over the next two weeks, each Board member develops a one-page narrative—an Initial Macroeconomic Risk Assessment—outlining the risks, uncertainties, and issues they believe must be managed in the current round. These one-pagers reflect the </w:t>
        </w:r>
      </w:ins>
      <w:ins w:id="439" w:author="Asya Kostanyan" w:date="2025-11-25T22:00:00Z" w16du:dateUtc="2025-11-25T22:00:00Z">
        <w:r>
          <w:t>3</w:t>
        </w:r>
      </w:ins>
      <w:ins w:id="440" w:author="Asya Kostanyan" w:date="2025-11-25T21:58:00Z">
        <w:r w:rsidRPr="00D034D5">
          <w:t>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ins>
    </w:p>
    <w:p w14:paraId="73C32CD1" w14:textId="77777777" w:rsidR="00D034D5" w:rsidRPr="00D034D5" w:rsidRDefault="00D034D5">
      <w:pPr>
        <w:jc w:val="both"/>
        <w:rPr>
          <w:ins w:id="441" w:author="Asya Kostanyan" w:date="2025-11-25T21:58:00Z"/>
        </w:rPr>
        <w:pPrChange w:id="442" w:author="Asya Kostanyan" w:date="2025-11-25T21:59:00Z" w16du:dateUtc="2025-11-25T21:59:00Z">
          <w:pPr/>
        </w:pPrChange>
      </w:pPr>
      <w:ins w:id="443" w:author="Asya Kostanyan" w:date="2025-11-25T21:58:00Z">
        <w:r w:rsidRPr="00D034D5">
          <w:t xml:space="preserve">To support this process, each Board member works with two staff coordinators. They hold an initial brainstorming session where Board members outline their preliminary thoughts. Coordinators help structure these ideas, ensure they align with the Three-R criteria, and connect them to insights from the Kick-Off Meeting and weekly analytical briefings. The coordinators then prepare a first draft of the one-pager, and over the following days the draft is refined through short iterations. By T–18, the final version is submitted to the Head </w:t>
        </w:r>
        <w:r w:rsidRPr="00D034D5">
          <w:lastRenderedPageBreak/>
          <w:t>of the Monetary Policy Department for the official record. These documents later feed directly into the taxonomy of scenarios.</w:t>
        </w:r>
      </w:ins>
    </w:p>
    <w:p w14:paraId="219B4A75" w14:textId="77777777" w:rsidR="00D034D5" w:rsidRPr="00D034D5" w:rsidRDefault="00D034D5">
      <w:pPr>
        <w:jc w:val="both"/>
        <w:rPr>
          <w:ins w:id="444" w:author="Asya Kostanyan" w:date="2025-11-25T21:58:00Z"/>
        </w:rPr>
        <w:pPrChange w:id="445" w:author="Asya Kostanyan" w:date="2025-11-25T21:59:00Z" w16du:dateUtc="2025-11-25T21:59:00Z">
          <w:pPr/>
        </w:pPrChange>
      </w:pPr>
      <w:ins w:id="446" w:author="Asya Kostanyan" w:date="2025-11-25T21:58:00Z">
        <w:r w:rsidRPr="00D034D5">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ins>
    </w:p>
    <w:p w14:paraId="5D844025" w14:textId="77777777" w:rsidR="00D034D5" w:rsidRPr="00D034D5" w:rsidRDefault="00D034D5">
      <w:pPr>
        <w:jc w:val="both"/>
        <w:rPr>
          <w:ins w:id="447" w:author="Asya Kostanyan" w:date="2025-11-25T21:58:00Z"/>
        </w:rPr>
        <w:pPrChange w:id="448" w:author="Asya Kostanyan" w:date="2025-11-25T21:59:00Z" w16du:dateUtc="2025-11-25T21:59:00Z">
          <w:pPr/>
        </w:pPrChange>
      </w:pPr>
      <w:ins w:id="449" w:author="Asya Kostanyan" w:date="2025-11-25T21:58:00Z">
        <w:r w:rsidRPr="00D034D5">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ins>
    </w:p>
    <w:p w14:paraId="359DBCE2" w14:textId="77777777" w:rsidR="00D034D5" w:rsidRPr="00D034D5" w:rsidRDefault="00D034D5">
      <w:pPr>
        <w:jc w:val="both"/>
        <w:rPr>
          <w:ins w:id="450" w:author="Asya Kostanyan" w:date="2025-11-25T21:58:00Z"/>
        </w:rPr>
        <w:pPrChange w:id="451" w:author="Asya Kostanyan" w:date="2025-11-25T21:59:00Z" w16du:dateUtc="2025-11-25T21:59:00Z">
          <w:pPr/>
        </w:pPrChange>
      </w:pPr>
      <w:ins w:id="452" w:author="Asya Kostanyan" w:date="2025-11-25T21:58:00Z">
        <w:r w:rsidRPr="00D034D5">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ins>
    </w:p>
    <w:p w14:paraId="7F640416" w14:textId="77777777" w:rsidR="00D034D5" w:rsidRPr="00D034D5" w:rsidRDefault="00D034D5">
      <w:pPr>
        <w:jc w:val="both"/>
        <w:rPr>
          <w:ins w:id="453" w:author="Asya Kostanyan" w:date="2025-11-25T21:58:00Z"/>
        </w:rPr>
        <w:pPrChange w:id="454" w:author="Asya Kostanyan" w:date="2025-11-25T21:59:00Z" w16du:dateUtc="2025-11-25T21:59:00Z">
          <w:pPr/>
        </w:pPrChange>
      </w:pPr>
      <w:ins w:id="455" w:author="Asya Kostanyan" w:date="2025-11-25T21:58:00Z">
        <w:r w:rsidRPr="00D034D5">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ins>
    </w:p>
    <w:p w14:paraId="3AFDC5F7" w14:textId="77777777" w:rsidR="00D034D5" w:rsidRPr="00D034D5" w:rsidRDefault="00D034D5">
      <w:pPr>
        <w:jc w:val="both"/>
        <w:rPr>
          <w:ins w:id="456" w:author="Asya Kostanyan" w:date="2025-11-25T21:58:00Z"/>
        </w:rPr>
        <w:pPrChange w:id="457" w:author="Asya Kostanyan" w:date="2025-11-25T21:59:00Z" w16du:dateUtc="2025-11-25T21:59:00Z">
          <w:pPr/>
        </w:pPrChange>
      </w:pPr>
      <w:ins w:id="458" w:author="Asya Kostanyan" w:date="2025-11-25T21:58:00Z">
        <w:r w:rsidRPr="00D034D5">
          <w:t xml:space="preserve">FPAS Mark II deliberately avoids the old “folly in baselines.” Earlier frameworks relied heavily on a deterministic baseline forecast, which encouraged excessive confidence in a single view of the world. FPAS Mark II replaces that mindset with structured scenario </w:t>
        </w:r>
        <w:r w:rsidRPr="00D034D5">
          <w:lastRenderedPageBreak/>
          <w:t>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ins>
    </w:p>
    <w:p w14:paraId="34A065E1" w14:textId="77777777" w:rsidR="00D034D5" w:rsidRPr="00D034D5" w:rsidRDefault="00D034D5">
      <w:pPr>
        <w:jc w:val="both"/>
        <w:rPr>
          <w:ins w:id="459" w:author="Asya Kostanyan" w:date="2025-11-25T21:58:00Z"/>
        </w:rPr>
        <w:pPrChange w:id="460" w:author="Asya Kostanyan" w:date="2025-11-25T21:59:00Z" w16du:dateUtc="2025-11-25T21:59:00Z">
          <w:pPr/>
        </w:pPrChange>
      </w:pPr>
      <w:ins w:id="461" w:author="Asya Kostanyan" w:date="2025-11-25T21:58:00Z">
        <w:r w:rsidRPr="00D034D5">
          <w:t xml:space="preserve">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w:t>
        </w:r>
        <w:proofErr w:type="gramStart"/>
        <w:r w:rsidRPr="00D034D5">
          <w:t>expects, but</w:t>
        </w:r>
        <w:proofErr w:type="gramEnd"/>
        <w:r w:rsidRPr="00D034D5">
          <w:t xml:space="preserve"> about illuminating what it fears and what it hopes to avoid.</w:t>
        </w:r>
      </w:ins>
    </w:p>
    <w:p w14:paraId="087137B7" w14:textId="77777777" w:rsidR="00D034D5" w:rsidRPr="00D034D5" w:rsidRDefault="00D034D5">
      <w:pPr>
        <w:jc w:val="both"/>
        <w:rPr>
          <w:ins w:id="462" w:author="Asya Kostanyan" w:date="2025-11-25T21:58:00Z"/>
        </w:rPr>
        <w:pPrChange w:id="463" w:author="Asya Kostanyan" w:date="2025-11-25T21:59:00Z" w16du:dateUtc="2025-11-25T21:59:00Z">
          <w:pPr/>
        </w:pPrChange>
      </w:pPr>
      <w:ins w:id="464" w:author="Asya Kostanyan" w:date="2025-11-25T21:58:00Z">
        <w:r w:rsidRPr="00D034D5">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ins>
    </w:p>
    <w:p w14:paraId="7A732C30" w14:textId="77777777" w:rsidR="00D034D5" w:rsidRPr="00D034D5" w:rsidRDefault="00D034D5">
      <w:pPr>
        <w:jc w:val="both"/>
        <w:rPr>
          <w:ins w:id="465" w:author="Asya Kostanyan" w:date="2025-11-25T21:58:00Z"/>
        </w:rPr>
        <w:pPrChange w:id="466" w:author="Asya Kostanyan" w:date="2025-11-25T21:59:00Z" w16du:dateUtc="2025-11-25T21:59:00Z">
          <w:pPr/>
        </w:pPrChange>
      </w:pPr>
      <w:ins w:id="467" w:author="Asya Kostanyan" w:date="2025-11-25T21:58:00Z">
        <w:r w:rsidRPr="00D034D5">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ins>
    </w:p>
    <w:p w14:paraId="2F731CEF" w14:textId="77777777" w:rsidR="00D034D5" w:rsidRPr="00D034D5" w:rsidRDefault="00D034D5">
      <w:pPr>
        <w:jc w:val="both"/>
        <w:rPr>
          <w:ins w:id="468" w:author="Asya Kostanyan" w:date="2025-11-25T21:58:00Z"/>
        </w:rPr>
        <w:pPrChange w:id="469" w:author="Asya Kostanyan" w:date="2025-11-25T21:59:00Z" w16du:dateUtc="2025-11-25T21:59:00Z">
          <w:pPr/>
        </w:pPrChange>
      </w:pPr>
      <w:ins w:id="470" w:author="Asya Kostanyan" w:date="2025-11-25T21:58:00Z">
        <w:r w:rsidRPr="00D034D5">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ins>
    </w:p>
    <w:p w14:paraId="6E29BB16" w14:textId="77777777" w:rsidR="00D034D5" w:rsidRPr="00D034D5" w:rsidRDefault="00D034D5">
      <w:pPr>
        <w:jc w:val="both"/>
        <w:rPr>
          <w:ins w:id="471" w:author="Asya Kostanyan" w:date="2025-11-25T21:58:00Z"/>
        </w:rPr>
        <w:pPrChange w:id="472" w:author="Asya Kostanyan" w:date="2025-11-25T21:59:00Z" w16du:dateUtc="2025-11-25T21:59:00Z">
          <w:pPr/>
        </w:pPrChange>
      </w:pPr>
      <w:ins w:id="473" w:author="Asya Kostanyan" w:date="2025-11-25T21:58:00Z">
        <w:r w:rsidRPr="00D034D5">
          <w:t>FPAS Mark II reminds us that the future cannot be forecast, but it can be managed. The discipline of the policy cycle and the humility of least-regrets thinking make credibility sustainable.</w:t>
        </w:r>
      </w:ins>
    </w:p>
    <w:p w14:paraId="3DDAD9F5" w14:textId="77777777" w:rsidR="00FA0665" w:rsidRDefault="00D034D5" w:rsidP="00D034D5">
      <w:pPr>
        <w:jc w:val="both"/>
        <w:rPr>
          <w:ins w:id="474" w:author="Asya Kostanyan" w:date="2025-11-25T22:06:00Z" w16du:dateUtc="2025-11-25T22:06:00Z"/>
        </w:rPr>
      </w:pPr>
      <w:ins w:id="475" w:author="Asya Kostanyan" w:date="2025-11-25T21:58:00Z">
        <w:r w:rsidRPr="00D034D5">
          <w:t>Thank you for watching, and I would like to acknowledge Douglas Laxton, Jared Laxton, Asya Kostanyan, and Sopio Mkervalidze at the Global Forecasting School for their guidance and support in producing this video.</w:t>
        </w:r>
      </w:ins>
    </w:p>
    <w:p w14:paraId="768061AE" w14:textId="1B824C33" w:rsidR="006C5AF8" w:rsidDel="00FA0665" w:rsidRDefault="00D034D5">
      <w:pPr>
        <w:jc w:val="both"/>
        <w:rPr>
          <w:del w:id="476" w:author="Asya Kostanyan" w:date="2025-11-25T22:06:00Z" w16du:dateUtc="2025-11-25T22:06:00Z"/>
        </w:rPr>
        <w:pPrChange w:id="477" w:author="Asya Kostanyan" w:date="2025-11-25T22:06:00Z" w16du:dateUtc="2025-11-25T22:06:00Z">
          <w:pPr/>
        </w:pPrChange>
      </w:pPr>
      <w:ins w:id="478" w:author="Asya Kostanyan" w:date="2025-11-25T21:58:00Z">
        <w:r w:rsidRPr="00D034D5">
          <w:t>See you there.</w:t>
        </w:r>
      </w:ins>
    </w:p>
    <w:p w14:paraId="745D36A8" w14:textId="390C3626" w:rsidR="006C5AF8" w:rsidRDefault="006C5AF8">
      <w:pPr>
        <w:jc w:val="both"/>
        <w:pPrChange w:id="479" w:author="Asya Kostanyan" w:date="2025-11-25T22:06:00Z" w16du:dateUtc="2025-11-25T22:06:00Z">
          <w:pPr/>
        </w:pPrChange>
      </w:pPr>
      <w:del w:id="480" w:author="Asya Kostanyan" w:date="2025-11-25T22:06:00Z" w16du:dateUtc="2025-11-25T22:06:00Z">
        <w:r w:rsidDel="00FA0665">
          <w:lastRenderedPageBreak/>
          <w:br w:type="page"/>
        </w:r>
      </w:del>
    </w:p>
    <w:p w14:paraId="5A8CFBCB" w14:textId="6BF9F68C" w:rsidR="006C5AF8" w:rsidRDefault="00B864BA" w:rsidP="002C62BB">
      <w:pPr>
        <w:pStyle w:val="Heading1"/>
      </w:pPr>
      <w:bookmarkStart w:id="481" w:name="_Toc214436081"/>
      <w:bookmarkStart w:id="482" w:name="_Toc214669672"/>
      <w:r>
        <w:lastRenderedPageBreak/>
        <w:t>Video 1</w:t>
      </w:r>
      <w:r w:rsidR="00085647">
        <w:t>3</w:t>
      </w:r>
      <w:r>
        <w:t xml:space="preserve"> - </w:t>
      </w:r>
      <w:r w:rsidR="006C5AF8" w:rsidRPr="00DF628B">
        <w:t xml:space="preserve">Analytical Toolkit and </w:t>
      </w:r>
      <w:r w:rsidR="00DA01B0" w:rsidRPr="00DF628B">
        <w:t>Modelling</w:t>
      </w:r>
      <w:r w:rsidR="006C5AF8" w:rsidRPr="00DF628B">
        <w:t xml:space="preserve"> Innovations</w:t>
      </w:r>
      <w:bookmarkEnd w:id="481"/>
      <w:bookmarkEnd w:id="482"/>
    </w:p>
    <w:p w14:paraId="6DA47841" w14:textId="77777777" w:rsidR="006C5AF8" w:rsidRDefault="006C5AF8" w:rsidP="00A4792F">
      <w:pPr>
        <w:jc w:val="center"/>
        <w:rPr>
          <w:b/>
          <w:bCs/>
        </w:rPr>
      </w:pPr>
    </w:p>
    <w:p w14:paraId="59A649D3" w14:textId="77777777" w:rsidR="006C5AF8" w:rsidRDefault="006C5AF8" w:rsidP="00A4792F">
      <w:pPr>
        <w:rPr>
          <w:b/>
          <w:bCs/>
        </w:rPr>
      </w:pPr>
      <w:r>
        <w:rPr>
          <w:b/>
          <w:bCs/>
        </w:rPr>
        <w:t>Susanna Grigoryan</w:t>
      </w:r>
    </w:p>
    <w:p w14:paraId="5B6B195D" w14:textId="77777777" w:rsidR="006C5AF8" w:rsidRPr="009659F4" w:rsidRDefault="006C5AF8" w:rsidP="00A4792F">
      <w:pPr>
        <w:rPr>
          <w:b/>
          <w:bCs/>
        </w:rPr>
      </w:pPr>
      <w:r w:rsidRPr="009659F4">
        <w:rPr>
          <w:b/>
          <w:bCs/>
        </w:rPr>
        <w:t>Recent Staff Member, Monetary Policy Department, Central Bank of Armenia</w:t>
      </w:r>
    </w:p>
    <w:p w14:paraId="36B8EC56" w14:textId="77777777" w:rsidR="006C5AF8" w:rsidRPr="009659F4" w:rsidRDefault="006C5AF8" w:rsidP="00A4792F">
      <w:pPr>
        <w:rPr>
          <w:b/>
          <w:bCs/>
        </w:rPr>
      </w:pPr>
      <w:r w:rsidRPr="009659F4">
        <w:rPr>
          <w:b/>
          <w:bCs/>
        </w:rPr>
        <w:t>Student, Global Forecasting School</w:t>
      </w:r>
    </w:p>
    <w:p w14:paraId="6F4F7A21" w14:textId="77777777" w:rsidR="006C5AF8" w:rsidRDefault="006C5AF8" w:rsidP="00A4792F">
      <w:pPr>
        <w:rPr>
          <w:b/>
          <w:bCs/>
        </w:rPr>
      </w:pPr>
      <w:r>
        <w:rPr>
          <w:b/>
          <w:bCs/>
        </w:rPr>
        <w:t xml:space="preserve">November </w:t>
      </w:r>
      <w:r w:rsidRPr="009659F4">
        <w:rPr>
          <w:b/>
          <w:bCs/>
        </w:rPr>
        <w:t>2025</w:t>
      </w:r>
    </w:p>
    <w:p w14:paraId="1535A849" w14:textId="77777777" w:rsidR="00896F7E" w:rsidRDefault="00896F7E" w:rsidP="00A4792F">
      <w:pPr>
        <w:rPr>
          <w:b/>
          <w:bCs/>
        </w:rPr>
      </w:pPr>
    </w:p>
    <w:p w14:paraId="0695AA50" w14:textId="77777777" w:rsidR="00896F7E" w:rsidRDefault="00896F7E" w:rsidP="00896F7E">
      <w:pPr>
        <w:rPr>
          <w:b/>
          <w:bCs/>
        </w:rPr>
      </w:pPr>
      <w:r w:rsidRPr="00896F7E">
        <w:rPr>
          <w:b/>
          <w:bCs/>
        </w:rPr>
        <w:t>Note</w:t>
      </w:r>
    </w:p>
    <w:p w14:paraId="205EE2C1" w14:textId="37B41F22" w:rsidR="00BC3059" w:rsidRPr="00BC3059" w:rsidRDefault="00BC3059" w:rsidP="00BC3059">
      <w:pPr>
        <w:jc w:val="both"/>
        <w:rPr>
          <w:b/>
          <w:bCs/>
        </w:rPr>
      </w:pPr>
      <w:r w:rsidRPr="00BC3059">
        <w:rPr>
          <w:b/>
          <w:bCs/>
        </w:rPr>
        <w:t>1. Limitations of FPAS Mark I</w:t>
      </w:r>
    </w:p>
    <w:p w14:paraId="41518CAF" w14:textId="25A6638B" w:rsidR="00BC3059" w:rsidRDefault="00BC3059" w:rsidP="00BC3059">
      <w:pPr>
        <w:jc w:val="both"/>
        <w:rPr>
          <w:ins w:id="483" w:author="Asya Kostanyan" w:date="2025-11-26T00:12:00Z" w16du:dateUtc="2025-11-26T00:12:00Z"/>
        </w:rPr>
      </w:pPr>
      <w:r>
        <w:t>FPAS Mark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3E42F8" w:rsidRDefault="003E42F8" w:rsidP="003E42F8">
      <w:pPr>
        <w:jc w:val="both"/>
        <w:rPr>
          <w:ins w:id="484" w:author="Asya Kostanyan" w:date="2025-11-26T00:12:00Z"/>
        </w:rPr>
      </w:pPr>
      <w:ins w:id="485" w:author="Asya Kostanyan" w:date="2025-11-26T00:12:00Z">
        <w:r w:rsidRPr="003E42F8">
          <w:t xml:space="preserve">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w:t>
        </w:r>
        <w:proofErr w:type="spellStart"/>
        <w:r w:rsidRPr="003E42F8">
          <w:t>analyze</w:t>
        </w:r>
        <w:proofErr w:type="spellEnd"/>
        <w:r w:rsidRPr="003E42F8">
          <w:t xml:space="preserve"> the economy.</w:t>
        </w:r>
      </w:ins>
    </w:p>
    <w:p w14:paraId="6DC8ACD8" w14:textId="77777777" w:rsidR="003E42F8" w:rsidRPr="003E42F8" w:rsidRDefault="003E42F8" w:rsidP="003E42F8">
      <w:pPr>
        <w:jc w:val="both"/>
        <w:rPr>
          <w:ins w:id="486" w:author="Asya Kostanyan" w:date="2025-11-26T00:12:00Z"/>
        </w:rPr>
      </w:pPr>
      <w:ins w:id="487" w:author="Asya Kostanyan" w:date="2025-11-26T00:12:00Z">
        <w:r w:rsidRPr="003E42F8">
          <w:t xml:space="preserve">These developments were a major catalyst for the design of FPAS Mark II </w:t>
        </w:r>
        <w:proofErr w:type="gramStart"/>
        <w:r w:rsidRPr="003E42F8">
          <w:t>and also</w:t>
        </w:r>
        <w:proofErr w:type="gramEnd"/>
        <w:r w:rsidRPr="003E42F8">
          <w:t xml:space="preserve"> highlighted the need to upgrade the analytical tools that support monetary-policy analysis. A modern framework must be equipped to construct scenarios, test sensitivities, and examine the credibility implications of alternative policy paths.</w:t>
        </w:r>
      </w:ins>
    </w:p>
    <w:p w14:paraId="469BD6B3" w14:textId="77777777" w:rsidR="003E42F8" w:rsidRPr="003E42F8" w:rsidRDefault="003E42F8" w:rsidP="003E42F8">
      <w:pPr>
        <w:jc w:val="both"/>
        <w:rPr>
          <w:ins w:id="488" w:author="Asya Kostanyan" w:date="2025-11-26T00:12:00Z"/>
        </w:rPr>
      </w:pPr>
      <w:ins w:id="489" w:author="Asya Kostanyan" w:date="2025-11-26T00:12:00Z">
        <w:r w:rsidRPr="003E42F8">
          <w:t xml:space="preserve">The earlier generation of FPAS, developed by Berg, Karam, and Laxton (2006), transformed monetary-policy analysis across central banks. Its core tool, the Quarterly Projection Model (QPM), provided a structured, accessible way to support inflation-targeting regimes. QPMs rely on New Keynesian principles—nominal and real rigidities, business-cycle </w:t>
        </w:r>
        <w:proofErr w:type="spellStart"/>
        <w:r w:rsidRPr="003E42F8">
          <w:t>behavior</w:t>
        </w:r>
        <w:proofErr w:type="spellEnd"/>
        <w:r w:rsidRPr="003E42F8">
          <w:t xml:space="preserve">, and rational expectations—combined with a policy rule that guides interest-rate adjustments to stabilize inflation and anchor expectations. The CBA </w:t>
        </w:r>
        <w:r w:rsidRPr="003E42F8">
          <w:lastRenderedPageBreak/>
          <w:t>adopted this approach in 2006, in line with many central banks transitioning to inflation targeting.</w:t>
        </w:r>
      </w:ins>
    </w:p>
    <w:p w14:paraId="63887129" w14:textId="77777777" w:rsidR="003E42F8" w:rsidRPr="003E42F8" w:rsidRDefault="003E42F8" w:rsidP="003E42F8">
      <w:pPr>
        <w:jc w:val="both"/>
        <w:rPr>
          <w:ins w:id="490" w:author="Asya Kostanyan" w:date="2025-11-26T00:12:00Z"/>
        </w:rPr>
      </w:pPr>
      <w:ins w:id="491" w:author="Asya Kostanyan" w:date="2025-11-26T00:12:00Z">
        <w:r w:rsidRPr="003E42F8">
          <w:t xml:space="preserve">However, these conventional frameworks have important limitations. They rely on linear relationships that may break down during periods of economic stress, and they treat credibility as fixed and external to the model. </w:t>
        </w:r>
        <w:proofErr w:type="gramStart"/>
        <w:r w:rsidRPr="003E42F8">
          <w:t>In reality, credibility</w:t>
        </w:r>
        <w:proofErr w:type="gramEnd"/>
        <w:r w:rsidRPr="003E42F8">
          <w:t xml:space="preserve">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ins>
    </w:p>
    <w:p w14:paraId="046A0D76" w14:textId="77777777" w:rsidR="003E42F8" w:rsidRPr="003E42F8" w:rsidRDefault="003E42F8" w:rsidP="003E42F8">
      <w:pPr>
        <w:jc w:val="both"/>
        <w:rPr>
          <w:ins w:id="492" w:author="Asya Kostanyan" w:date="2025-11-26T00:12:00Z"/>
        </w:rPr>
      </w:pPr>
      <w:ins w:id="493" w:author="Asya Kostanyan" w:date="2025-11-26T00:12:00Z">
        <w:r w:rsidRPr="003E42F8">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ins>
    </w:p>
    <w:p w14:paraId="08D81DE8" w14:textId="6469CD9A" w:rsidR="003E42F8" w:rsidDel="003E42F8" w:rsidRDefault="003E42F8" w:rsidP="00BC3059">
      <w:pPr>
        <w:jc w:val="both"/>
        <w:rPr>
          <w:del w:id="494" w:author="Asya Kostanyan" w:date="2025-11-26T00:14:00Z" w16du:dateUtc="2025-11-26T00:14:00Z"/>
        </w:rPr>
      </w:pPr>
    </w:p>
    <w:p w14:paraId="708EF3C2" w14:textId="73BA0F6A" w:rsidR="00BC3059" w:rsidRPr="00BC3059" w:rsidRDefault="00BC3059" w:rsidP="00BC3059">
      <w:pPr>
        <w:jc w:val="both"/>
        <w:rPr>
          <w:b/>
          <w:bCs/>
        </w:rPr>
      </w:pPr>
      <w:r w:rsidRPr="00BC3059">
        <w:rPr>
          <w:b/>
          <w:bCs/>
        </w:rPr>
        <w:t>2. Nonlinearities and State Dependence</w:t>
      </w:r>
    </w:p>
    <w:p w14:paraId="6AD9C6C2" w14:textId="600B263E" w:rsidR="00BC3059" w:rsidRDefault="00BC3059" w:rsidP="00BC3059">
      <w:pPr>
        <w:jc w:val="both"/>
      </w:pPr>
      <w:r>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t>behaviour</w:t>
      </w:r>
      <w:r>
        <w:t xml:space="preserve"> more accurately and capture asymmetric risks inherent in modern monetary policy.</w:t>
      </w:r>
    </w:p>
    <w:p w14:paraId="3FAAE46E" w14:textId="6D44F00C" w:rsidR="00BC3059" w:rsidRPr="00BC3059" w:rsidRDefault="00BC3059" w:rsidP="00BC3059">
      <w:pPr>
        <w:jc w:val="both"/>
        <w:rPr>
          <w:b/>
          <w:bCs/>
        </w:rPr>
      </w:pPr>
      <w:r w:rsidRPr="00BC3059">
        <w:rPr>
          <w:b/>
          <w:bCs/>
        </w:rPr>
        <w:t>3. Endogenous Credibility</w:t>
      </w:r>
    </w:p>
    <w:p w14:paraId="14BE5A75" w14:textId="4A965525" w:rsidR="00BC3059" w:rsidRDefault="00BC3059" w:rsidP="00BC3059">
      <w:pPr>
        <w:jc w:val="both"/>
      </w:pPr>
      <w:r>
        <w:t xml:space="preserve">FPAS Mark II </w:t>
      </w:r>
      <w:proofErr w:type="gramStart"/>
      <w:r>
        <w:t>models</w:t>
      </w:r>
      <w:proofErr w:type="gramEnd"/>
      <w:r>
        <w:t xml:space="preserve"> credibility as an evolving stock influenced by </w:t>
      </w:r>
      <w:ins w:id="495" w:author="Asya Kostanyan" w:date="2025-11-25T23:38:00Z" w16du:dateUtc="2025-11-25T23:38:00Z">
        <w:r w:rsidR="00A964E7">
          <w:t xml:space="preserve">central banks ability to meet </w:t>
        </w:r>
      </w:ins>
      <w:ins w:id="496" w:author="Asya Kostanyan" w:date="2025-11-25T23:39:00Z" w16du:dateUtc="2025-11-25T23:39:00Z">
        <w:r w:rsidR="00A964E7">
          <w:t xml:space="preserve">its </w:t>
        </w:r>
        <w:proofErr w:type="spellStart"/>
        <w:r w:rsidR="00A964E7">
          <w:t>targets,</w:t>
        </w:r>
      </w:ins>
      <w:del w:id="497" w:author="Asya Kostanyan" w:date="2025-11-25T23:39:00Z" w16du:dateUtc="2025-11-25T23:39:00Z">
        <w:r w:rsidDel="00A964E7">
          <w:delText>past decisions,</w:delText>
        </w:r>
      </w:del>
      <w:ins w:id="498" w:author="Asya Kostanyan" w:date="2025-11-25T23:39:00Z" w16du:dateUtc="2025-11-25T23:39:00Z">
        <w:r w:rsidR="00A964E7">
          <w:t>its</w:t>
        </w:r>
      </w:ins>
      <w:proofErr w:type="spellEnd"/>
      <w:r>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BC3059" w:rsidRDefault="00BC3059" w:rsidP="00BC3059">
      <w:pPr>
        <w:jc w:val="both"/>
        <w:rPr>
          <w:b/>
          <w:bCs/>
        </w:rPr>
      </w:pPr>
      <w:r w:rsidRPr="00BC3059">
        <w:rPr>
          <w:b/>
          <w:bCs/>
        </w:rPr>
        <w:t>4. The FPAS Mark II Model Suite</w:t>
      </w:r>
    </w:p>
    <w:p w14:paraId="68B1550B" w14:textId="1617CFF5" w:rsidR="00BC3059" w:rsidRDefault="00BC3059" w:rsidP="00BC3059">
      <w:pPr>
        <w:jc w:val="both"/>
      </w:pPr>
      <w:r>
        <w:lastRenderedPageBreak/>
        <w:t>FPAS Mark II employs a suite of complementary models rather than relying on a single structure. These include:</w:t>
      </w:r>
    </w:p>
    <w:p w14:paraId="66D0EAFD" w14:textId="39EA9342" w:rsidR="00BC3059" w:rsidRDefault="00BC3059">
      <w:pPr>
        <w:pStyle w:val="ListParagraph"/>
        <w:numPr>
          <w:ilvl w:val="0"/>
          <w:numId w:val="30"/>
        </w:numPr>
        <w:jc w:val="both"/>
      </w:pPr>
      <w:r>
        <w:t>EndoCred Model: Incorporates endogenous credibility, nonlinear Phillips Curve dynamics, and asymmetric loss functions.</w:t>
      </w:r>
    </w:p>
    <w:p w14:paraId="0D5188BC" w14:textId="0B429059" w:rsidR="00BC3059" w:rsidRDefault="00BC3059">
      <w:pPr>
        <w:pStyle w:val="ListParagraph"/>
        <w:numPr>
          <w:ilvl w:val="0"/>
          <w:numId w:val="30"/>
        </w:numPr>
        <w:jc w:val="both"/>
      </w:pPr>
      <w:del w:id="499" w:author="Asya Kostanyan" w:date="2025-11-25T23:55:00Z" w16du:dateUtc="2025-11-25T23:55:00Z">
        <w:r w:rsidDel="006F6EB8">
          <w:delText>MPmod</w:delText>
        </w:r>
      </w:del>
      <w:ins w:id="500" w:author="Asya Kostanyan" w:date="2025-11-25T23:55:00Z" w16du:dateUtc="2025-11-25T23:55:00Z">
        <w:r w:rsidR="006F6EB8">
          <w:t>MPMOD</w:t>
        </w:r>
      </w:ins>
      <w:r>
        <w:t xml:space="preserve">: </w:t>
      </w:r>
      <w:del w:id="501" w:author="Asya Kostanyan" w:date="2025-11-25T23:53:00Z" w16du:dateUtc="2025-11-25T23:53:00Z">
        <w:r w:rsidDel="006F6EB8">
          <w:delText>A semi-structural real-time policy model.</w:delText>
        </w:r>
      </w:del>
      <w:ins w:id="502" w:author="Asya Kostanyan" w:date="2025-11-25T23:53:00Z" w16du:dateUtc="2025-11-25T23:53:00Z">
        <w:r w:rsidR="006F6EB8">
          <w:t xml:space="preserve"> </w:t>
        </w:r>
      </w:ins>
      <w:ins w:id="503" w:author="Asya Kostanyan" w:date="2025-11-25T23:55:00Z" w16du:dateUtc="2025-11-25T23:55:00Z">
        <w:r w:rsidR="006F6EB8">
          <w:t>I</w:t>
        </w:r>
      </w:ins>
      <w:ins w:id="504" w:author="Asya Kostanyan" w:date="2025-11-25T23:54:00Z">
        <w:r w:rsidR="006F6EB8" w:rsidRPr="006F6EB8">
          <w:t>nform</w:t>
        </w:r>
      </w:ins>
      <w:ins w:id="505" w:author="Asya Kostanyan" w:date="2025-11-25T23:55:00Z" w16du:dateUtc="2025-11-25T23:55:00Z">
        <w:r w:rsidR="006F6EB8">
          <w:t>s</w:t>
        </w:r>
      </w:ins>
      <w:ins w:id="506" w:author="Asya Kostanyan" w:date="2025-11-25T23:54:00Z">
        <w:r w:rsidR="006F6EB8" w:rsidRPr="006F6EB8">
          <w:t xml:space="preserve"> estimates of latent variables, such as the output gap, with theoretical relationships linking unobservable with observable variables. </w:t>
        </w:r>
      </w:ins>
    </w:p>
    <w:p w14:paraId="65F788A0" w14:textId="5FF4B6C7" w:rsidR="00BC3059" w:rsidRDefault="00BC3059">
      <w:pPr>
        <w:pStyle w:val="ListParagraph"/>
        <w:numPr>
          <w:ilvl w:val="0"/>
          <w:numId w:val="30"/>
        </w:numPr>
        <w:jc w:val="both"/>
      </w:pPr>
      <w:r>
        <w:t>FC</w:t>
      </w:r>
      <w:ins w:id="507" w:author="Asya Kostanyan" w:date="2025-11-25T23:55:00Z" w16du:dateUtc="2025-11-25T23:55:00Z">
        <w:r w:rsidR="006F6EB8">
          <w:t>MOD</w:t>
        </w:r>
      </w:ins>
      <w:del w:id="508" w:author="Asya Kostanyan" w:date="2025-11-25T23:55:00Z" w16du:dateUtc="2025-11-25T23:55:00Z">
        <w:r w:rsidDel="006F6EB8">
          <w:delText>mod</w:delText>
        </w:r>
      </w:del>
      <w:r>
        <w:t>: Captures financial cycle dynamics and systemic vulnerabilities.</w:t>
      </w:r>
    </w:p>
    <w:p w14:paraId="76188519" w14:textId="404303DA" w:rsidR="00BC3059" w:rsidRDefault="00BC3059">
      <w:pPr>
        <w:pStyle w:val="ListParagraph"/>
        <w:numPr>
          <w:ilvl w:val="0"/>
          <w:numId w:val="30"/>
        </w:numPr>
        <w:jc w:val="both"/>
        <w:rPr>
          <w:ins w:id="509" w:author="Asya Kostanyan" w:date="2025-11-25T23:56:00Z" w16du:dateUtc="2025-11-25T23:56:00Z"/>
        </w:rPr>
      </w:pPr>
      <w:r>
        <w:t>Linear-QPM: Retained for continuity, historical decompositions, and pedagogical comparison.</w:t>
      </w:r>
    </w:p>
    <w:p w14:paraId="67F8CEFC" w14:textId="7C934556" w:rsidR="006F6EB8" w:rsidRDefault="006F6EB8">
      <w:pPr>
        <w:pStyle w:val="ListParagraph"/>
        <w:numPr>
          <w:ilvl w:val="0"/>
          <w:numId w:val="30"/>
        </w:numPr>
        <w:jc w:val="both"/>
        <w:rPr>
          <w:ins w:id="510" w:author="Asya Kostanyan" w:date="2025-11-26T00:05:00Z" w16du:dateUtc="2025-11-26T00:05:00Z"/>
        </w:rPr>
        <w:pPrChange w:id="511" w:author="Asya Kostanyan" w:date="2025-11-26T00:10:00Z" w16du:dateUtc="2025-11-26T00:10:00Z">
          <w:pPr>
            <w:pStyle w:val="ListParagraph"/>
            <w:numPr>
              <w:numId w:val="30"/>
            </w:numPr>
            <w:ind w:left="360" w:hanging="360"/>
            <w:jc w:val="both"/>
          </w:pPr>
        </w:pPrChange>
      </w:pPr>
      <w:ins w:id="512" w:author="Asya Kostanyan" w:date="2025-11-25T23:56:00Z" w16du:dateUtc="2025-11-25T23:56:00Z">
        <w:r>
          <w:t xml:space="preserve">Monthly Projection Model: </w:t>
        </w:r>
      </w:ins>
      <w:ins w:id="513" w:author="Asya Kostanyan" w:date="2025-11-26T00:04:00Z" w16du:dateUtc="2025-11-26T00:04:00Z">
        <w:r w:rsidR="00C16237">
          <w:t xml:space="preserve">Used for thinking of economic </w:t>
        </w:r>
      </w:ins>
      <w:ins w:id="514" w:author="Asya Kostanyan" w:date="2025-11-26T00:05:00Z" w16du:dateUtc="2025-11-26T00:05:00Z">
        <w:r w:rsidR="00C16237">
          <w:t>scenarios using data that is available on more frequent basis.</w:t>
        </w:r>
      </w:ins>
    </w:p>
    <w:p w14:paraId="67F375EF" w14:textId="712426CC" w:rsidR="00C16237" w:rsidRDefault="00C16237">
      <w:pPr>
        <w:pStyle w:val="ListParagraph"/>
        <w:numPr>
          <w:ilvl w:val="0"/>
          <w:numId w:val="30"/>
        </w:numPr>
        <w:jc w:val="both"/>
        <w:rPr>
          <w:ins w:id="515" w:author="Asya Kostanyan" w:date="2025-11-26T00:09:00Z" w16du:dateUtc="2025-11-26T00:09:00Z"/>
        </w:rPr>
        <w:pPrChange w:id="516" w:author="Asya Kostanyan" w:date="2025-11-26T00:10:00Z" w16du:dateUtc="2025-11-26T00:10:00Z">
          <w:pPr>
            <w:pStyle w:val="ListParagraph"/>
            <w:numPr>
              <w:numId w:val="30"/>
            </w:numPr>
            <w:ind w:left="360" w:hanging="360"/>
            <w:jc w:val="both"/>
          </w:pPr>
        </w:pPrChange>
      </w:pPr>
      <w:ins w:id="517" w:author="Asya Kostanyan" w:date="2025-11-26T00:05:00Z" w16du:dateUtc="2025-11-26T00:05:00Z">
        <w:r>
          <w:t>Dynamic Stochastic General Equilibrium Models (DSGE): Example</w:t>
        </w:r>
      </w:ins>
      <w:ins w:id="518" w:author="Asya Kostanyan" w:date="2025-11-26T00:06:00Z" w16du:dateUtc="2025-11-26T00:06:00Z">
        <w:r>
          <w:t xml:space="preserve">s are GIMF-type models </w:t>
        </w:r>
      </w:ins>
      <w:ins w:id="519" w:author="Asya Kostanyan" w:date="2025-11-26T00:07:00Z" w16du:dateUtc="2025-11-26T00:07:00Z">
        <w:r>
          <w:t xml:space="preserve">used for </w:t>
        </w:r>
      </w:ins>
      <w:ins w:id="520" w:author="Asya Kostanyan" w:date="2025-11-26T00:07:00Z">
        <w:r w:rsidRPr="00C16237">
          <w:rPr>
            <w:rPrChange w:id="521" w:author="Asya Kostanyan" w:date="2025-11-26T00:07:00Z" w16du:dateUtc="2025-11-26T00:07:00Z">
              <w:rPr>
                <w:b/>
                <w:bCs/>
              </w:rPr>
            </w:rPrChange>
          </w:rPr>
          <w:t>medium-term policy analysis</w:t>
        </w:r>
        <w:r w:rsidRPr="00C16237">
          <w:t>, especially when fiscal and monetary interactions matter.</w:t>
        </w:r>
      </w:ins>
    </w:p>
    <w:p w14:paraId="41394F39" w14:textId="61F90655" w:rsidR="003E42F8" w:rsidRDefault="003E42F8" w:rsidP="003E42F8">
      <w:pPr>
        <w:pStyle w:val="ListParagraph"/>
        <w:numPr>
          <w:ilvl w:val="0"/>
          <w:numId w:val="30"/>
        </w:numPr>
        <w:jc w:val="both"/>
      </w:pPr>
      <w:ins w:id="522" w:author="Asya Kostanyan" w:date="2025-11-26T00:09:00Z" w16du:dateUtc="2025-11-26T00:09:00Z">
        <w:r>
          <w:t xml:space="preserve">GPM: 3-country (US, EU, Russia) plus commodities (oil, copper, food) linear model used for </w:t>
        </w:r>
        <w:proofErr w:type="spellStart"/>
        <w:r>
          <w:t>analyzing</w:t>
        </w:r>
        <w:proofErr w:type="spellEnd"/>
        <w:r>
          <w:t xml:space="preserve"> the global sector</w:t>
        </w:r>
      </w:ins>
    </w:p>
    <w:p w14:paraId="2873A1FD" w14:textId="5B696529" w:rsidR="00BC3059" w:rsidRDefault="00BC3059" w:rsidP="00BC3059">
      <w:pPr>
        <w:jc w:val="both"/>
        <w:rPr>
          <w:ins w:id="523" w:author="Asya Kostanyan" w:date="2025-11-26T00:28:00Z" w16du:dateUtc="2025-11-26T00:28:00Z"/>
        </w:rPr>
      </w:pPr>
      <w:r>
        <w:t>Using a model suite helps diversify analytical risks and provides multidimensional insight into inflation, output, and financial conditions.</w:t>
      </w:r>
    </w:p>
    <w:p w14:paraId="26D0B420" w14:textId="0E21E860" w:rsidR="00AD2914" w:rsidRPr="00AD2914" w:rsidRDefault="00AD2914" w:rsidP="00BC3059">
      <w:pPr>
        <w:jc w:val="both"/>
        <w:rPr>
          <w:ins w:id="524" w:author="Asya Kostanyan" w:date="2025-11-26T00:28:00Z" w16du:dateUtc="2025-11-26T00:28:00Z"/>
          <w:b/>
          <w:bCs/>
          <w:rPrChange w:id="525" w:author="Asya Kostanyan" w:date="2025-11-26T00:28:00Z" w16du:dateUtc="2025-11-26T00:28:00Z">
            <w:rPr>
              <w:ins w:id="526" w:author="Asya Kostanyan" w:date="2025-11-26T00:28:00Z" w16du:dateUtc="2025-11-26T00:28:00Z"/>
            </w:rPr>
          </w:rPrChange>
        </w:rPr>
      </w:pPr>
      <w:ins w:id="527" w:author="Asya Kostanyan" w:date="2025-11-26T00:28:00Z" w16du:dateUtc="2025-11-26T00:28:00Z">
        <w:r w:rsidRPr="00AD2914">
          <w:rPr>
            <w:b/>
            <w:bCs/>
            <w:rPrChange w:id="528" w:author="Asya Kostanyan" w:date="2025-11-26T00:28:00Z" w16du:dateUtc="2025-11-26T00:28:00Z">
              <w:rPr/>
            </w:rPrChange>
          </w:rPr>
          <w:t>ENDOCRED Model</w:t>
        </w:r>
      </w:ins>
    </w:p>
    <w:p w14:paraId="7072CC9B" w14:textId="77777777" w:rsidR="00AD2914" w:rsidRPr="00AD2914" w:rsidRDefault="00AD2914" w:rsidP="00AD2914">
      <w:pPr>
        <w:jc w:val="both"/>
        <w:rPr>
          <w:ins w:id="529" w:author="Asya Kostanyan" w:date="2025-11-26T00:28:00Z"/>
        </w:rPr>
      </w:pPr>
      <w:ins w:id="530" w:author="Asya Kostanyan" w:date="2025-11-26T00:28:00Z">
        <w:r w:rsidRPr="00AD2914">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ins>
    </w:p>
    <w:p w14:paraId="7F204845" w14:textId="77777777" w:rsidR="00AD2914" w:rsidRPr="00AD2914" w:rsidRDefault="00AD2914" w:rsidP="00AD2914">
      <w:pPr>
        <w:jc w:val="both"/>
        <w:rPr>
          <w:ins w:id="531" w:author="Asya Kostanyan" w:date="2025-11-26T00:28:00Z"/>
        </w:rPr>
      </w:pPr>
      <w:ins w:id="532" w:author="Asya Kostanyan" w:date="2025-11-26T00:28:00Z">
        <w:r w:rsidRPr="00AD2914">
          <w:t xml:space="preserve">Inflation dynamics are </w:t>
        </w:r>
        <w:proofErr w:type="spellStart"/>
        <w:r w:rsidRPr="00AD2914">
          <w:t>modeled</w:t>
        </w:r>
        <w:proofErr w:type="spellEnd"/>
        <w:r w:rsidRPr="00AD2914">
          <w:t xml:space="preserve"> through a convex Phillips curve, which responds more strongly when inflation is high or when the output gap becomes significantly positive. This specification reflects real-world </w:t>
        </w:r>
        <w:proofErr w:type="spellStart"/>
        <w:r w:rsidRPr="00AD2914">
          <w:t>behavior</w:t>
        </w:r>
        <w:proofErr w:type="spellEnd"/>
        <w:r w:rsidRPr="00AD2914">
          <w:t xml:space="preserve"> more accurately than a linear formulation, particularly during periods of overheating or when expectations begin to de-anchor.</w:t>
        </w:r>
      </w:ins>
    </w:p>
    <w:p w14:paraId="148189E9" w14:textId="77777777" w:rsidR="00AD2914" w:rsidRPr="00AD2914" w:rsidRDefault="00AD2914" w:rsidP="00AD2914">
      <w:pPr>
        <w:jc w:val="both"/>
        <w:rPr>
          <w:ins w:id="533" w:author="Asya Kostanyan" w:date="2025-11-26T00:28:00Z"/>
        </w:rPr>
      </w:pPr>
      <w:ins w:id="534" w:author="Asya Kostanyan" w:date="2025-11-26T00:28:00Z">
        <w:r w:rsidRPr="00AD2914">
          <w:t xml:space="preserve">The IS curve is also extended beyond its traditional short-term focus. ENDOCRED introduces a long-term effective interest rate derived from yields across different </w:t>
        </w:r>
        <w:r w:rsidRPr="00AD2914">
          <w:lastRenderedPageBreak/>
          <w:t>maturities based on the expectations hypothesis and a time-varying term premium. This feature allows the model to incorporate the broader and more persistent influence of monetary policy on economic activity, capturing the role of the yield curve in shaping demand conditions.</w:t>
        </w:r>
      </w:ins>
    </w:p>
    <w:p w14:paraId="48947973" w14:textId="77777777" w:rsidR="00AD2914" w:rsidRPr="00AD2914" w:rsidRDefault="00AD2914" w:rsidP="00AD2914">
      <w:pPr>
        <w:jc w:val="both"/>
        <w:rPr>
          <w:ins w:id="535" w:author="Asya Kostanyan" w:date="2025-11-26T00:28:00Z"/>
        </w:rPr>
      </w:pPr>
      <w:ins w:id="536" w:author="Asya Kostanyan" w:date="2025-11-26T00:28:00Z">
        <w:r w:rsidRPr="00AD2914">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ins>
    </w:p>
    <w:p w14:paraId="03040766" w14:textId="77777777" w:rsidR="00AD2914" w:rsidRPr="00AD2914" w:rsidRDefault="00AD2914" w:rsidP="00AD2914">
      <w:pPr>
        <w:jc w:val="both"/>
        <w:rPr>
          <w:ins w:id="537" w:author="Asya Kostanyan" w:date="2025-11-26T00:28:00Z"/>
        </w:rPr>
      </w:pPr>
      <w:ins w:id="538" w:author="Asya Kostanyan" w:date="2025-11-26T00:28:00Z">
        <w:r w:rsidRPr="00AD2914">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ins>
    </w:p>
    <w:p w14:paraId="4C9C86A1" w14:textId="77777777" w:rsidR="00AD2914" w:rsidRDefault="00AD2914" w:rsidP="00AD2914">
      <w:pPr>
        <w:jc w:val="both"/>
        <w:rPr>
          <w:ins w:id="539" w:author="Asya Kostanyan" w:date="2025-11-26T00:31:00Z" w16du:dateUtc="2025-11-26T00:31:00Z"/>
        </w:rPr>
      </w:pPr>
      <w:ins w:id="540" w:author="Asya Kostanyan" w:date="2025-11-26T00:28:00Z">
        <w:r w:rsidRPr="00AD2914">
          <w:t>Together, these innovations allow ENDOCRED to capture nonlinearities, credibility dynamics, and the broader channels through which monetary policy affects the economy—making it an analytical framework well suited for the Prudent Risk Management Approach.</w:t>
        </w:r>
      </w:ins>
    </w:p>
    <w:p w14:paraId="1A98A896" w14:textId="77777777" w:rsidR="00E24EB7" w:rsidRPr="00E24EB7" w:rsidRDefault="00E24EB7" w:rsidP="00E24EB7">
      <w:pPr>
        <w:jc w:val="both"/>
        <w:rPr>
          <w:ins w:id="541" w:author="Asya Kostanyan" w:date="2025-11-26T00:31:00Z"/>
          <w:b/>
          <w:bCs/>
        </w:rPr>
      </w:pPr>
      <w:ins w:id="542" w:author="Asya Kostanyan" w:date="2025-11-26T00:31:00Z">
        <w:r w:rsidRPr="00E24EB7">
          <w:rPr>
            <w:b/>
            <w:bCs/>
          </w:rPr>
          <w:t>QPM Model</w:t>
        </w:r>
      </w:ins>
    </w:p>
    <w:p w14:paraId="6D8839B6" w14:textId="77777777" w:rsidR="00E24EB7" w:rsidRDefault="00E24EB7" w:rsidP="00E24EB7">
      <w:pPr>
        <w:jc w:val="both"/>
        <w:rPr>
          <w:ins w:id="543" w:author="Asya Kostanyan" w:date="2025-11-26T00:31:00Z" w16du:dateUtc="2025-11-26T00:31:00Z"/>
        </w:rPr>
      </w:pPr>
      <w:ins w:id="544" w:author="Asya Kostanyan" w:date="2025-11-26T00:31:00Z">
        <w:r w:rsidRPr="00E24EB7">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ins>
    </w:p>
    <w:p w14:paraId="649E8F7A" w14:textId="77777777" w:rsidR="00E24EB7" w:rsidRPr="00E24EB7" w:rsidRDefault="00E24EB7" w:rsidP="00E24EB7">
      <w:pPr>
        <w:jc w:val="both"/>
        <w:rPr>
          <w:ins w:id="545" w:author="Asya Kostanyan" w:date="2025-11-26T00:32:00Z"/>
          <w:b/>
          <w:bCs/>
        </w:rPr>
      </w:pPr>
      <w:ins w:id="546" w:author="Asya Kostanyan" w:date="2025-11-26T00:32:00Z">
        <w:r w:rsidRPr="00E24EB7">
          <w:rPr>
            <w:b/>
            <w:bCs/>
          </w:rPr>
          <w:t>GPM Model</w:t>
        </w:r>
      </w:ins>
    </w:p>
    <w:p w14:paraId="31F31576" w14:textId="77777777" w:rsidR="00E24EB7" w:rsidRPr="00E24EB7" w:rsidRDefault="00E24EB7" w:rsidP="00E24EB7">
      <w:pPr>
        <w:jc w:val="both"/>
        <w:rPr>
          <w:ins w:id="547" w:author="Asya Kostanyan" w:date="2025-11-26T00:32:00Z"/>
        </w:rPr>
      </w:pPr>
      <w:ins w:id="548" w:author="Asya Kostanyan" w:date="2025-11-26T00:32:00Z">
        <w:r w:rsidRPr="00E24EB7">
          <w:t xml:space="preserve">The Global Projection Model (GPM) also remains a valuable part of the CBA’s </w:t>
        </w:r>
        <w:proofErr w:type="spellStart"/>
        <w:r w:rsidRPr="00E24EB7">
          <w:t>modeling</w:t>
        </w:r>
        <w:proofErr w:type="spellEnd"/>
        <w:r w:rsidRPr="00E24EB7">
          <w:t xml:space="preserve"> architecture, particularly for </w:t>
        </w:r>
        <w:proofErr w:type="spellStart"/>
        <w:r w:rsidRPr="00E24EB7">
          <w:t>analyzing</w:t>
        </w:r>
        <w:proofErr w:type="spellEnd"/>
        <w:r w:rsidRPr="00E24EB7">
          <w:t xml:space="preserve">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ins>
    </w:p>
    <w:p w14:paraId="3EF10080" w14:textId="6B303CD0" w:rsidR="00E24EB7" w:rsidRPr="00E24EB7" w:rsidRDefault="00E24EB7" w:rsidP="00E24EB7">
      <w:pPr>
        <w:jc w:val="both"/>
        <w:rPr>
          <w:ins w:id="549" w:author="Asya Kostanyan" w:date="2025-11-26T00:31:00Z"/>
        </w:rPr>
      </w:pPr>
      <w:ins w:id="550" w:author="Asya Kostanyan" w:date="2025-11-26T00:32:00Z">
        <w:r w:rsidRPr="00E24EB7">
          <w:lastRenderedPageBreak/>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ins>
      <w:ins w:id="551" w:author="Asya Kostanyan" w:date="2025-11-26T00:32:00Z" w16du:dateUtc="2025-11-26T00:32:00Z">
        <w:r>
          <w:t>.</w:t>
        </w:r>
      </w:ins>
    </w:p>
    <w:p w14:paraId="622B37BA" w14:textId="77777777" w:rsidR="00E24EB7" w:rsidRPr="00AD2914" w:rsidRDefault="00E24EB7" w:rsidP="00AD2914">
      <w:pPr>
        <w:jc w:val="both"/>
        <w:rPr>
          <w:ins w:id="552" w:author="Asya Kostanyan" w:date="2025-11-26T00:28:00Z"/>
        </w:rPr>
      </w:pPr>
    </w:p>
    <w:p w14:paraId="7D6AC59F" w14:textId="77777777" w:rsidR="00AD2914" w:rsidRDefault="00AD2914" w:rsidP="00BC3059">
      <w:pPr>
        <w:jc w:val="both"/>
      </w:pPr>
    </w:p>
    <w:p w14:paraId="771A2A6B" w14:textId="1E6061E0" w:rsidR="00BC3059" w:rsidRPr="00BC3059" w:rsidRDefault="00BC3059" w:rsidP="00BC3059">
      <w:pPr>
        <w:jc w:val="both"/>
        <w:rPr>
          <w:b/>
          <w:bCs/>
        </w:rPr>
      </w:pPr>
      <w:r w:rsidRPr="00BC3059">
        <w:rPr>
          <w:b/>
          <w:bCs/>
        </w:rPr>
        <w:t>5. Analytical Dashboards</w:t>
      </w:r>
    </w:p>
    <w:p w14:paraId="1149D1D8" w14:textId="03E6A738" w:rsidR="00E24EB7" w:rsidRPr="00E24EB7" w:rsidRDefault="00E24EB7" w:rsidP="00E24EB7">
      <w:pPr>
        <w:jc w:val="both"/>
        <w:rPr>
          <w:ins w:id="553" w:author="Asya Kostanyan" w:date="2025-11-26T00:34:00Z"/>
        </w:rPr>
      </w:pPr>
      <w:ins w:id="554" w:author="Asya Kostanyan" w:date="2025-11-26T00:34:00Z">
        <w:r w:rsidRPr="00E24EB7">
          <w:t>High-quality current economic analysis is the foundation of the Monetary Policy Department’s work. It is conducted continuously and presented to the Board during weekly analytical briefings</w:t>
        </w:r>
      </w:ins>
      <w:ins w:id="555" w:author="Asya Kostanyan" w:date="2025-11-26T00:35:00Z" w16du:dateUtc="2025-11-26T00:35:00Z">
        <w:r>
          <w:t xml:space="preserve"> every Wednesday</w:t>
        </w:r>
      </w:ins>
      <w:ins w:id="556" w:author="Asya Kostanyan" w:date="2025-11-26T00:34:00Z">
        <w:r w:rsidRPr="00E24EB7">
          <w:t>, which cover all policy-relevant developments in both the global and domestic economy. To strengthen efficiency, consistency, and analytical rigor, the</w:t>
        </w:r>
      </w:ins>
      <w:ins w:id="557" w:author="Asya Kostanyan" w:date="2025-11-26T00:35:00Z" w16du:dateUtc="2025-11-26T00:35:00Z">
        <w:r>
          <w:t xml:space="preserve"> Monetary Policy</w:t>
        </w:r>
      </w:ins>
      <w:ins w:id="558" w:author="Asya Kostanyan" w:date="2025-11-26T00:34:00Z">
        <w:r w:rsidRPr="00E24EB7">
          <w:t xml:space="preserve"> department has developed a series of technical tools—foremost among them, the analytical dashboards.</w:t>
        </w:r>
      </w:ins>
    </w:p>
    <w:p w14:paraId="580415A6" w14:textId="77777777" w:rsidR="00E24EB7" w:rsidRPr="00E24EB7" w:rsidRDefault="00E24EB7" w:rsidP="00E24EB7">
      <w:pPr>
        <w:jc w:val="both"/>
        <w:rPr>
          <w:ins w:id="559" w:author="Asya Kostanyan" w:date="2025-11-26T00:34:00Z"/>
        </w:rPr>
      </w:pPr>
      <w:ins w:id="560" w:author="Asya Kostanyan" w:date="2025-11-26T00:34:00Z">
        <w:r w:rsidRPr="00E24EB7">
          <w:t xml:space="preserve">These dashboards cover a wide range of economic themes: the </w:t>
        </w:r>
        <w:proofErr w:type="spellStart"/>
        <w:r w:rsidRPr="00E24EB7">
          <w:t>labor</w:t>
        </w:r>
        <w:proofErr w:type="spellEnd"/>
        <w:r w:rsidRPr="00E24EB7">
          <w:t xml:space="preserve">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ins>
    </w:p>
    <w:p w14:paraId="5A15B7C0" w14:textId="55ACA965" w:rsidR="00E24EB7" w:rsidRPr="00E24EB7" w:rsidRDefault="00E24EB7" w:rsidP="00E24EB7">
      <w:pPr>
        <w:jc w:val="both"/>
        <w:rPr>
          <w:ins w:id="561" w:author="Asya Kostanyan" w:date="2025-11-26T00:34:00Z"/>
        </w:rPr>
      </w:pPr>
      <w:ins w:id="562" w:author="Asya Kostanyan" w:date="2025-11-26T00:34:00Z">
        <w:r w:rsidRPr="00E24EB7">
          <w:t>The dashboards generate several important benefits.</w:t>
        </w:r>
      </w:ins>
      <w:ins w:id="563" w:author="Asya Kostanyan" w:date="2025-11-26T00:36:00Z" w16du:dateUtc="2025-11-26T00:36:00Z">
        <w:r>
          <w:t xml:space="preserve"> </w:t>
        </w:r>
      </w:ins>
      <w:ins w:id="564" w:author="Asya Kostanyan" w:date="2025-11-26T00:34:00Z">
        <w:r w:rsidRPr="00E24EB7">
          <w:t>First, they dramatically</w:t>
        </w:r>
        <w:r w:rsidRPr="00E24EB7">
          <w:rPr>
            <w:b/>
            <w:bCs/>
            <w:rPrChange w:id="565" w:author="Asya Kostanyan" w:date="2025-11-26T00:36:00Z" w16du:dateUtc="2025-11-26T00:36:00Z">
              <w:rPr/>
            </w:rPrChange>
          </w:rPr>
          <w:t xml:space="preserve"> increase efficiency</w:t>
        </w:r>
        <w:r w:rsidRPr="00E24EB7">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ins>
    </w:p>
    <w:p w14:paraId="0E3733C5" w14:textId="77777777" w:rsidR="00E24EB7" w:rsidRPr="00E24EB7" w:rsidRDefault="00E24EB7" w:rsidP="00E24EB7">
      <w:pPr>
        <w:jc w:val="both"/>
        <w:rPr>
          <w:ins w:id="566" w:author="Asya Kostanyan" w:date="2025-11-26T00:34:00Z"/>
        </w:rPr>
      </w:pPr>
      <w:ins w:id="567" w:author="Asya Kostanyan" w:date="2025-11-26T00:34:00Z">
        <w:r w:rsidRPr="00E24EB7">
          <w:t xml:space="preserve">Second, dashboards greatly facilitate </w:t>
        </w:r>
        <w:r w:rsidRPr="00E24EB7">
          <w:rPr>
            <w:b/>
            <w:bCs/>
            <w:rPrChange w:id="568" w:author="Asya Kostanyan" w:date="2025-11-26T00:36:00Z" w16du:dateUtc="2025-11-26T00:36:00Z">
              <w:rPr/>
            </w:rPrChange>
          </w:rPr>
          <w:t>knowledge transfer</w:t>
        </w:r>
        <w:r w:rsidRPr="00E24EB7">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w:t>
        </w:r>
        <w:r w:rsidRPr="00E24EB7">
          <w:lastRenderedPageBreak/>
          <w:t>predecessors without having to rebuild datasets or replicate previous calculations, ensuring continuity in both analysis and narrative development.</w:t>
        </w:r>
      </w:ins>
    </w:p>
    <w:p w14:paraId="76C9B912" w14:textId="77777777" w:rsidR="00E24EB7" w:rsidRPr="00E24EB7" w:rsidRDefault="00E24EB7" w:rsidP="00E24EB7">
      <w:pPr>
        <w:jc w:val="both"/>
        <w:rPr>
          <w:ins w:id="569" w:author="Asya Kostanyan" w:date="2025-11-26T00:34:00Z"/>
        </w:rPr>
      </w:pPr>
      <w:ins w:id="570" w:author="Asya Kostanyan" w:date="2025-11-26T00:34:00Z">
        <w:r w:rsidRPr="00E24EB7">
          <w:t xml:space="preserve">Finally, dashboards </w:t>
        </w:r>
        <w:r w:rsidRPr="00E24EB7">
          <w:rPr>
            <w:b/>
            <w:bCs/>
            <w:rPrChange w:id="571" w:author="Asya Kostanyan" w:date="2025-11-26T00:37:00Z" w16du:dateUtc="2025-11-26T00:37:00Z">
              <w:rPr/>
            </w:rPrChange>
          </w:rPr>
          <w:t>simplify several complex, recurring tasks</w:t>
        </w:r>
        <w:r w:rsidRPr="00E24EB7">
          <w:t xml:space="preserve"> that previously required substantial time and effort. A clear example is the decomposition of GDP growth into expenditure components—an essential step in translating output from the ENDOCRED model into detailed macroeconomic stories. What was once a </w:t>
        </w:r>
        <w:proofErr w:type="spellStart"/>
        <w:r w:rsidRPr="00E24EB7">
          <w:t>labor-intensive</w:t>
        </w:r>
        <w:proofErr w:type="spellEnd"/>
        <w:r w:rsidRPr="00E24EB7">
          <w:t xml:space="preserve"> process is now automated through a dedicated dashboard, saving considerable staff time and reducing the risk of inconsistencies. Similar efficiencies have been achieved across other standardized processes.</w:t>
        </w:r>
      </w:ins>
    </w:p>
    <w:p w14:paraId="38CBA7EB" w14:textId="6BCD930F" w:rsidR="00E24EB7" w:rsidRDefault="00E24EB7" w:rsidP="00BC3059">
      <w:pPr>
        <w:jc w:val="both"/>
        <w:rPr>
          <w:ins w:id="572" w:author="Asya Kostanyan" w:date="2025-11-26T00:34:00Z" w16du:dateUtc="2025-11-26T00:34:00Z"/>
        </w:rPr>
      </w:pPr>
      <w:ins w:id="573" w:author="Asya Kostanyan" w:date="2025-11-26T00:34:00Z">
        <w:r w:rsidRPr="00E24EB7">
          <w:t xml:space="preserve">Together, these analytical dashboards create a more efficient, consistent, and resilient analytical environment. </w:t>
        </w:r>
      </w:ins>
    </w:p>
    <w:p w14:paraId="41DA3DF6" w14:textId="5ABA513E" w:rsidR="00BC3059" w:rsidDel="00E24EB7" w:rsidRDefault="00BC3059" w:rsidP="00BC3059">
      <w:pPr>
        <w:jc w:val="both"/>
        <w:rPr>
          <w:del w:id="574" w:author="Asya Kostanyan" w:date="2025-11-26T00:34:00Z" w16du:dateUtc="2025-11-26T00:34:00Z"/>
        </w:rPr>
      </w:pPr>
      <w:del w:id="575" w:author="Asya Kostanyan" w:date="2025-11-26T00:34:00Z" w16du:dateUtc="2025-11-26T00:34:00Z">
        <w:r w:rsidDel="00E24EB7">
          <w:delText>Dashboards integrate high-frequency indicators, model results, financial conditions, sectoral data, risk distributions, and scenario trees. They replace the traditional reliance on point forecasts by enabling real-time monitoring of changing pressures and vulnerabilities.</w:delText>
        </w:r>
      </w:del>
    </w:p>
    <w:p w14:paraId="33B122ED" w14:textId="1243918F" w:rsidR="00BC3059" w:rsidDel="00E24EB7" w:rsidRDefault="00BC3059" w:rsidP="00BC3059">
      <w:pPr>
        <w:jc w:val="both"/>
        <w:rPr>
          <w:del w:id="576" w:author="Asya Kostanyan" w:date="2025-11-26T00:34:00Z" w16du:dateUtc="2025-11-26T00:34:00Z"/>
        </w:rPr>
      </w:pPr>
      <w:del w:id="577" w:author="Asya Kostanyan" w:date="2025-11-26T00:34:00Z" w16du:dateUtc="2025-11-26T00:34:00Z">
        <w:r w:rsidDel="00E24EB7">
          <w:delText>Dashboards strengthen the connection between structured judgment and empirical evidence. They help staff present risk-aware assessments and allow the Board to visualize uncertainty in intuitive ways.</w:delText>
        </w:r>
      </w:del>
    </w:p>
    <w:p w14:paraId="2D95B7A3" w14:textId="2C12603D" w:rsidR="00BC3059" w:rsidRPr="00BC3059" w:rsidRDefault="00BC3059" w:rsidP="00BC3059">
      <w:pPr>
        <w:jc w:val="both"/>
        <w:rPr>
          <w:b/>
          <w:bCs/>
        </w:rPr>
      </w:pPr>
      <w:r w:rsidRPr="00BC3059">
        <w:rPr>
          <w:b/>
          <w:bCs/>
        </w:rPr>
        <w:t>6. Underlying Inflation Measures (NTSPI)</w:t>
      </w:r>
    </w:p>
    <w:p w14:paraId="66D126C8" w14:textId="77777777" w:rsidR="00DD1C5F" w:rsidRPr="00DD1C5F" w:rsidRDefault="00DD1C5F" w:rsidP="00DD1C5F">
      <w:pPr>
        <w:jc w:val="both"/>
        <w:rPr>
          <w:ins w:id="578" w:author="Asya Kostanyan" w:date="2025-11-26T00:42:00Z"/>
        </w:rPr>
      </w:pPr>
      <w:ins w:id="579" w:author="Asya Kostanyan" w:date="2025-11-26T00:42:00Z">
        <w:r w:rsidRPr="00DD1C5F">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DD1C5F">
          <w:rPr>
            <w:i/>
            <w:iCs/>
          </w:rPr>
          <w:t>how should the CPI be decomposed to help policymakers make better decisions?</w:t>
        </w:r>
      </w:ins>
    </w:p>
    <w:p w14:paraId="00C9C6DD" w14:textId="77777777" w:rsidR="00DD1C5F" w:rsidRPr="00DD1C5F" w:rsidRDefault="00DD1C5F" w:rsidP="00DD1C5F">
      <w:pPr>
        <w:jc w:val="both"/>
        <w:rPr>
          <w:ins w:id="580" w:author="Asya Kostanyan" w:date="2025-11-26T00:42:00Z"/>
        </w:rPr>
      </w:pPr>
      <w:ins w:id="581" w:author="Asya Kostanyan" w:date="2025-11-26T00:42:00Z">
        <w:r w:rsidRPr="00DD1C5F">
          <w:t xml:space="preserve">This question was central to the research on </w:t>
        </w:r>
        <w:r w:rsidRPr="00DD1C5F">
          <w:rPr>
            <w:b/>
            <w:bCs/>
          </w:rPr>
          <w:t>Non-Traded Sticky Price Inflation (NTSPI)</w:t>
        </w:r>
        <w:r w:rsidRPr="00DD1C5F">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ins>
    </w:p>
    <w:p w14:paraId="57DEB798" w14:textId="77777777" w:rsidR="00DD1C5F" w:rsidRPr="00DD1C5F" w:rsidRDefault="00DD1C5F" w:rsidP="00DD1C5F">
      <w:pPr>
        <w:jc w:val="both"/>
        <w:rPr>
          <w:ins w:id="582" w:author="Asya Kostanyan" w:date="2025-11-26T00:42:00Z"/>
        </w:rPr>
      </w:pPr>
      <w:ins w:id="583" w:author="Asya Kostanyan" w:date="2025-11-26T00:42:00Z">
        <w:r w:rsidRPr="00DD1C5F">
          <w:t xml:space="preserve">Traditional underlying inflation measures, such as core, median, or trimmed-mean inflation, rely mostly on statistical filters. Their main purpose is to remove volatility, not necessarily to distinguish items based on economic transmission channels. In contrast, </w:t>
        </w:r>
        <w:r w:rsidRPr="00DD1C5F">
          <w:lastRenderedPageBreak/>
          <w:t xml:space="preserve">New Open Economy Macroeconomics provides a conceptual rationale for classifying CPI components into </w:t>
        </w:r>
        <w:r w:rsidRPr="00DD1C5F">
          <w:rPr>
            <w:b/>
            <w:bCs/>
          </w:rPr>
          <w:t>flexible</w:t>
        </w:r>
        <w:r w:rsidRPr="00DD1C5F">
          <w:t xml:space="preserve"> and </w:t>
        </w:r>
        <w:r w:rsidRPr="00DD1C5F">
          <w:rPr>
            <w:b/>
            <w:bCs/>
          </w:rPr>
          <w:t>sticky</w:t>
        </w:r>
        <w:r w:rsidRPr="00DD1C5F">
          <w:t xml:space="preserve"> categories.</w:t>
        </w:r>
      </w:ins>
    </w:p>
    <w:p w14:paraId="16361B9D" w14:textId="77777777" w:rsidR="00DD1C5F" w:rsidRPr="00DD1C5F" w:rsidRDefault="00DD1C5F" w:rsidP="00DD1C5F">
      <w:pPr>
        <w:jc w:val="both"/>
        <w:rPr>
          <w:ins w:id="584" w:author="Asya Kostanyan" w:date="2025-11-26T00:42:00Z"/>
        </w:rPr>
      </w:pPr>
      <w:ins w:id="585" w:author="Asya Kostanyan" w:date="2025-11-26T00:42:00Z">
        <w:r w:rsidRPr="00DD1C5F">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ins>
    </w:p>
    <w:p w14:paraId="34CE095D" w14:textId="77777777" w:rsidR="00DD1C5F" w:rsidRPr="00DD1C5F" w:rsidRDefault="00DD1C5F" w:rsidP="00DD1C5F">
      <w:pPr>
        <w:jc w:val="both"/>
        <w:rPr>
          <w:ins w:id="586" w:author="Asya Kostanyan" w:date="2025-11-26T00:42:00Z"/>
        </w:rPr>
      </w:pPr>
      <w:ins w:id="587" w:author="Asya Kostanyan" w:date="2025-11-26T00:42:00Z">
        <w:r w:rsidRPr="00DD1C5F">
          <w:t>This distinction traces back to the classic Dornbusch overshooting model, where asset prices move quickly while most goods prices adjust sluggishly. Traded goods fall into the flexible bucket because they respond almost immediately to exchange-rate changes. Non-traded goods—such as housing, health, education, and many services—fall into the sticky bucket precisely because their prices adjust more gradually.</w:t>
        </w:r>
      </w:ins>
    </w:p>
    <w:p w14:paraId="5F49F885" w14:textId="77777777" w:rsidR="00DD1C5F" w:rsidRPr="00DD1C5F" w:rsidRDefault="00DD1C5F" w:rsidP="00DD1C5F">
      <w:pPr>
        <w:jc w:val="both"/>
        <w:rPr>
          <w:ins w:id="588" w:author="Asya Kostanyan" w:date="2025-11-26T00:42:00Z"/>
        </w:rPr>
      </w:pPr>
      <w:ins w:id="589" w:author="Asya Kostanyan" w:date="2025-11-26T00:42:00Z">
        <w:r w:rsidRPr="00DD1C5F">
          <w:t xml:space="preserve">Understanding the </w:t>
        </w:r>
        <w:proofErr w:type="spellStart"/>
        <w:r w:rsidRPr="00DD1C5F">
          <w:t>behavior</w:t>
        </w:r>
        <w:proofErr w:type="spellEnd"/>
        <w:r w:rsidRPr="00DD1C5F">
          <w:t xml:space="preserve">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ins>
    </w:p>
    <w:p w14:paraId="33CFE7F3" w14:textId="77777777" w:rsidR="00DD1C5F" w:rsidRPr="00DD1C5F" w:rsidRDefault="00DD1C5F" w:rsidP="00DD1C5F">
      <w:pPr>
        <w:jc w:val="both"/>
        <w:rPr>
          <w:ins w:id="590" w:author="Asya Kostanyan" w:date="2025-11-26T00:42:00Z"/>
        </w:rPr>
      </w:pPr>
      <w:ins w:id="591" w:author="Asya Kostanyan" w:date="2025-11-26T00:42:00Z">
        <w:r w:rsidRPr="00DD1C5F">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ins>
    </w:p>
    <w:p w14:paraId="4A0222C1" w14:textId="77777777" w:rsidR="00DD1C5F" w:rsidRPr="00DD1C5F" w:rsidRDefault="00DD1C5F" w:rsidP="00DD1C5F">
      <w:pPr>
        <w:jc w:val="both"/>
        <w:rPr>
          <w:ins w:id="592" w:author="Asya Kostanyan" w:date="2025-11-26T00:42:00Z"/>
        </w:rPr>
      </w:pPr>
      <w:ins w:id="593" w:author="Asya Kostanyan" w:date="2025-11-26T00:42:00Z">
        <w:r w:rsidRPr="00DD1C5F">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ins>
    </w:p>
    <w:p w14:paraId="4EFC18E9" w14:textId="77777777" w:rsidR="00DD1C5F" w:rsidRPr="00DD1C5F" w:rsidRDefault="00DD1C5F" w:rsidP="00DD1C5F">
      <w:pPr>
        <w:jc w:val="both"/>
        <w:rPr>
          <w:ins w:id="594" w:author="Asya Kostanyan" w:date="2025-11-26T00:42:00Z"/>
        </w:rPr>
      </w:pPr>
      <w:ins w:id="595" w:author="Asya Kostanyan" w:date="2025-11-26T00:42:00Z">
        <w:r w:rsidRPr="00DD1C5F">
          <w:t xml:space="preserve">In Armenia, the NTSPI basket includes non-traded goods and services such as housing, healthcare, education, utilities, transportation, and communication services. As of 2023, these items make up roughly </w:t>
        </w:r>
        <w:r w:rsidRPr="00DD1C5F">
          <w:rPr>
            <w:b/>
            <w:bCs/>
          </w:rPr>
          <w:t>15 percent</w:t>
        </w:r>
        <w:r w:rsidRPr="00DD1C5F">
          <w:t xml:space="preserve"> of the Armenian CPI. Monitoring this basket provides valuable information about domestic inflation momentum, expectations, and the degree to which external shocks may be feeding into more persistent components.</w:t>
        </w:r>
      </w:ins>
    </w:p>
    <w:p w14:paraId="63B2C460" w14:textId="692276E6" w:rsidR="00BC3059" w:rsidDel="00DD1C5F" w:rsidRDefault="00BC3059" w:rsidP="00BC3059">
      <w:pPr>
        <w:jc w:val="both"/>
        <w:rPr>
          <w:del w:id="596" w:author="Asya Kostanyan" w:date="2025-11-26T00:42:00Z" w16du:dateUtc="2025-11-26T00:42:00Z"/>
        </w:rPr>
      </w:pPr>
      <w:del w:id="597" w:author="Asya Kostanyan" w:date="2025-11-26T00:42:00Z" w16du:dateUtc="2025-11-26T00:42:00Z">
        <w:r w:rsidDel="00DD1C5F">
          <w:lastRenderedPageBreak/>
          <w:delText>The Near-Term Sticky Price Index (NTSPI) filters out volatile components and focuses on slow-moving inflation signals. NTSPI provides a clearer sense of persistent inflationary pressures, helping distinguish temporary shocks from structural changes.</w:delText>
        </w:r>
      </w:del>
    </w:p>
    <w:p w14:paraId="7F6C1279" w14:textId="08D8235C" w:rsidR="00BC3059" w:rsidDel="00DD1C5F" w:rsidRDefault="00BC3059" w:rsidP="00BC3059">
      <w:pPr>
        <w:jc w:val="both"/>
        <w:rPr>
          <w:del w:id="598" w:author="Asya Kostanyan" w:date="2025-11-26T00:42:00Z" w16du:dateUtc="2025-11-26T00:42:00Z"/>
        </w:rPr>
      </w:pPr>
      <w:del w:id="599" w:author="Asya Kostanyan" w:date="2025-11-26T00:42:00Z" w16du:dateUtc="2025-11-26T00:42:00Z">
        <w:r w:rsidDel="00DD1C5F">
          <w:delText>This refinement improves the interpretation of inflation data, making policy decisions more informed and robust.</w:delText>
        </w:r>
      </w:del>
    </w:p>
    <w:p w14:paraId="700DAC28" w14:textId="761C1F41" w:rsidR="00BC3059" w:rsidRPr="00BC3059" w:rsidRDefault="00BC3059" w:rsidP="00BC3059">
      <w:pPr>
        <w:jc w:val="both"/>
        <w:rPr>
          <w:b/>
          <w:bCs/>
        </w:rPr>
      </w:pPr>
      <w:r w:rsidRPr="00BC3059">
        <w:rPr>
          <w:b/>
          <w:bCs/>
        </w:rPr>
        <w:t>7. Integrating Judgment and Model-Based Evidence</w:t>
      </w:r>
    </w:p>
    <w:p w14:paraId="2844DE03" w14:textId="15E076FE" w:rsidR="00BC3059" w:rsidRDefault="00BC3059" w:rsidP="00BC3059">
      <w:pPr>
        <w:jc w:val="both"/>
      </w:pPr>
      <w: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BC3059" w:rsidRDefault="00BC3059" w:rsidP="00BC3059">
      <w:pPr>
        <w:jc w:val="both"/>
        <w:rPr>
          <w:b/>
          <w:bCs/>
        </w:rPr>
      </w:pPr>
      <w:r w:rsidRPr="00BC3059">
        <w:rPr>
          <w:b/>
          <w:bCs/>
        </w:rPr>
        <w:t>8. Implications for Small Open Economies</w:t>
      </w:r>
    </w:p>
    <w:p w14:paraId="7EF51543" w14:textId="269D5B09" w:rsidR="00BC3059" w:rsidRDefault="00BC3059" w:rsidP="00BC3059">
      <w:pPr>
        <w:jc w:val="both"/>
      </w:pPr>
      <w:r>
        <w:t xml:space="preserve">Armenia is highly exposed to external shocks such as commodity prices, global markets, and geopolitical developments. FPAS Mark II equips policymakers to </w:t>
      </w:r>
      <w:r w:rsidR="00DA01B0">
        <w:t>analyse</w:t>
      </w:r>
      <w:r>
        <w:t xml:space="preserve"> nonlinearities, asymmetries, and risk distributions more </w:t>
      </w:r>
      <w:r w:rsidR="00DA01B0">
        <w:t>effectively critical</w:t>
      </w:r>
      <w:r>
        <w:t xml:space="preserve"> tools for small open economies.</w:t>
      </w:r>
    </w:p>
    <w:p w14:paraId="25612279" w14:textId="5F419F5A" w:rsidR="00BC3059" w:rsidRDefault="00BC3059" w:rsidP="00BC3059">
      <w:pPr>
        <w:jc w:val="both"/>
      </w:pPr>
      <w:r>
        <w:t>By reducing vulnerability to forecast errors and improving resilience to external shocks, FPAS Mark II strengthens macroeconomic stability.</w:t>
      </w:r>
    </w:p>
    <w:p w14:paraId="1A744098" w14:textId="77777777" w:rsidR="00BC3059" w:rsidRPr="00BC3059" w:rsidRDefault="00BC3059" w:rsidP="00BC3059">
      <w:pPr>
        <w:jc w:val="both"/>
        <w:rPr>
          <w:b/>
          <w:bCs/>
        </w:rPr>
      </w:pPr>
      <w:r w:rsidRPr="00BC3059">
        <w:rPr>
          <w:b/>
          <w:bCs/>
        </w:rPr>
        <w:t>Conclusion</w:t>
      </w:r>
    </w:p>
    <w:p w14:paraId="6C5B1B33" w14:textId="77777777" w:rsidR="00755B5D" w:rsidRDefault="00BC3059" w:rsidP="00755B5D">
      <w:pPr>
        <w:jc w:val="both"/>
      </w:pPr>
      <w:r>
        <w:t xml:space="preserve">The Analytical Toolkit of FPAS Mark II transforms forecasting and </w:t>
      </w:r>
      <w:r w:rsidR="00DA01B0">
        <w:t>policymaking</w:t>
      </w:r>
      <w:r>
        <w:t xml:space="preserve"> into a structured, nonlinear, credibility-aware learning system. By integrating models, dashboards, improved measures of underlying inflation, and structured judgment, FPAS Mark II enables </w:t>
      </w:r>
      <w:r w:rsidR="00DA01B0">
        <w:t>least regrets</w:t>
      </w:r>
      <w:r>
        <w:t xml:space="preserve"> decision-making under uncertainty and enhances institutional credibility.</w:t>
      </w:r>
    </w:p>
    <w:p w14:paraId="3DE8D974" w14:textId="77777777" w:rsidR="00755B5D" w:rsidRPr="009659F4" w:rsidRDefault="00755B5D" w:rsidP="00755B5D">
      <w:pPr>
        <w:rPr>
          <w:b/>
          <w:bCs/>
        </w:rPr>
      </w:pPr>
      <w:r w:rsidRPr="009659F4">
        <w:rPr>
          <w:b/>
          <w:bCs/>
        </w:rPr>
        <w:t>Literature &amp; Further Reading</w:t>
      </w:r>
    </w:p>
    <w:p w14:paraId="7E3DA81D" w14:textId="77777777" w:rsidR="003E42F8" w:rsidRDefault="003E42F8">
      <w:pPr>
        <w:numPr>
          <w:ilvl w:val="0"/>
          <w:numId w:val="15"/>
        </w:numPr>
        <w:jc w:val="both"/>
        <w:rPr>
          <w:ins w:id="600" w:author="Asya Kostanyan" w:date="2025-11-26T00:17:00Z" w16du:dateUtc="2025-11-26T00:17:00Z"/>
        </w:rPr>
        <w:pPrChange w:id="601" w:author="Asya Kostanyan" w:date="2025-11-26T00:22:00Z" w16du:dateUtc="2025-11-26T00:22:00Z">
          <w:pPr>
            <w:numPr>
              <w:numId w:val="15"/>
            </w:numPr>
            <w:tabs>
              <w:tab w:val="num" w:pos="720"/>
            </w:tabs>
            <w:ind w:left="720" w:hanging="360"/>
          </w:pPr>
        </w:pPrChange>
      </w:pPr>
      <w:ins w:id="602" w:author="Asya Kostanyan" w:date="2025-11-26T00:16:00Z">
        <w:r w:rsidRPr="003E42F8">
          <w:t>Adrian T, D. Laxton, and M. Obstfeld 2018, "Advancing the Frontiers of Monetary Policy."</w:t>
        </w:r>
      </w:ins>
    </w:p>
    <w:p w14:paraId="494A41F3" w14:textId="77777777" w:rsidR="003E42F8" w:rsidRDefault="003E42F8">
      <w:pPr>
        <w:numPr>
          <w:ilvl w:val="0"/>
          <w:numId w:val="15"/>
        </w:numPr>
        <w:jc w:val="both"/>
        <w:rPr>
          <w:ins w:id="603" w:author="Asya Kostanyan" w:date="2025-11-26T00:17:00Z" w16du:dateUtc="2025-11-26T00:17:00Z"/>
        </w:rPr>
        <w:pPrChange w:id="604" w:author="Asya Kostanyan" w:date="2025-11-26T00:22:00Z" w16du:dateUtc="2025-11-26T00:22:00Z">
          <w:pPr>
            <w:numPr>
              <w:numId w:val="15"/>
            </w:numPr>
            <w:tabs>
              <w:tab w:val="num" w:pos="720"/>
            </w:tabs>
            <w:ind w:left="720" w:hanging="360"/>
          </w:pPr>
        </w:pPrChange>
      </w:pPr>
      <w:ins w:id="605" w:author="Asya Kostanyan" w:date="2025-11-26T00:16:00Z">
        <w:r w:rsidRPr="003E42F8">
          <w:t xml:space="preserve"> </w:t>
        </w:r>
        <w:proofErr w:type="spellStart"/>
        <w:r w:rsidRPr="003E42F8">
          <w:t>Alichi</w:t>
        </w:r>
        <w:proofErr w:type="spellEnd"/>
        <w:r w:rsidRPr="003E42F8">
          <w:t>, A., ʹ</w:t>
        </w:r>
      </w:ins>
      <w:ins w:id="606" w:author="Asya Kostanyan" w:date="2025-11-26T00:17:00Z" w16du:dateUtc="2025-11-26T00:17:00Z">
        <w:r>
          <w:t>2015</w:t>
        </w:r>
      </w:ins>
      <w:ins w:id="607" w:author="Asya Kostanyan" w:date="2025-11-26T00:16:00Z">
        <w:r w:rsidRPr="003E42F8">
          <w:t xml:space="preserve">, “A New Methodology for Estimating the Output Gap in the United States,” IMF Working Paper No. 15/144. </w:t>
        </w:r>
      </w:ins>
    </w:p>
    <w:p w14:paraId="1C6F8AD1" w14:textId="38E90053" w:rsidR="003E42F8" w:rsidRDefault="003E42F8">
      <w:pPr>
        <w:numPr>
          <w:ilvl w:val="0"/>
          <w:numId w:val="15"/>
        </w:numPr>
        <w:jc w:val="both"/>
        <w:rPr>
          <w:ins w:id="608" w:author="Asya Kostanyan" w:date="2025-11-26T00:17:00Z" w16du:dateUtc="2025-11-26T00:17:00Z"/>
        </w:rPr>
        <w:pPrChange w:id="609" w:author="Asya Kostanyan" w:date="2025-11-26T00:22:00Z" w16du:dateUtc="2025-11-26T00:22:00Z">
          <w:pPr>
            <w:numPr>
              <w:numId w:val="15"/>
            </w:numPr>
            <w:tabs>
              <w:tab w:val="num" w:pos="720"/>
            </w:tabs>
            <w:ind w:left="720" w:hanging="360"/>
          </w:pPr>
        </w:pPrChange>
      </w:pPr>
      <w:proofErr w:type="spellStart"/>
      <w:ins w:id="610" w:author="Asya Kostanyan" w:date="2025-11-26T00:16:00Z">
        <w:r w:rsidRPr="003E42F8">
          <w:t>Alichi</w:t>
        </w:r>
        <w:proofErr w:type="spellEnd"/>
        <w:r w:rsidRPr="003E42F8">
          <w:t xml:space="preserve">, A., O. </w:t>
        </w:r>
        <w:proofErr w:type="spellStart"/>
        <w:r w:rsidRPr="003E42F8">
          <w:t>Binizima</w:t>
        </w:r>
        <w:proofErr w:type="spellEnd"/>
        <w:r w:rsidRPr="003E42F8">
          <w:t xml:space="preserve">, D. Laxton, K. </w:t>
        </w:r>
        <w:proofErr w:type="spellStart"/>
        <w:r w:rsidRPr="003E42F8">
          <w:t>Tanyeri</w:t>
        </w:r>
        <w:proofErr w:type="spellEnd"/>
        <w:r w:rsidRPr="003E42F8">
          <w:t xml:space="preserve">, H. Wang, J. Yao, and </w:t>
        </w:r>
        <w:proofErr w:type="spellStart"/>
        <w:proofErr w:type="gramStart"/>
        <w:r w:rsidRPr="003E42F8">
          <w:t>F.Zhang</w:t>
        </w:r>
        <w:proofErr w:type="spellEnd"/>
        <w:proofErr w:type="gramEnd"/>
        <w:r w:rsidRPr="003E42F8">
          <w:t>, ʹͲͳ</w:t>
        </w:r>
        <w:r w:rsidRPr="003E42F8">
          <w:rPr>
            <w:rFonts w:ascii="Aptos" w:hAnsi="Aptos" w:cs="Aptos"/>
          </w:rPr>
          <w:t>͹</w:t>
        </w:r>
        <w:r w:rsidRPr="003E42F8">
          <w:t xml:space="preserve">, </w:t>
        </w:r>
        <w:r w:rsidRPr="003E42F8">
          <w:rPr>
            <w:rFonts w:ascii="Aptos" w:hAnsi="Aptos" w:cs="Aptos"/>
          </w:rPr>
          <w:t>“</w:t>
        </w:r>
        <w:r w:rsidRPr="003E42F8">
          <w:t>Multivariate Filter Estimation of Potential Output for the United States,</w:t>
        </w:r>
        <w:r w:rsidRPr="003E42F8">
          <w:rPr>
            <w:rFonts w:ascii="Aptos" w:hAnsi="Aptos" w:cs="Aptos"/>
          </w:rPr>
          <w:t>”</w:t>
        </w:r>
        <w:r w:rsidRPr="003E42F8">
          <w:t xml:space="preserve"> IMF Working Paper No. </w:t>
        </w:r>
      </w:ins>
      <w:ins w:id="611" w:author="Asya Kostanyan" w:date="2025-11-26T00:17:00Z" w16du:dateUtc="2025-11-26T00:17:00Z">
        <w:r>
          <w:rPr>
            <w:rFonts w:ascii="Aptos" w:hAnsi="Aptos" w:cs="Aptos"/>
          </w:rPr>
          <w:t>17/106.</w:t>
        </w:r>
      </w:ins>
      <w:ins w:id="612" w:author="Asya Kostanyan" w:date="2025-11-26T00:16:00Z">
        <w:r w:rsidRPr="003E42F8">
          <w:t xml:space="preserve"> </w:t>
        </w:r>
      </w:ins>
    </w:p>
    <w:p w14:paraId="50A79DC1" w14:textId="0F6CAC01" w:rsidR="003E42F8" w:rsidRDefault="003E42F8">
      <w:pPr>
        <w:numPr>
          <w:ilvl w:val="0"/>
          <w:numId w:val="15"/>
        </w:numPr>
        <w:jc w:val="both"/>
        <w:rPr>
          <w:ins w:id="613" w:author="Asya Kostanyan" w:date="2025-11-26T00:19:00Z" w16du:dateUtc="2025-11-26T00:19:00Z"/>
        </w:rPr>
        <w:pPrChange w:id="614" w:author="Asya Kostanyan" w:date="2025-11-26T00:22:00Z" w16du:dateUtc="2025-11-26T00:22:00Z">
          <w:pPr>
            <w:numPr>
              <w:numId w:val="15"/>
            </w:numPr>
            <w:tabs>
              <w:tab w:val="num" w:pos="720"/>
            </w:tabs>
            <w:ind w:left="720" w:hanging="360"/>
          </w:pPr>
        </w:pPrChange>
      </w:pPr>
      <w:proofErr w:type="spellStart"/>
      <w:ins w:id="615" w:author="Asya Kostanyan" w:date="2025-11-26T00:19:00Z">
        <w:r w:rsidRPr="003E42F8">
          <w:lastRenderedPageBreak/>
          <w:t>Alichi</w:t>
        </w:r>
        <w:proofErr w:type="spellEnd"/>
        <w:r w:rsidRPr="003E42F8">
          <w:t xml:space="preserve">, A., Avetisyan, H., Laxton, MD., </w:t>
        </w:r>
        <w:proofErr w:type="spellStart"/>
        <w:r w:rsidRPr="003E42F8">
          <w:t>Mkhatrishvili</w:t>
        </w:r>
        <w:proofErr w:type="spellEnd"/>
        <w:r w:rsidRPr="003E42F8">
          <w:t xml:space="preserve">, S., </w:t>
        </w:r>
        <w:proofErr w:type="spellStart"/>
        <w:r w:rsidRPr="003E42F8">
          <w:t>Nurbekyan</w:t>
        </w:r>
        <w:proofErr w:type="spellEnd"/>
        <w:r w:rsidRPr="003E42F8">
          <w:t xml:space="preserve">, A., Torosyan, L., Wang, H., “Multivariate Filter Estimation of Potential Output for the United States: An Extension with Labor Market Hysteresis,” IMF Working Paper No. </w:t>
        </w:r>
      </w:ins>
      <w:ins w:id="616" w:author="Asya Kostanyan" w:date="2025-11-26T00:19:00Z" w16du:dateUtc="2025-11-26T00:19:00Z">
        <w:r w:rsidR="003C458F">
          <w:t>19/35</w:t>
        </w:r>
      </w:ins>
      <w:ins w:id="617" w:author="Asya Kostanyan" w:date="2025-11-26T00:19:00Z">
        <w:r w:rsidRPr="003E42F8">
          <w:t xml:space="preserve">. </w:t>
        </w:r>
      </w:ins>
    </w:p>
    <w:p w14:paraId="15F08C8F" w14:textId="6ACFD179" w:rsidR="003C458F" w:rsidRDefault="003E42F8">
      <w:pPr>
        <w:numPr>
          <w:ilvl w:val="0"/>
          <w:numId w:val="15"/>
        </w:numPr>
        <w:jc w:val="both"/>
        <w:rPr>
          <w:ins w:id="618" w:author="Asya Kostanyan" w:date="2025-11-26T00:19:00Z" w16du:dateUtc="2025-11-26T00:19:00Z"/>
        </w:rPr>
        <w:pPrChange w:id="619" w:author="Asya Kostanyan" w:date="2025-11-26T00:22:00Z" w16du:dateUtc="2025-11-26T00:22:00Z">
          <w:pPr>
            <w:numPr>
              <w:numId w:val="15"/>
            </w:numPr>
            <w:tabs>
              <w:tab w:val="num" w:pos="720"/>
            </w:tabs>
            <w:ind w:left="720" w:hanging="360"/>
          </w:pPr>
        </w:pPrChange>
      </w:pPr>
      <w:proofErr w:type="spellStart"/>
      <w:ins w:id="620" w:author="Asya Kostanyan" w:date="2025-11-26T00:19:00Z">
        <w:r w:rsidRPr="003E42F8">
          <w:t>Alichi</w:t>
        </w:r>
        <w:proofErr w:type="spellEnd"/>
        <w:r w:rsidRPr="003E42F8">
          <w:t>, A., R. Al-</w:t>
        </w:r>
        <w:proofErr w:type="spellStart"/>
        <w:r w:rsidRPr="003E42F8">
          <w:t>Mashat</w:t>
        </w:r>
        <w:proofErr w:type="spellEnd"/>
        <w:r w:rsidRPr="003E42F8">
          <w:t xml:space="preserve">, H. Avetisyan, J. Benes, O. Bizimana, A. </w:t>
        </w:r>
        <w:proofErr w:type="spellStart"/>
        <w:r w:rsidRPr="003E42F8">
          <w:t>Butavyan</w:t>
        </w:r>
        <w:proofErr w:type="spellEnd"/>
        <w:r w:rsidRPr="003E42F8">
          <w:t xml:space="preserve">, R. Ford, N. Ghazaryan, V. Grigoryan, M. Harutyunyan, A. Hovhannisyan, E. Hovhannisyan, H. Karapetyan, M. Kharaishvili, D. Laxton, A. </w:t>
        </w:r>
        <w:proofErr w:type="spellStart"/>
        <w:r w:rsidRPr="003E42F8">
          <w:t>Liqokeli</w:t>
        </w:r>
        <w:proofErr w:type="spellEnd"/>
        <w:r w:rsidRPr="003E42F8">
          <w:t xml:space="preserve">, K. </w:t>
        </w:r>
        <w:proofErr w:type="spellStart"/>
        <w:r w:rsidRPr="003E42F8">
          <w:t>Matikyan</w:t>
        </w:r>
        <w:proofErr w:type="spellEnd"/>
        <w:r w:rsidRPr="003E42F8">
          <w:t xml:space="preserve">, G. Minasyan, S. </w:t>
        </w:r>
        <w:proofErr w:type="spellStart"/>
        <w:r w:rsidRPr="003E42F8">
          <w:t>Mkhatrishvili</w:t>
        </w:r>
        <w:proofErr w:type="spellEnd"/>
        <w:r w:rsidRPr="003E42F8">
          <w:t xml:space="preserve">, A. </w:t>
        </w:r>
        <w:proofErr w:type="spellStart"/>
        <w:r w:rsidRPr="003E42F8">
          <w:t>Nurbekyan</w:t>
        </w:r>
        <w:proofErr w:type="spellEnd"/>
        <w:r w:rsidRPr="003E42F8">
          <w:t xml:space="preserve">, A. Orlov, B. Pashinyan, G. Petrosyan, Y. Rezepina, A. </w:t>
        </w:r>
        <w:proofErr w:type="spellStart"/>
        <w:r w:rsidRPr="003E42F8">
          <w:t>Shirkhanyan</w:t>
        </w:r>
        <w:proofErr w:type="spellEnd"/>
        <w:r w:rsidRPr="003E42F8">
          <w:t xml:space="preserve">, T. Sopromadze, L. Torosyan, E. Vardanyan, H. Wang, and J. Yao, </w:t>
        </w:r>
      </w:ins>
      <w:ins w:id="621" w:author="Asya Kostanyan" w:date="2025-11-26T00:20:00Z" w16du:dateUtc="2025-11-26T00:20:00Z">
        <w:r w:rsidR="003C458F">
          <w:t>2018,</w:t>
        </w:r>
      </w:ins>
      <w:ins w:id="622" w:author="Asya Kostanyan" w:date="2025-11-26T00:19:00Z">
        <w:r w:rsidRPr="003E42F8">
          <w:t xml:space="preserve"> “Estimates of Potential Output and the Neutral Rate for the U.S. Economy.” IMF Working Paper No. </w:t>
        </w:r>
      </w:ins>
      <w:ins w:id="623" w:author="Asya Kostanyan" w:date="2025-11-26T00:20:00Z" w16du:dateUtc="2025-11-26T00:20:00Z">
        <w:r w:rsidR="003C458F">
          <w:t>18/152</w:t>
        </w:r>
      </w:ins>
      <w:ins w:id="624" w:author="Asya Kostanyan" w:date="2025-11-26T00:19:00Z">
        <w:r w:rsidRPr="003E42F8">
          <w:t xml:space="preserve">. </w:t>
        </w:r>
      </w:ins>
    </w:p>
    <w:p w14:paraId="28EB1DB8" w14:textId="162ABF48" w:rsidR="00755B5D" w:rsidRPr="00B36176" w:rsidRDefault="003E42F8">
      <w:pPr>
        <w:numPr>
          <w:ilvl w:val="0"/>
          <w:numId w:val="15"/>
        </w:numPr>
        <w:jc w:val="both"/>
        <w:pPrChange w:id="625" w:author="Asya Kostanyan" w:date="2025-11-26T00:22:00Z" w16du:dateUtc="2025-11-26T00:22:00Z">
          <w:pPr>
            <w:numPr>
              <w:numId w:val="15"/>
            </w:numPr>
            <w:tabs>
              <w:tab w:val="num" w:pos="720"/>
            </w:tabs>
            <w:ind w:left="720" w:hanging="360"/>
          </w:pPr>
        </w:pPrChange>
      </w:pPr>
      <w:ins w:id="626" w:author="Asya Kostanyan" w:date="2025-11-26T00:19:00Z">
        <w:r w:rsidRPr="003E42F8">
          <w:t>Al-</w:t>
        </w:r>
        <w:proofErr w:type="spellStart"/>
        <w:r w:rsidRPr="003E42F8">
          <w:t>Mashat</w:t>
        </w:r>
        <w:proofErr w:type="spellEnd"/>
        <w:r w:rsidRPr="003E42F8">
          <w:t xml:space="preserve">, R., A. </w:t>
        </w:r>
        <w:proofErr w:type="spellStart"/>
        <w:r w:rsidRPr="003E42F8">
          <w:t>Bul</w:t>
        </w:r>
        <w:r w:rsidRPr="003C458F">
          <w:rPr>
            <w:rFonts w:ascii="Aptos" w:hAnsi="Aptos" w:cs="Aptos"/>
          </w:rPr>
          <w:t>íř</w:t>
        </w:r>
        <w:proofErr w:type="spellEnd"/>
        <w:r w:rsidRPr="003E42F8">
          <w:t>, N.N. Din</w:t>
        </w:r>
        <w:r w:rsidRPr="003C458F">
          <w:rPr>
            <w:rFonts w:ascii="Aptos" w:hAnsi="Aptos" w:cs="Aptos"/>
          </w:rPr>
          <w:t>ç</w:t>
        </w:r>
        <w:r w:rsidRPr="003E42F8">
          <w:t xml:space="preserve">er, T. </w:t>
        </w:r>
        <w:proofErr w:type="spellStart"/>
        <w:r w:rsidRPr="003E42F8">
          <w:t>Hl</w:t>
        </w:r>
        <w:r w:rsidRPr="003C458F">
          <w:rPr>
            <w:rFonts w:ascii="Aptos" w:hAnsi="Aptos" w:cs="Aptos"/>
          </w:rPr>
          <w:t>é</w:t>
        </w:r>
        <w:r w:rsidRPr="003E42F8">
          <w:t>dik</w:t>
        </w:r>
        <w:proofErr w:type="spellEnd"/>
        <w:r w:rsidRPr="003E42F8">
          <w:t xml:space="preserve">, T. Holub, A. Kostanyan, D. Laxton, A. </w:t>
        </w:r>
        <w:proofErr w:type="spellStart"/>
        <w:r w:rsidRPr="003E42F8">
          <w:t>Nurbekyan</w:t>
        </w:r>
        <w:proofErr w:type="spellEnd"/>
        <w:r w:rsidRPr="003E42F8">
          <w:t xml:space="preserve">, and H. Wang, </w:t>
        </w:r>
      </w:ins>
      <w:ins w:id="627" w:author="Asya Kostanyan" w:date="2025-11-26T00:20:00Z" w16du:dateUtc="2025-11-26T00:20:00Z">
        <w:r w:rsidR="003C458F">
          <w:rPr>
            <w:rFonts w:ascii="Aptos" w:hAnsi="Aptos" w:cs="Aptos"/>
          </w:rPr>
          <w:t>2018,</w:t>
        </w:r>
      </w:ins>
      <w:ins w:id="628" w:author="Asya Kostanyan" w:date="2025-11-26T00:19:00Z">
        <w:r w:rsidRPr="003E42F8">
          <w:t xml:space="preserve"> </w:t>
        </w:r>
        <w:r w:rsidRPr="003C458F">
          <w:rPr>
            <w:rFonts w:ascii="Aptos" w:hAnsi="Aptos" w:cs="Aptos"/>
          </w:rPr>
          <w:t>“</w:t>
        </w:r>
        <w:r w:rsidRPr="003E42F8">
          <w:t>An Index for Transparency for Inflation-Targeting</w:t>
        </w:r>
      </w:ins>
      <w:ins w:id="629" w:author="Asya Kostanyan" w:date="2025-11-26T00:21:00Z" w16du:dateUtc="2025-11-26T00:21:00Z">
        <w:r w:rsidR="0073131C">
          <w:t xml:space="preserve"> Central Banks. Application to the Czech National Bank.” IM</w:t>
        </w:r>
      </w:ins>
      <w:ins w:id="630" w:author="Asya Kostanyan" w:date="2025-11-26T00:22:00Z" w16du:dateUtc="2025-11-26T00:22:00Z">
        <w:r w:rsidR="0073131C">
          <w:t>F Working Paper No. 18/210.</w:t>
        </w:r>
      </w:ins>
      <w:del w:id="631" w:author="Asya Kostanyan" w:date="2025-11-26T00:21:00Z" w16du:dateUtc="2025-11-26T00:21:00Z">
        <w:r w:rsidR="00755B5D" w:rsidDel="0073131C">
          <w:fldChar w:fldCharType="begin"/>
        </w:r>
        <w:r w:rsidR="00755B5D" w:rsidDel="0073131C">
          <w:delInstrText>HYPERLINK "https://www.ijcb.org/journal/ijcb14q1a6.htm" \t "_blank"</w:delInstrText>
        </w:r>
        <w:r w:rsidR="00755B5D" w:rsidDel="0073131C">
          <w:fldChar w:fldCharType="separate"/>
        </w:r>
        <w:r w:rsidR="00755B5D" w:rsidRPr="00B36176" w:rsidDel="0073131C">
          <w:rPr>
            <w:rStyle w:val="Hyperlink"/>
          </w:rPr>
          <w:delText>Dincer, N., &amp; Eichengreen, B. (2014). “Central Bank Transparency and Independence: Updates and New Measures.” </w:delText>
        </w:r>
        <w:r w:rsidR="00755B5D" w:rsidRPr="003C458F" w:rsidDel="0073131C">
          <w:rPr>
            <w:rStyle w:val="Hyperlink"/>
            <w:i/>
            <w:iCs/>
          </w:rPr>
          <w:delText>International Journal of Central Banking.</w:delText>
        </w:r>
        <w:r w:rsidR="00755B5D" w:rsidDel="0073131C">
          <w:fldChar w:fldCharType="end"/>
        </w:r>
      </w:del>
    </w:p>
    <w:p w14:paraId="5EDFE8DE" w14:textId="207ED946" w:rsidR="00755B5D" w:rsidRPr="00416680" w:rsidRDefault="00755B5D">
      <w:pPr>
        <w:pStyle w:val="ListParagraph"/>
        <w:numPr>
          <w:ilvl w:val="0"/>
          <w:numId w:val="15"/>
        </w:numPr>
        <w:spacing w:before="227" w:line="312" w:lineRule="auto"/>
        <w:ind w:right="524"/>
        <w:jc w:val="both"/>
        <w:pPrChange w:id="632" w:author="Asya Kostanyan" w:date="2025-11-26T00:22:00Z" w16du:dateUtc="2025-11-26T00:22:00Z">
          <w:pPr>
            <w:pStyle w:val="ListParagraph"/>
            <w:numPr>
              <w:numId w:val="15"/>
            </w:numPr>
            <w:tabs>
              <w:tab w:val="num" w:pos="720"/>
            </w:tabs>
            <w:spacing w:before="227" w:line="312" w:lineRule="auto"/>
            <w:ind w:right="524" w:hanging="360"/>
          </w:pPr>
        </w:pPrChange>
      </w:pPr>
      <w:r w:rsidRPr="00B95FC1">
        <w:t>Laxton, D., Galstyan, M., and Avagyan, V. January 2024</w:t>
      </w:r>
      <w:r>
        <w:t>.</w:t>
      </w:r>
      <w:r w:rsidRPr="00456ABE">
        <w:rPr>
          <w:spacing w:val="80"/>
        </w:rPr>
        <w:t xml:space="preserve"> </w:t>
      </w:r>
      <w:r>
        <w:fldChar w:fldCharType="begin"/>
      </w:r>
      <w:r>
        <w:instrText>HYPERLINK "https://www.thebetterpolicyproject.org/_files/ugd/bf672a_44316592afd24e26add8648beeb507a2.pdf"</w:instrText>
      </w:r>
      <w:r>
        <w:fldChar w:fldCharType="separate"/>
      </w:r>
      <w:r w:rsidRPr="00B82288">
        <w:rPr>
          <w:rStyle w:val="Hyperlink"/>
          <w:iCs/>
        </w:rPr>
        <w:t xml:space="preserve">Prudent Risk </w:t>
      </w:r>
      <w:ins w:id="633" w:author="Asya Kostanyan" w:date="2025-11-26T00:22:00Z" w16du:dateUtc="2025-11-26T00:22:00Z">
        <w:r w:rsidR="00AD2914">
          <w:rPr>
            <w:rStyle w:val="Hyperlink"/>
            <w:iCs/>
          </w:rPr>
          <w:t xml:space="preserve"> </w:t>
        </w:r>
      </w:ins>
      <w:del w:id="634" w:author="Asya Kostanyan" w:date="2025-11-26T00:22:00Z" w16du:dateUtc="2025-11-26T00:22:00Z">
        <w:r w:rsidRPr="00B82288" w:rsidDel="00AD2914">
          <w:rPr>
            <w:rStyle w:val="Hyperlink"/>
            <w:iCs/>
          </w:rPr>
          <w:delText>M</w:delText>
        </w:r>
      </w:del>
      <w:proofErr w:type="spellStart"/>
      <w:r w:rsidRPr="00B82288">
        <w:rPr>
          <w:rStyle w:val="Hyperlink"/>
          <w:iCs/>
        </w:rPr>
        <w:t>anagement</w:t>
      </w:r>
      <w:proofErr w:type="spellEnd"/>
      <w:r w:rsidRPr="00B82288">
        <w:rPr>
          <w:rStyle w:val="Hyperlink"/>
          <w:iCs/>
        </w:rPr>
        <w:t xml:space="preserve"> Approach to Monetary Policy: Theory and Practice of FPAS Mark II at the Central Bank of Armenia</w:t>
      </w:r>
      <w:r>
        <w:fldChar w:fldCharType="end"/>
      </w:r>
      <w:r w:rsidRPr="00B82288">
        <w:rPr>
          <w:iCs/>
        </w:rPr>
        <w:t>.</w:t>
      </w:r>
    </w:p>
    <w:p w14:paraId="4EF5825C" w14:textId="4834C4FD" w:rsidR="00755B5D" w:rsidRPr="00416680" w:rsidRDefault="00755B5D">
      <w:pPr>
        <w:pStyle w:val="ListParagraph"/>
        <w:numPr>
          <w:ilvl w:val="0"/>
          <w:numId w:val="15"/>
        </w:numPr>
        <w:spacing w:before="227" w:line="312" w:lineRule="auto"/>
        <w:ind w:right="524"/>
        <w:jc w:val="both"/>
        <w:pPrChange w:id="635" w:author="Asya Kostanyan" w:date="2025-11-26T00:22:00Z" w16du:dateUtc="2025-11-26T00:22:00Z">
          <w:pPr>
            <w:pStyle w:val="ListParagraph"/>
            <w:numPr>
              <w:numId w:val="15"/>
            </w:numPr>
            <w:tabs>
              <w:tab w:val="num" w:pos="720"/>
            </w:tabs>
            <w:spacing w:before="227" w:line="312" w:lineRule="auto"/>
            <w:ind w:right="524" w:hanging="360"/>
          </w:pPr>
        </w:pPrChange>
      </w:pPr>
      <w:r w:rsidRPr="00B95FC1">
        <w:t>Laxton, D., Avetisyan, H. and Avagyan, V.</w:t>
      </w:r>
      <w:r>
        <w:t>. December 2025.</w:t>
      </w:r>
      <w:r w:rsidRPr="00456ABE">
        <w:rPr>
          <w:spacing w:val="80"/>
        </w:rPr>
        <w:t xml:space="preserve"> </w:t>
      </w:r>
      <w:r w:rsidRPr="00B82288">
        <w:rPr>
          <w:iCs/>
        </w:rPr>
        <w:t xml:space="preserve">Prudent Risk Management Approach to </w:t>
      </w:r>
      <w:del w:id="636" w:author="Asya Kostanyan" w:date="2025-11-26T00:25:00Z" w16du:dateUtc="2025-11-26T00:25:00Z">
        <w:r w:rsidRPr="00B82288" w:rsidDel="00AD2914">
          <w:rPr>
            <w:iCs/>
          </w:rPr>
          <w:delText>Monetary Policy</w:delText>
        </w:r>
      </w:del>
      <w:ins w:id="637" w:author="Asya Kostanyan" w:date="2025-11-26T00:25:00Z" w16du:dateUtc="2025-11-26T00:25:00Z">
        <w:r w:rsidR="00AD2914">
          <w:rPr>
            <w:iCs/>
          </w:rPr>
          <w:t>Price Stability</w:t>
        </w:r>
      </w:ins>
      <w:r w:rsidRPr="00B82288">
        <w:rPr>
          <w:iCs/>
        </w:rPr>
        <w:t>: Theory and Practice of FPAS Mark II at the Central Bank of Armenia.</w:t>
      </w:r>
      <w:r>
        <w:rPr>
          <w:iCs/>
        </w:rPr>
        <w:t xml:space="preserve"> Unpublished Working Draft</w:t>
      </w:r>
      <w:ins w:id="638" w:author="Asya Kostanyan" w:date="2025-11-26T00:25:00Z" w16du:dateUtc="2025-11-26T00:25:00Z">
        <w:r w:rsidR="00AD2914">
          <w:rPr>
            <w:iCs/>
          </w:rPr>
          <w:t>.</w:t>
        </w:r>
      </w:ins>
    </w:p>
    <w:p w14:paraId="3B96EAF9" w14:textId="77777777" w:rsidR="00755B5D" w:rsidRPr="00B36176" w:rsidRDefault="00755B5D">
      <w:pPr>
        <w:numPr>
          <w:ilvl w:val="0"/>
          <w:numId w:val="15"/>
        </w:numPr>
        <w:jc w:val="both"/>
        <w:pPrChange w:id="639" w:author="Asya Kostanyan" w:date="2025-11-26T00:22:00Z" w16du:dateUtc="2025-11-26T00:22:00Z">
          <w:pPr>
            <w:numPr>
              <w:numId w:val="15"/>
            </w:numPr>
            <w:tabs>
              <w:tab w:val="num" w:pos="720"/>
            </w:tabs>
            <w:ind w:left="720" w:hanging="360"/>
          </w:pPr>
        </w:pPrChange>
      </w:pPr>
      <w:r>
        <w:fldChar w:fldCharType="begin"/>
      </w:r>
      <w:r>
        <w:instrText>HYPERLINK "https://www.imf.org/external/pubs/ft/wp/2009/wp0986.pdf" \t "_blank"</w:instrText>
      </w:r>
      <w:r>
        <w:fldChar w:fldCharType="separate"/>
      </w:r>
      <w:r w:rsidRPr="00B36176">
        <w:rPr>
          <w:rStyle w:val="Hyperlink"/>
        </w:rPr>
        <w:t>Freedman, C., &amp; Laxton, D. (2009). “Why Inflation Targeting?” IMF Working Paper 09/86.</w:t>
      </w:r>
      <w:r>
        <w:fldChar w:fldCharType="end"/>
      </w:r>
    </w:p>
    <w:p w14:paraId="27C12D59" w14:textId="77777777" w:rsidR="00755B5D" w:rsidRPr="00B36176" w:rsidRDefault="00755B5D">
      <w:pPr>
        <w:numPr>
          <w:ilvl w:val="0"/>
          <w:numId w:val="15"/>
        </w:numPr>
        <w:jc w:val="both"/>
        <w:pPrChange w:id="640" w:author="Asya Kostanyan" w:date="2025-11-26T00:22:00Z" w16du:dateUtc="2025-11-26T00:22:00Z">
          <w:pPr>
            <w:numPr>
              <w:numId w:val="15"/>
            </w:numPr>
            <w:tabs>
              <w:tab w:val="num" w:pos="720"/>
            </w:tabs>
            <w:ind w:left="720" w:hanging="360"/>
          </w:pPr>
        </w:pPrChange>
      </w:pPr>
      <w:r>
        <w:fldChar w:fldCharType="begin"/>
      </w:r>
      <w:r>
        <w:instrText>HYPERLINK "https://www.imf.org/en/publications/wp/issues/2016/12/30/is-the-phillips-curve-really-a-curve-some-evidence-for-canada-the-united-kingdom-and-the-2079" \t "_blank"</w:instrText>
      </w:r>
      <w:r>
        <w:fldChar w:fldCharType="separate"/>
      </w:r>
      <w:r w:rsidRPr="00B36176">
        <w:rPr>
          <w:rStyle w:val="Hyperlink"/>
        </w:rPr>
        <w:t>Debelle, G., &amp; Laxton, D. (1996). “Is the Phillips Curve Really a Curve? Some Evidence for Australia.” IMF Working Paper 96/37.</w:t>
      </w:r>
      <w:r>
        <w:fldChar w:fldCharType="end"/>
      </w:r>
    </w:p>
    <w:p w14:paraId="38F56F79" w14:textId="77777777" w:rsidR="00755B5D" w:rsidRPr="00B36176" w:rsidRDefault="00755B5D">
      <w:pPr>
        <w:numPr>
          <w:ilvl w:val="0"/>
          <w:numId w:val="15"/>
        </w:numPr>
        <w:jc w:val="both"/>
        <w:pPrChange w:id="641" w:author="Asya Kostanyan" w:date="2025-11-26T00:22:00Z" w16du:dateUtc="2025-11-26T00:22:00Z">
          <w:pPr>
            <w:numPr>
              <w:numId w:val="15"/>
            </w:numPr>
            <w:tabs>
              <w:tab w:val="num" w:pos="720"/>
            </w:tabs>
            <w:ind w:left="720" w:hanging="360"/>
          </w:pPr>
        </w:pPrChange>
      </w:pPr>
      <w:r>
        <w:fldChar w:fldCharType="begin"/>
      </w:r>
      <w:r>
        <w:instrText>HYPERLINK "https://www.thebetterpolicyproject.org/_files/ugd/bf672a_3a9f5cbf8b334cd9a676122f29ab8bde.pdf" \t "_blank"</w:instrText>
      </w:r>
      <w:r>
        <w:fldChar w:fldCharType="separate"/>
      </w:r>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the U.S. Economy.</w:t>
      </w:r>
      <w:r w:rsidRPr="00B36176">
        <w:rPr>
          <w:rStyle w:val="Hyperlink"/>
        </w:rPr>
        <w:t> CBA Working Paper 2022/04. October 31, 2022.</w:t>
      </w:r>
      <w:r>
        <w:fldChar w:fldCharType="end"/>
      </w:r>
    </w:p>
    <w:p w14:paraId="7B5E16C9" w14:textId="608B6457" w:rsidR="00755B5D" w:rsidRDefault="00755B5D">
      <w:pPr>
        <w:numPr>
          <w:ilvl w:val="0"/>
          <w:numId w:val="15"/>
        </w:numPr>
        <w:jc w:val="both"/>
        <w:rPr>
          <w:ins w:id="642" w:author="Asya Kostanyan" w:date="2025-11-26T00:15:00Z" w16du:dateUtc="2025-11-26T00:15:00Z"/>
        </w:rPr>
        <w:pPrChange w:id="643" w:author="Asya Kostanyan" w:date="2025-11-26T00:22:00Z" w16du:dateUtc="2025-11-26T00:22:00Z">
          <w:pPr>
            <w:numPr>
              <w:numId w:val="15"/>
            </w:numPr>
            <w:tabs>
              <w:tab w:val="num" w:pos="720"/>
            </w:tabs>
            <w:ind w:left="720" w:hanging="360"/>
          </w:pPr>
        </w:pPrChange>
      </w:pPr>
      <w:r>
        <w:fldChar w:fldCharType="begin"/>
      </w:r>
      <w:r>
        <w:instrText>HYPERLINK "https://www.thebetterpolicyproject.org/_files/ugd/bf672a_6dffc764d6ee47dfa4d96d01e83fed61.pdf" \t "_blank"</w:instrText>
      </w:r>
      <w:r>
        <w:fldChar w:fldCharType="separate"/>
      </w:r>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a Small Open Economy.</w:t>
      </w:r>
      <w:r w:rsidRPr="00B36176">
        <w:rPr>
          <w:rStyle w:val="Hyperlink"/>
        </w:rPr>
        <w:t> CBA Working Paper 2022/07. November 30, 2022.</w:t>
      </w:r>
      <w:r>
        <w:fldChar w:fldCharType="end"/>
      </w:r>
    </w:p>
    <w:p w14:paraId="3E6FCDE9" w14:textId="1FD2BD1D" w:rsidR="003E42F8" w:rsidRDefault="003E42F8" w:rsidP="00AD2914">
      <w:pPr>
        <w:numPr>
          <w:ilvl w:val="0"/>
          <w:numId w:val="15"/>
        </w:numPr>
        <w:jc w:val="both"/>
        <w:rPr>
          <w:ins w:id="644" w:author="Asya Kostanyan" w:date="2025-11-26T00:24:00Z" w16du:dateUtc="2025-11-26T00:24:00Z"/>
        </w:rPr>
      </w:pPr>
      <w:ins w:id="645" w:author="Asya Kostanyan" w:date="2025-11-26T00:15:00Z">
        <w:r w:rsidRPr="003E42F8">
          <w:lastRenderedPageBreak/>
          <w:t>Berg, A</w:t>
        </w:r>
      </w:ins>
      <w:ins w:id="646" w:author="Asya Kostanyan" w:date="2025-11-26T00:15:00Z" w16du:dateUtc="2025-11-26T00:15:00Z">
        <w:r>
          <w:t>.</w:t>
        </w:r>
      </w:ins>
      <w:ins w:id="647" w:author="Asya Kostanyan" w:date="2025-11-26T00:15:00Z">
        <w:r w:rsidRPr="003E42F8">
          <w:t>, P</w:t>
        </w:r>
      </w:ins>
      <w:ins w:id="648" w:author="Asya Kostanyan" w:date="2025-11-26T00:15:00Z" w16du:dateUtc="2025-11-26T00:15:00Z">
        <w:r>
          <w:t>.</w:t>
        </w:r>
      </w:ins>
      <w:ins w:id="649" w:author="Asya Kostanyan" w:date="2025-11-26T00:15:00Z">
        <w:r w:rsidRPr="003E42F8">
          <w:t xml:space="preserve"> Karam, and </w:t>
        </w:r>
      </w:ins>
      <w:ins w:id="650" w:author="Asya Kostanyan" w:date="2025-11-26T00:15:00Z" w16du:dateUtc="2025-11-26T00:15:00Z">
        <w:r>
          <w:t>D.</w:t>
        </w:r>
      </w:ins>
      <w:ins w:id="651" w:author="Asya Kostanyan" w:date="2025-11-26T00:15:00Z">
        <w:r w:rsidRPr="003E42F8">
          <w:t xml:space="preserve"> Laxton (2006), “A Practical Model-Based Approach to Monetary Policy Analysis—Overview,” IMF Working Paper 06/80.</w:t>
        </w:r>
      </w:ins>
    </w:p>
    <w:p w14:paraId="40F9ED15" w14:textId="28FD0F5B" w:rsidR="00AD2914" w:rsidRPr="00AD2914" w:rsidRDefault="00AD2914">
      <w:pPr>
        <w:numPr>
          <w:ilvl w:val="0"/>
          <w:numId w:val="15"/>
        </w:numPr>
        <w:jc w:val="both"/>
        <w:pPrChange w:id="652" w:author="Asya Kostanyan" w:date="2025-11-26T00:22:00Z" w16du:dateUtc="2025-11-26T00:22:00Z">
          <w:pPr>
            <w:numPr>
              <w:numId w:val="15"/>
            </w:numPr>
            <w:tabs>
              <w:tab w:val="num" w:pos="720"/>
            </w:tabs>
            <w:ind w:left="720" w:hanging="360"/>
          </w:pPr>
        </w:pPrChange>
      </w:pPr>
      <w:ins w:id="653" w:author="Asya Kostanyan" w:date="2025-11-26T00:24:00Z">
        <w:r w:rsidRPr="00AD2914">
          <w:rPr>
            <w:rPrChange w:id="654" w:author="Asya Kostanyan" w:date="2025-11-26T00:24:00Z" w16du:dateUtc="2025-11-26T00:24:00Z">
              <w:rPr>
                <w:b/>
                <w:bCs/>
              </w:rPr>
            </w:rPrChange>
          </w:rPr>
          <w:t>L</w:t>
        </w:r>
        <w:r w:rsidRPr="00AD2914">
          <w:rPr>
            <w:rPrChange w:id="655" w:author="Asya Kostanyan" w:date="2025-11-26T00:24:00Z" w16du:dateUtc="2025-11-26T00:24:00Z">
              <w:rPr>
                <w:b/>
                <w:bCs/>
              </w:rPr>
            </w:rPrChange>
          </w:rPr>
          <w:fldChar w:fldCharType="begin"/>
        </w:r>
        <w:r w:rsidRPr="00AD2914">
          <w:rPr>
            <w:rPrChange w:id="656" w:author="Asya Kostanyan" w:date="2025-11-26T00:24:00Z" w16du:dateUtc="2025-11-26T00:24:00Z">
              <w:rPr>
                <w:b/>
                <w:bCs/>
              </w:rPr>
            </w:rPrChange>
          </w:rPr>
          <w:instrText>HYPERLINK "http://www.lse.ac.uk/iga/assets/documents/research-and-publications/Mind-the-Gaps-Financial-Cycle-Output-Gaps-and-Monetary-Policy-Relevant-Output-Gaps-Dec2019.pdf"</w:instrText>
        </w:r>
        <w:r w:rsidRPr="0004765E">
          <w:fldChar w:fldCharType="separate"/>
        </w:r>
        <w:r w:rsidRPr="00AD2914">
          <w:rPr>
            <w:rStyle w:val="Hyperlink"/>
            <w:rPrChange w:id="657" w:author="Asya Kostanyan" w:date="2025-11-26T00:24:00Z" w16du:dateUtc="2025-11-26T00:24:00Z">
              <w:rPr>
                <w:rStyle w:val="Hyperlink"/>
                <w:b/>
                <w:bCs/>
              </w:rPr>
            </w:rPrChange>
          </w:rPr>
          <w:t xml:space="preserve">axton D., A. Kostanyan, A. </w:t>
        </w:r>
        <w:proofErr w:type="spellStart"/>
        <w:r w:rsidRPr="00AD2914">
          <w:rPr>
            <w:rStyle w:val="Hyperlink"/>
            <w:rPrChange w:id="658" w:author="Asya Kostanyan" w:date="2025-11-26T00:24:00Z" w16du:dateUtc="2025-11-26T00:24:00Z">
              <w:rPr>
                <w:rStyle w:val="Hyperlink"/>
                <w:b/>
                <w:bCs/>
              </w:rPr>
            </w:rPrChange>
          </w:rPr>
          <w:t>Liqokeli</w:t>
        </w:r>
        <w:proofErr w:type="spellEnd"/>
        <w:r w:rsidRPr="00AD2914">
          <w:rPr>
            <w:rStyle w:val="Hyperlink"/>
            <w:rPrChange w:id="659" w:author="Asya Kostanyan" w:date="2025-11-26T00:24:00Z" w16du:dateUtc="2025-11-26T00:24:00Z">
              <w:rPr>
                <w:rStyle w:val="Hyperlink"/>
                <w:b/>
                <w:bCs/>
              </w:rPr>
            </w:rPrChange>
          </w:rPr>
          <w:t xml:space="preserve">, G. Minasyan, A. </w:t>
        </w:r>
        <w:proofErr w:type="spellStart"/>
        <w:r w:rsidRPr="00AD2914">
          <w:rPr>
            <w:rStyle w:val="Hyperlink"/>
            <w:rPrChange w:id="660" w:author="Asya Kostanyan" w:date="2025-11-26T00:24:00Z" w16du:dateUtc="2025-11-26T00:24:00Z">
              <w:rPr>
                <w:rStyle w:val="Hyperlink"/>
                <w:b/>
                <w:bCs/>
              </w:rPr>
            </w:rPrChange>
          </w:rPr>
          <w:t>Nurbekyan</w:t>
        </w:r>
        <w:proofErr w:type="spellEnd"/>
        <w:r w:rsidRPr="00AD2914">
          <w:rPr>
            <w:rStyle w:val="Hyperlink"/>
            <w:rPrChange w:id="661" w:author="Asya Kostanyan" w:date="2025-11-26T00:24:00Z" w16du:dateUtc="2025-11-26T00:24:00Z">
              <w:rPr>
                <w:rStyle w:val="Hyperlink"/>
                <w:b/>
                <w:bCs/>
              </w:rPr>
            </w:rPrChange>
          </w:rPr>
          <w:t xml:space="preserve"> and T. Sopromadze, 2019, "Mind the Gaps! Financial-Cycle Output Gaps and Monetary-Policy-Relevant Output Gaps." London School of Economics and Political Science.</w:t>
        </w:r>
      </w:ins>
      <w:ins w:id="662" w:author="Asya Kostanyan" w:date="2025-11-26T00:24:00Z" w16du:dateUtc="2025-11-26T00:24:00Z">
        <w:r w:rsidRPr="00AD2914">
          <w:fldChar w:fldCharType="end"/>
        </w:r>
      </w:ins>
    </w:p>
    <w:p w14:paraId="10D96AAD" w14:textId="41476E31" w:rsidR="00896F7E" w:rsidRPr="00755B5D" w:rsidRDefault="00000000" w:rsidP="00755B5D">
      <w:pPr>
        <w:jc w:val="both"/>
      </w:pPr>
      <w:r>
        <w:pict w14:anchorId="7FDE19EE">
          <v:rect id="_x0000_i1040" style="width:0;height:1.5pt" o:hralign="center" o:hrstd="t" o:hr="t" fillcolor="#a0a0a0" stroked="f"/>
        </w:pict>
      </w:r>
    </w:p>
    <w:p w14:paraId="570D2A7D" w14:textId="70AC9BB5" w:rsidR="006C5AF8" w:rsidRDefault="00BC3059" w:rsidP="00A4792F">
      <w:pPr>
        <w:rPr>
          <w:b/>
          <w:bCs/>
        </w:rPr>
      </w:pPr>
      <w:r>
        <w:rPr>
          <w:b/>
          <w:bCs/>
        </w:rPr>
        <w:t>Script</w:t>
      </w:r>
    </w:p>
    <w:p w14:paraId="2F23E9D5" w14:textId="20872796" w:rsidR="006C5AF8" w:rsidRPr="00F275A0" w:rsidDel="002936BC" w:rsidRDefault="006C5AF8" w:rsidP="00A4792F">
      <w:pPr>
        <w:jc w:val="both"/>
        <w:rPr>
          <w:del w:id="663" w:author="Asya Kostanyan" w:date="2025-11-26T00:50:00Z" w16du:dateUtc="2025-11-26T00:50:00Z"/>
        </w:rPr>
      </w:pPr>
      <w:del w:id="664" w:author="Asya Kostanyan" w:date="2025-11-26T00:50:00Z" w16du:dateUtc="2025-11-26T00:50:00Z">
        <w:r w:rsidRPr="00F275A0" w:rsidDel="002936BC">
          <w:delText xml:space="preserve">Hello everyone, I’m </w:delText>
        </w:r>
        <w:r w:rsidRPr="00F275A0" w:rsidDel="002936BC">
          <w:rPr>
            <w:b/>
            <w:bCs/>
          </w:rPr>
          <w:delText>Susanna Grigoryan</w:delText>
        </w:r>
        <w:r w:rsidRPr="00F275A0" w:rsidDel="002936BC">
          <w:delText xml:space="preserve">, an economist at the </w:delText>
        </w:r>
        <w:r w:rsidRPr="00F275A0" w:rsidDel="002936BC">
          <w:rPr>
            <w:b/>
            <w:bCs/>
          </w:rPr>
          <w:delText>Central Bank of Armenia</w:delText>
        </w:r>
        <w:r w:rsidRPr="00F275A0" w:rsidDel="002936BC">
          <w:delText xml:space="preserve"> and a </w:delText>
        </w:r>
        <w:r w:rsidRPr="00F275A0" w:rsidDel="002936BC">
          <w:rPr>
            <w:b/>
            <w:bCs/>
          </w:rPr>
          <w:delText>Level One student at the Global Forecasting School</w:delText>
        </w:r>
        <w:r w:rsidRPr="00F275A0" w:rsidDel="002936BC">
          <w:delText xml:space="preserve">. In this session, we’ll explore the analytical toolkit and </w:delText>
        </w:r>
        <w:r w:rsidR="00DA01B0" w:rsidRPr="00F275A0" w:rsidDel="002936BC">
          <w:delText>modelling</w:delText>
        </w:r>
        <w:r w:rsidRPr="00F275A0" w:rsidDel="002936BC">
          <w:delText xml:space="preserve"> innovations that form the foundation of FPAS Mark II, internally known as </w:delText>
        </w:r>
        <w:r w:rsidDel="002936BC">
          <w:delText>Mark</w:delText>
        </w:r>
        <w:r w:rsidRPr="00F275A0" w:rsidDel="002936BC">
          <w:delText xml:space="preserve"> II.</w:delText>
        </w:r>
      </w:del>
    </w:p>
    <w:p w14:paraId="0FCE63DA" w14:textId="6E4F90BF" w:rsidR="006C5AF8" w:rsidRPr="00F275A0" w:rsidDel="002936BC" w:rsidRDefault="006C5AF8" w:rsidP="00A4792F">
      <w:pPr>
        <w:jc w:val="both"/>
        <w:rPr>
          <w:del w:id="665" w:author="Asya Kostanyan" w:date="2025-11-26T00:50:00Z" w16du:dateUtc="2025-11-26T00:50:00Z"/>
        </w:rPr>
      </w:pPr>
      <w:del w:id="666" w:author="Asya Kostanyan" w:date="2025-11-26T00:50:00Z" w16du:dateUtc="2025-11-26T00:50:00Z">
        <w:r w:rsidRPr="00F275A0" w:rsidDel="002936BC">
          <w:delTex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delText>
        </w:r>
        <w:r w:rsidR="00DA01B0" w:rsidRPr="00F275A0" w:rsidDel="002936BC">
          <w:delText>behaviour</w:delText>
        </w:r>
        <w:r w:rsidRPr="00F275A0" w:rsidDel="002936BC">
          <w:delText xml:space="preserve">, endogenous credibility, state dependence, and uncertainty. The analytical toolkit introduced in </w:delText>
        </w:r>
        <w:r w:rsidDel="002936BC">
          <w:delText>Mark</w:delText>
        </w:r>
        <w:r w:rsidRPr="00F275A0" w:rsidDel="002936BC">
          <w:delText xml:space="preserve"> II addresses these gaps directly and forms the basis for disciplined, risk-aware decision-making under uncertainty.</w:delText>
        </w:r>
      </w:del>
    </w:p>
    <w:p w14:paraId="7BD96301" w14:textId="66ACAD84" w:rsidR="006C5AF8" w:rsidRPr="00F275A0" w:rsidDel="002936BC" w:rsidRDefault="006C5AF8" w:rsidP="00A4792F">
      <w:pPr>
        <w:jc w:val="both"/>
        <w:rPr>
          <w:del w:id="667" w:author="Asya Kostanyan" w:date="2025-11-26T00:50:00Z" w16du:dateUtc="2025-11-26T00:50:00Z"/>
        </w:rPr>
      </w:pPr>
      <w:del w:id="668" w:author="Asya Kostanyan" w:date="2025-11-26T00:50:00Z" w16du:dateUtc="2025-11-26T00:50:00Z">
        <w:r w:rsidRPr="00F275A0" w:rsidDel="002936BC">
          <w:delTex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delText>
        </w:r>
        <w:r w:rsidR="00DA01B0" w:rsidRPr="00F275A0" w:rsidDel="002936BC">
          <w:delText>modelled</w:delText>
        </w:r>
        <w:r w:rsidRPr="00F275A0" w:rsidDel="002936BC">
          <w:delText xml:space="preserve"> as a policy outcome. The system provided only a single central path that obscured important asymmetries in risks. And the analytical infrastructure made it difficult to integrate high-frequency indicators, financial conditions, and scenario-based thinking. </w:delText>
        </w:r>
        <w:r w:rsidDel="002936BC">
          <w:delText>Mark</w:delText>
        </w:r>
        <w:r w:rsidRPr="00F275A0" w:rsidDel="002936BC">
          <w:delText xml:space="preserve"> II was developed to overcome these limitations, building robustness directly into the analytical foundations of policy work.</w:delText>
        </w:r>
      </w:del>
    </w:p>
    <w:p w14:paraId="5DB82222" w14:textId="3817946B" w:rsidR="006C5AF8" w:rsidRPr="00F275A0" w:rsidDel="002936BC" w:rsidRDefault="006C5AF8" w:rsidP="00A4792F">
      <w:pPr>
        <w:jc w:val="both"/>
        <w:rPr>
          <w:del w:id="669" w:author="Asya Kostanyan" w:date="2025-11-26T00:50:00Z" w16du:dateUtc="2025-11-26T00:50:00Z"/>
        </w:rPr>
      </w:pPr>
      <w:del w:id="670" w:author="Asya Kostanyan" w:date="2025-11-26T00:50:00Z" w16du:dateUtc="2025-11-26T00:50:00Z">
        <w:r w:rsidRPr="00F275A0" w:rsidDel="002936BC">
          <w:delText xml:space="preserve">One of the core enhancements of </w:delText>
        </w:r>
        <w:r w:rsidDel="002936BC">
          <w:delText>Mark</w:delText>
        </w:r>
        <w:r w:rsidRPr="00F275A0" w:rsidDel="002936BC">
          <w:delText xml:space="preserve"> II is the introduction of nonlinear structures into models of inflation, output, and transmission. The Phillips Curve is </w:delText>
        </w:r>
        <w:r w:rsidR="00DA01B0" w:rsidRPr="00F275A0" w:rsidDel="002936BC">
          <w:delText>modelled</w:delText>
        </w:r>
        <w:r w:rsidRPr="00F275A0" w:rsidDel="002936BC">
          <w:delText xml:space="preserve"> as convex, consistent with empirical evidence that inflation responds more strongly when the 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delText>
        </w:r>
        <w:r w:rsidR="00DA01B0" w:rsidRPr="00F275A0" w:rsidDel="002936BC">
          <w:delText>analyse</w:delText>
        </w:r>
        <w:r w:rsidRPr="00F275A0" w:rsidDel="002936BC">
          <w:delText xml:space="preserve"> how shocks differ depending on the state of the </w:delText>
        </w:r>
        <w:r w:rsidRPr="00F275A0" w:rsidDel="002936BC">
          <w:lastRenderedPageBreak/>
          <w:delText>economy—an essential requirement for small open economies facing volatile external conditions.</w:delText>
        </w:r>
      </w:del>
    </w:p>
    <w:p w14:paraId="7C026D75" w14:textId="63F6F079" w:rsidR="006C5AF8" w:rsidRPr="00F275A0" w:rsidDel="002936BC" w:rsidRDefault="006C5AF8" w:rsidP="00A4792F">
      <w:pPr>
        <w:jc w:val="both"/>
        <w:rPr>
          <w:del w:id="671" w:author="Asya Kostanyan" w:date="2025-11-26T00:50:00Z" w16du:dateUtc="2025-11-26T00:50:00Z"/>
        </w:rPr>
      </w:pPr>
      <w:del w:id="672" w:author="Asya Kostanyan" w:date="2025-11-26T00:50:00Z" w16du:dateUtc="2025-11-26T00:50:00Z">
        <w:r w:rsidRPr="00F275A0" w:rsidDel="002936BC">
          <w:delText xml:space="preserve">A defining feature of FPAS Mark II is its treatment of credibility not as an input but as an evolving stock. Credibility is shaped by past policy decisions, communication, and the institution’s ability to manage uncertainty. The </w:delText>
        </w:r>
        <w:r w:rsidDel="002936BC">
          <w:delText>Mark</w:delText>
        </w:r>
        <w:r w:rsidRPr="00F275A0" w:rsidDel="002936BC">
          <w:delText xml:space="preserve"> II manual emphasizes that expectations adjust in response to the perceived competence and consistency of the central bank. </w:delText>
        </w:r>
        <w:r w:rsidR="00DA01B0" w:rsidRPr="00F275A0" w:rsidDel="002936BC">
          <w:delText>Modelling</w:delText>
        </w:r>
        <w:r w:rsidRPr="00F275A0" w:rsidDel="002936BC">
          <w:delText xml:space="preserve"> credibility as a dynamic variable allows policymakers to understand how policy mistakes can widen inflation expectations and how consistent </w:delText>
        </w:r>
        <w:r w:rsidR="00DA01B0" w:rsidRPr="00F275A0" w:rsidDel="002936BC">
          <w:delText>behaviour</w:delText>
        </w:r>
        <w:r w:rsidRPr="00F275A0" w:rsidDel="002936BC">
          <w:delText xml:space="preserve"> can anchor them. This deepens the link between policy decisions and long-term macroeconomic stability.</w:delText>
        </w:r>
      </w:del>
    </w:p>
    <w:p w14:paraId="042E0C0E" w14:textId="0A7853CD" w:rsidR="006C5AF8" w:rsidRPr="00F275A0" w:rsidDel="002936BC" w:rsidRDefault="006C5AF8" w:rsidP="00A4792F">
      <w:pPr>
        <w:jc w:val="both"/>
        <w:rPr>
          <w:del w:id="673" w:author="Asya Kostanyan" w:date="2025-11-26T00:50:00Z" w16du:dateUtc="2025-11-26T00:50:00Z"/>
        </w:rPr>
      </w:pPr>
      <w:del w:id="674" w:author="Asya Kostanyan" w:date="2025-11-26T00:50:00Z" w16du:dateUtc="2025-11-26T00:50:00Z">
        <w:r w:rsidRPr="00F275A0" w:rsidDel="002936BC">
          <w:delText xml:space="preserve">FPAS Mark II introduces a family of models designed to complement one another. The EndoCred Model captures endogenous credibility, asymmetric loss functions, nonlinear Phillips Curve dynamics, and state-dependent responses. </w:delText>
        </w:r>
        <w:r w:rsidDel="002936BC">
          <w:delText>MPMOD</w:delText>
        </w:r>
        <w:r w:rsidRPr="00F275A0" w:rsidDel="002936BC">
          <w:delText xml:space="preserve"> is a tractable semi-structural model used for real-time policy simulations. </w:delText>
        </w:r>
        <w:r w:rsidDel="002936BC">
          <w:delText>FCMOD</w:delText>
        </w:r>
        <w:r w:rsidRPr="00F275A0" w:rsidDel="002936BC">
          <w:delText xml:space="preserve"> is designed to </w:delText>
        </w:r>
        <w:r w:rsidR="00DA01B0" w:rsidRPr="00F275A0" w:rsidDel="002936BC">
          <w:delText>analyse</w:delText>
        </w:r>
        <w:r w:rsidRPr="00F275A0" w:rsidDel="002936BC">
          <w:delText xml:space="preserve"> financial-cycle </w:delText>
        </w:r>
        <w:r w:rsidR="00DA01B0" w:rsidRPr="00F275A0" w:rsidDel="002936BC">
          <w:delText>behaviour</w:delText>
        </w:r>
        <w:r w:rsidRPr="00F275A0" w:rsidDel="002936BC">
          <w:delTex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delText>
        </w:r>
      </w:del>
    </w:p>
    <w:p w14:paraId="759133F3" w14:textId="47CFE71C" w:rsidR="006C5AF8" w:rsidRPr="00F275A0" w:rsidDel="002936BC" w:rsidRDefault="006C5AF8" w:rsidP="00A4792F">
      <w:pPr>
        <w:jc w:val="both"/>
        <w:rPr>
          <w:del w:id="675" w:author="Asya Kostanyan" w:date="2025-11-26T00:50:00Z" w16du:dateUtc="2025-11-26T00:50:00Z"/>
        </w:rPr>
      </w:pPr>
      <w:del w:id="676" w:author="Asya Kostanyan" w:date="2025-11-26T00:50:00Z" w16du:dateUtc="2025-11-26T00:50:00Z">
        <w:r w:rsidDel="002936BC">
          <w:delText>Mark</w:delText>
        </w:r>
        <w:r w:rsidRPr="00F275A0" w:rsidDel="002936BC">
          <w:delText xml:space="preserve"> II also introduces analytical dashboards that integrate information from models, markets, and </w:delText>
        </w:r>
        <w:r w:rsidR="001B005F" w:rsidDel="002936BC">
          <w:delText>Short-term</w:delText>
        </w:r>
        <w:r w:rsidR="001B005F" w:rsidRPr="00F275A0" w:rsidDel="002936BC">
          <w:delText xml:space="preserve"> indicators</w:delText>
        </w:r>
        <w:r w:rsidRPr="00F275A0" w:rsidDel="002936BC">
          <w:delText xml:space="preserve">. These dashboards allow policymakers to visualize how risks evolve within and across policy rounds. They include heat maps of inflation pressures, scenario-probability trees, financial-condition indexes, and high-frequency tracking of demand, supply, </w:delText>
        </w:r>
        <w:r w:rsidR="00DA01B0" w:rsidRPr="00F275A0" w:rsidDel="002936BC">
          <w:delText>labour</w:delText>
        </w:r>
        <w:r w:rsidRPr="00F275A0" w:rsidDel="002936BC">
          <w:delText xml:space="preserve"> markets, credit, and external indicators. Dashboards reinforce the shift from point forecasts to risk distributions, enabling the Board to observe how uncertainty shifts in real time.</w:delText>
        </w:r>
      </w:del>
    </w:p>
    <w:p w14:paraId="5E82DA53" w14:textId="48E6767C" w:rsidR="006C5AF8" w:rsidRPr="00F275A0" w:rsidDel="002936BC" w:rsidRDefault="006C5AF8" w:rsidP="00A4792F">
      <w:pPr>
        <w:jc w:val="both"/>
        <w:rPr>
          <w:del w:id="677" w:author="Asya Kostanyan" w:date="2025-11-26T00:50:00Z" w16du:dateUtc="2025-11-26T00:50:00Z"/>
        </w:rPr>
      </w:pPr>
      <w:del w:id="678" w:author="Asya Kostanyan" w:date="2025-11-26T00:50:00Z" w16du:dateUtc="2025-11-26T00:50:00Z">
        <w:r w:rsidRPr="00F275A0" w:rsidDel="002936BC">
          <w:delText xml:space="preserve">Another major innovation in </w:delText>
        </w:r>
        <w:r w:rsidDel="002936BC">
          <w:delText>Mark</w:delText>
        </w:r>
        <w:r w:rsidRPr="00F275A0" w:rsidDel="002936BC">
          <w:delText xml:space="preserve">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delText>
        </w:r>
      </w:del>
    </w:p>
    <w:p w14:paraId="5CFE9577" w14:textId="1102947D" w:rsidR="006C5AF8" w:rsidRPr="00F275A0" w:rsidDel="002936BC" w:rsidRDefault="006C5AF8" w:rsidP="00A4792F">
      <w:pPr>
        <w:jc w:val="both"/>
        <w:rPr>
          <w:del w:id="679" w:author="Asya Kostanyan" w:date="2025-11-26T00:50:00Z" w16du:dateUtc="2025-11-26T00:50:00Z"/>
        </w:rPr>
      </w:pPr>
      <w:del w:id="680" w:author="Asya Kostanyan" w:date="2025-11-26T00:50:00Z" w16du:dateUtc="2025-11-26T00:50:00Z">
        <w:r w:rsidRPr="00F275A0" w:rsidDel="002936BC">
          <w:delText xml:space="preserve">FPAS Mark II does not treat judgment as an alternative to </w:delText>
        </w:r>
        <w:r w:rsidR="00DA01B0" w:rsidRPr="00F275A0" w:rsidDel="002936BC">
          <w:delText>modelling</w:delText>
        </w:r>
        <w:r w:rsidRPr="00F275A0" w:rsidDel="002936BC">
          <w:delText xml:space="preserve">. Instead, it places structured judgment at the </w:delText>
        </w:r>
        <w:r w:rsidR="00DA01B0" w:rsidRPr="00F275A0" w:rsidDel="002936BC">
          <w:delText>centre</w:delText>
        </w:r>
        <w:r w:rsidRPr="00F275A0" w:rsidDel="002936BC">
          <w:delText xml:space="preserve"> of the analytical workflow. Judgment is expressed through scenario design, shock interpretation, credibility assessments, and the </w:delText>
        </w:r>
        <w:r w:rsidRPr="00F275A0" w:rsidDel="002936BC">
          <w:lastRenderedPageBreak/>
          <w:delText>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delText>
        </w:r>
      </w:del>
    </w:p>
    <w:p w14:paraId="2DB8E4FA" w14:textId="1495C32F" w:rsidR="006C5AF8" w:rsidRPr="00F275A0" w:rsidDel="002936BC" w:rsidRDefault="006C5AF8" w:rsidP="00A4792F">
      <w:pPr>
        <w:jc w:val="both"/>
        <w:rPr>
          <w:del w:id="681" w:author="Asya Kostanyan" w:date="2025-11-26T00:50:00Z" w16du:dateUtc="2025-11-26T00:50:00Z"/>
        </w:rPr>
      </w:pPr>
      <w:del w:id="682" w:author="Asya Kostanyan" w:date="2025-11-26T00:50:00Z" w16du:dateUtc="2025-11-26T00:50:00Z">
        <w:r w:rsidRPr="00F275A0" w:rsidDel="002936BC">
          <w:delText>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linear projections or deterministic scenarios. FPAS Mark II equips the institution to navigate a world defined by uncertainty, asymmetry, and persistent external shocks.</w:delText>
        </w:r>
      </w:del>
    </w:p>
    <w:p w14:paraId="29351021" w14:textId="584DCBF7" w:rsidR="006C5AF8" w:rsidRPr="00F275A0" w:rsidDel="002936BC" w:rsidRDefault="006C5AF8" w:rsidP="00A4792F">
      <w:pPr>
        <w:jc w:val="both"/>
        <w:rPr>
          <w:del w:id="683" w:author="Asya Kostanyan" w:date="2025-11-26T00:50:00Z" w16du:dateUtc="2025-11-26T00:50:00Z"/>
        </w:rPr>
      </w:pPr>
      <w:del w:id="684" w:author="Asya Kostanyan" w:date="2025-11-26T00:50:00Z" w16du:dateUtc="2025-11-26T00:50:00Z">
        <w:r w:rsidRPr="00F275A0" w:rsidDel="002936BC">
          <w:delText xml:space="preserve">The analytical toolkit and </w:delText>
        </w:r>
        <w:r w:rsidR="00DA01B0" w:rsidRPr="00F275A0" w:rsidDel="002936BC">
          <w:delText>modelling</w:delText>
        </w:r>
        <w:r w:rsidRPr="00F275A0" w:rsidDel="002936BC">
          <w:delTex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w:delText>
        </w:r>
        <w:r w:rsidDel="002936BC">
          <w:delText>Mark</w:delText>
        </w:r>
        <w:r w:rsidRPr="00F275A0" w:rsidDel="002936BC">
          <w:delText xml:space="preserve"> II is not merely an updated model—it is a comprehensive analytical ecosystem designed to support policy judgment under uncertainty.</w:delText>
        </w:r>
      </w:del>
    </w:p>
    <w:p w14:paraId="73B89C80" w14:textId="3F526CA0" w:rsidR="006C5AF8" w:rsidRDefault="006C5AF8" w:rsidP="00A4792F">
      <w:pPr>
        <w:jc w:val="both"/>
        <w:rPr>
          <w:ins w:id="685" w:author="Asya Kostanyan" w:date="2025-11-26T00:50:00Z" w16du:dateUtc="2025-11-26T00:50:00Z"/>
        </w:rPr>
      </w:pPr>
      <w:del w:id="686" w:author="Asya Kostanyan" w:date="2025-11-26T00:50:00Z" w16du:dateUtc="2025-11-26T00:50:00Z">
        <w:r w:rsidRPr="00F275A0" w:rsidDel="002936BC">
          <w:delText xml:space="preserve">Thank you for watching, and I would like to acknowledge </w:delText>
        </w:r>
        <w:r w:rsidRPr="00F275A0" w:rsidDel="002936BC">
          <w:rPr>
            <w:b/>
            <w:bCs/>
          </w:rPr>
          <w:delText xml:space="preserve">Douglas Laxton, </w:delText>
        </w:r>
        <w:r w:rsidDel="002936BC">
          <w:rPr>
            <w:b/>
            <w:bCs/>
          </w:rPr>
          <w:delText>Martin</w:delText>
        </w:r>
        <w:r w:rsidRPr="00F275A0" w:rsidDel="002936BC">
          <w:rPr>
            <w:b/>
            <w:bCs/>
          </w:rPr>
          <w:delText xml:space="preserve"> Galstyan, Jared Laxton, </w:delText>
        </w:r>
        <w:r w:rsidR="00DF197D" w:rsidRPr="00DF197D" w:rsidDel="002936BC">
          <w:rPr>
            <w:b/>
            <w:bCs/>
          </w:rPr>
          <w:delText>Asya Kostanyan</w:delText>
        </w:r>
        <w:r w:rsidRPr="00F275A0" w:rsidDel="002936BC">
          <w:rPr>
            <w:b/>
            <w:bCs/>
          </w:rPr>
          <w:delText xml:space="preserve">, and </w:delText>
        </w:r>
        <w:r w:rsidR="00DF197D" w:rsidRPr="00DF197D" w:rsidDel="002936BC">
          <w:rPr>
            <w:b/>
            <w:bCs/>
          </w:rPr>
          <w:delText>Sopio Mkervalidze</w:delText>
        </w:r>
        <w:r w:rsidRPr="00F275A0" w:rsidDel="002936BC">
          <w:delText xml:space="preserve"> for their guidance and support in producing this video.</w:delText>
        </w:r>
      </w:del>
    </w:p>
    <w:p w14:paraId="7CF26432" w14:textId="77777777" w:rsidR="002936BC" w:rsidRPr="002936BC" w:rsidRDefault="002936BC" w:rsidP="002936BC">
      <w:pPr>
        <w:jc w:val="both"/>
        <w:rPr>
          <w:ins w:id="687" w:author="Asya Kostanyan" w:date="2025-11-26T00:51:00Z"/>
        </w:rPr>
      </w:pPr>
      <w:ins w:id="688" w:author="Asya Kostanyan" w:date="2025-11-26T00:51:00Z">
        <w:r w:rsidRPr="002936BC">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ins>
    </w:p>
    <w:p w14:paraId="79FABDD5" w14:textId="77777777" w:rsidR="002936BC" w:rsidRPr="002936BC" w:rsidRDefault="002936BC" w:rsidP="002936BC">
      <w:pPr>
        <w:jc w:val="both"/>
        <w:rPr>
          <w:ins w:id="689" w:author="Asya Kostanyan" w:date="2025-11-26T00:51:00Z"/>
        </w:rPr>
      </w:pPr>
      <w:ins w:id="690" w:author="Asya Kostanyan" w:date="2025-11-26T00:51:00Z">
        <w:r w:rsidRPr="002936BC">
          <w:t>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workhorse. It combined New Keynesian features like rigidities and rational expectations with a policy rule that adjusted interest rates to stabilize inflation and anchor expectations. This was a major step forward when inflation targeting was introduced in Armenia in 2006.</w:t>
        </w:r>
      </w:ins>
    </w:p>
    <w:p w14:paraId="23519555" w14:textId="058DECB6" w:rsidR="002936BC" w:rsidRPr="002936BC" w:rsidRDefault="002936BC" w:rsidP="002936BC">
      <w:pPr>
        <w:jc w:val="both"/>
        <w:rPr>
          <w:ins w:id="691" w:author="Asya Kostanyan" w:date="2025-11-26T00:51:00Z"/>
        </w:rPr>
      </w:pPr>
      <w:ins w:id="692" w:author="Asya Kostanyan" w:date="2025-11-26T00:51:00Z">
        <w:r w:rsidRPr="002936BC">
          <w:t xml:space="preserve">But the world has changed. Since the onset of the COVID-19 pandemic, the global policy environment has been shaped by </w:t>
        </w:r>
        <w:proofErr w:type="gramStart"/>
        <w:r w:rsidRPr="002936BC">
          <w:t>an</w:t>
        </w:r>
        <w:proofErr w:type="gramEnd"/>
        <w:r w:rsidRPr="002936BC">
          <w:t xml:space="preserve"> </w:t>
        </w:r>
      </w:ins>
      <w:ins w:id="693" w:author="Asya Kostanyan" w:date="2025-11-26T00:52:00Z" w16du:dateUtc="2025-11-26T00:52:00Z">
        <w:r>
          <w:t>very</w:t>
        </w:r>
      </w:ins>
      <w:ins w:id="694" w:author="Asya Kostanyan" w:date="2025-11-26T00:51:00Z">
        <w:r w:rsidRPr="002936BC">
          <w:t xml:space="preserve"> high and persistent level of uncertainty. Alan Greenspan once called uncertainty the “defining feature of the monetary policy </w:t>
        </w:r>
        <w:r w:rsidRPr="002936BC">
          <w:lastRenderedPageBreak/>
          <w:t>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ins>
    </w:p>
    <w:p w14:paraId="0BDAA896" w14:textId="77777777" w:rsidR="002936BC" w:rsidRPr="002936BC" w:rsidRDefault="002936BC" w:rsidP="002936BC">
      <w:pPr>
        <w:jc w:val="both"/>
        <w:rPr>
          <w:ins w:id="695" w:author="Asya Kostanyan" w:date="2025-11-26T00:51:00Z"/>
        </w:rPr>
      </w:pPr>
      <w:ins w:id="696" w:author="Asya Kostanyan" w:date="2025-11-26T00:51:00Z">
        <w:r w:rsidRPr="002936BC">
          <w:t xml:space="preserve">Traditional FPAS frameworks assume linear relationships and treat credibility as something fixed in the background. </w:t>
        </w:r>
        <w:proofErr w:type="gramStart"/>
        <w:r w:rsidRPr="002936BC">
          <w:t>In reality, credibility</w:t>
        </w:r>
        <w:proofErr w:type="gramEnd"/>
        <w:r w:rsidRPr="002936BC">
          <w:t xml:space="preserve">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ins>
    </w:p>
    <w:p w14:paraId="5E8239A3" w14:textId="6EDE9EAF" w:rsidR="002936BC" w:rsidRPr="002936BC" w:rsidRDefault="002936BC" w:rsidP="002936BC">
      <w:pPr>
        <w:jc w:val="both"/>
        <w:rPr>
          <w:ins w:id="697" w:author="Asya Kostanyan" w:date="2025-11-26T00:51:00Z"/>
        </w:rPr>
      </w:pPr>
      <w:ins w:id="698" w:author="Asya Kostanyan" w:date="2025-11-26T00:51:00Z">
        <w:r w:rsidRPr="002936BC">
          <w:t>These developments were a major catalyst for FPAS Mark II. The new framework recognizes that uncertainty is structural and that risk management—not point prediction—must guide policy. That means we need tools that can</w:t>
        </w:r>
      </w:ins>
      <w:ins w:id="699" w:author="Asya Kostanyan" w:date="2025-11-26T00:53:00Z" w16du:dateUtc="2025-11-26T00:53:00Z">
        <w:r>
          <w:t xml:space="preserve"> help</w:t>
        </w:r>
      </w:ins>
      <w:ins w:id="700" w:author="Asya Kostanyan" w:date="2025-11-26T00:51:00Z">
        <w:r w:rsidRPr="002936BC">
          <w:t xml:space="preserve"> build realistic scenarios, test sensitivities, and assess how different policy paths affect credibility over time. Nonlinear structures and explicit risk management are no longer optional add-ons; they are central to how we think about policy.</w:t>
        </w:r>
      </w:ins>
    </w:p>
    <w:p w14:paraId="44EA166E" w14:textId="77777777" w:rsidR="002936BC" w:rsidRPr="002936BC" w:rsidRDefault="002936BC" w:rsidP="002936BC">
      <w:pPr>
        <w:jc w:val="both"/>
        <w:rPr>
          <w:ins w:id="701" w:author="Asya Kostanyan" w:date="2025-11-26T00:51:00Z"/>
        </w:rPr>
      </w:pPr>
      <w:ins w:id="702" w:author="Asya Kostanyan" w:date="2025-11-26T00:51:00Z">
        <w:r w:rsidRPr="002936BC">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ins>
    </w:p>
    <w:p w14:paraId="636B493C" w14:textId="77777777" w:rsidR="002936BC" w:rsidRPr="002936BC" w:rsidRDefault="002936BC" w:rsidP="002936BC">
      <w:pPr>
        <w:jc w:val="both"/>
        <w:rPr>
          <w:ins w:id="703" w:author="Asya Kostanyan" w:date="2025-11-26T00:51:00Z"/>
        </w:rPr>
      </w:pPr>
      <w:ins w:id="704" w:author="Asya Kostanyan" w:date="2025-11-26T00:51:00Z">
        <w:r w:rsidRPr="002936BC">
          <w:t xml:space="preserve">Credibility itself is treated as an endogenous variable. In FPAS Mark II, credibility is </w:t>
        </w:r>
        <w:proofErr w:type="spellStart"/>
        <w:r w:rsidRPr="002936BC">
          <w:t>modeled</w:t>
        </w:r>
        <w:proofErr w:type="spellEnd"/>
        <w:r w:rsidRPr="002936BC">
          <w:t xml:space="preserve"> as a stock that evolves over time with the central bank’s actions. It depends on the ability to achieve the inflation target, on the consistency of decisions, on the quality of communication, and on institutional </w:t>
        </w:r>
        <w:proofErr w:type="spellStart"/>
        <w:r w:rsidRPr="002936BC">
          <w:t>behavior</w:t>
        </w:r>
        <w:proofErr w:type="spellEnd"/>
        <w:r w:rsidRPr="002936BC">
          <w:t xml:space="preserve">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ins>
    </w:p>
    <w:p w14:paraId="25E56362" w14:textId="77777777" w:rsidR="002936BC" w:rsidRPr="002936BC" w:rsidRDefault="002936BC" w:rsidP="002936BC">
      <w:pPr>
        <w:jc w:val="both"/>
        <w:rPr>
          <w:ins w:id="705" w:author="Asya Kostanyan" w:date="2025-11-26T00:51:00Z"/>
        </w:rPr>
      </w:pPr>
      <w:ins w:id="706" w:author="Asya Kostanyan" w:date="2025-11-26T00:51:00Z">
        <w:r w:rsidRPr="002936BC">
          <w:lastRenderedPageBreak/>
          <w:t xml:space="preserve">To support this way of thinking, FPAS Mark II does not rely on a single model. It uses a suite of complementary models, each serving a specific purpose. The ENDOCRED model is at the </w:t>
        </w:r>
        <w:proofErr w:type="spellStart"/>
        <w:r w:rsidRPr="002936BC">
          <w:t>center</w:t>
        </w:r>
        <w:proofErr w:type="spellEnd"/>
        <w:r w:rsidRPr="002936BC">
          <w:t>.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ins>
    </w:p>
    <w:p w14:paraId="6C225F3F" w14:textId="70119C51" w:rsidR="002936BC" w:rsidRPr="002936BC" w:rsidRDefault="002936BC" w:rsidP="002936BC">
      <w:pPr>
        <w:jc w:val="both"/>
        <w:rPr>
          <w:ins w:id="707" w:author="Asya Kostanyan" w:date="2025-11-26T00:51:00Z"/>
        </w:rPr>
      </w:pPr>
      <w:ins w:id="708" w:author="Asya Kostanyan" w:date="2025-11-26T00:51:00Z">
        <w:r w:rsidRPr="002936BC">
          <w:t xml:space="preserve">Alongside ENDOCRED, the CBA uses other models that play distinct roles. </w:t>
        </w:r>
      </w:ins>
      <w:ins w:id="709" w:author="Asya Kostanyan" w:date="2025-11-26T00:59:00Z" w16du:dateUtc="2025-11-26T00:59:00Z">
        <w:r>
          <w:t>MPNOD</w:t>
        </w:r>
      </w:ins>
      <w:ins w:id="710" w:author="Asya Kostanyan" w:date="2025-11-26T00:51:00Z">
        <w:r w:rsidRPr="002936BC">
          <w:t xml:space="preserve"> helps estimate latent variables such as the output gap and neutral interest rate by linking unobservable concepts to observed data. A financial-cycle model</w:t>
        </w:r>
      </w:ins>
      <w:ins w:id="711" w:author="Asya Kostanyan" w:date="2025-11-26T00:59:00Z" w16du:dateUtc="2025-11-26T00:59:00Z">
        <w:r>
          <w:t>-FCMOD-</w:t>
        </w:r>
      </w:ins>
      <w:ins w:id="712" w:author="Asya Kostanyan" w:date="2025-11-26T00:51:00Z">
        <w:r w:rsidRPr="002936BC">
          <w:t xml:space="preserve">focuses on credit, leverage, and systemic vulnerabilities. The linear QPM is retained as a complementary tool for filtering history and extracting consistent estimates of </w:t>
        </w:r>
        <w:proofErr w:type="spellStart"/>
        <w:r w:rsidRPr="002936BC">
          <w:t>unobservables</w:t>
        </w:r>
        <w:proofErr w:type="spellEnd"/>
        <w:r w:rsidRPr="002936BC">
          <w:t>,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ins>
    </w:p>
    <w:p w14:paraId="7DACDA03" w14:textId="288BD80A" w:rsidR="002936BC" w:rsidRPr="002936BC" w:rsidRDefault="002936BC" w:rsidP="002936BC">
      <w:pPr>
        <w:jc w:val="both"/>
        <w:rPr>
          <w:ins w:id="713" w:author="Asya Kostanyan" w:date="2025-11-26T00:51:00Z"/>
        </w:rPr>
      </w:pPr>
      <w:ins w:id="714" w:author="Asya Kostanyan" w:date="2025-11-26T00:51:00Z">
        <w:r w:rsidRPr="002936BC">
          <w:t xml:space="preserve">Using a model suite spreads analytical risk. No model is treated as the “truth.” Instead, each model provides a different </w:t>
        </w:r>
        <w:proofErr w:type="gramStart"/>
        <w:r w:rsidRPr="002936BC">
          <w:t>lens, and</w:t>
        </w:r>
        <w:proofErr w:type="gramEnd"/>
        <w:r w:rsidRPr="002936BC">
          <w:t xml:space="preserve"> </w:t>
        </w:r>
      </w:ins>
      <w:ins w:id="715" w:author="Asya Kostanyan" w:date="2025-11-26T01:00:00Z" w16du:dateUtc="2025-11-26T01:00:00Z">
        <w:r>
          <w:t xml:space="preserve">enhances </w:t>
        </w:r>
      </w:ins>
      <w:ins w:id="716" w:author="Asya Kostanyan" w:date="2025-11-26T00:51:00Z">
        <w:r w:rsidRPr="002936BC">
          <w:t>policy discussion</w:t>
        </w:r>
      </w:ins>
      <w:ins w:id="717" w:author="Asya Kostanyan" w:date="2025-11-26T01:00:00Z" w16du:dateUtc="2025-11-26T01:00:00Z">
        <w:r>
          <w:t>s</w:t>
        </w:r>
      </w:ins>
      <w:ins w:id="718" w:author="Asya Kostanyan" w:date="2025-11-26T00:51:00Z">
        <w:r w:rsidRPr="002936BC">
          <w:t>.</w:t>
        </w:r>
      </w:ins>
    </w:p>
    <w:p w14:paraId="6B34951B" w14:textId="77777777" w:rsidR="002936BC" w:rsidRPr="002936BC" w:rsidRDefault="002936BC" w:rsidP="002936BC">
      <w:pPr>
        <w:jc w:val="both"/>
        <w:rPr>
          <w:ins w:id="719" w:author="Asya Kostanyan" w:date="2025-11-26T00:51:00Z"/>
        </w:rPr>
      </w:pPr>
      <w:ins w:id="720" w:author="Asya Kostanyan" w:date="2025-11-26T00:51:00Z">
        <w:r w:rsidRPr="002936BC">
          <w:t>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data warehouse and transform raw series into meaningful indicators across key areas—</w:t>
        </w:r>
        <w:proofErr w:type="spellStart"/>
        <w:r w:rsidRPr="002936BC">
          <w:t>labor</w:t>
        </w:r>
        <w:proofErr w:type="spellEnd"/>
        <w:r w:rsidRPr="002936BC">
          <w:t xml:space="preserve"> markets, inflation, external conditions, sectoral growth, and the breakdown of GDP into expenditure and production components.</w:t>
        </w:r>
      </w:ins>
    </w:p>
    <w:p w14:paraId="5B491BED" w14:textId="77777777" w:rsidR="002936BC" w:rsidRPr="002936BC" w:rsidRDefault="002936BC" w:rsidP="002936BC">
      <w:pPr>
        <w:jc w:val="both"/>
        <w:rPr>
          <w:ins w:id="721" w:author="Asya Kostanyan" w:date="2025-11-26T00:51:00Z"/>
        </w:rPr>
      </w:pPr>
      <w:ins w:id="722" w:author="Asya Kostanyan" w:date="2025-11-26T00:51:00Z">
        <w:r w:rsidRPr="002936BC">
          <w:t xml:space="preserve">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w:t>
        </w:r>
        <w:r w:rsidRPr="002936BC">
          <w:lastRenderedPageBreak/>
          <w:t>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ins>
    </w:p>
    <w:p w14:paraId="1EC13B53" w14:textId="77777777" w:rsidR="002936BC" w:rsidRPr="002936BC" w:rsidRDefault="002936BC" w:rsidP="002936BC">
      <w:pPr>
        <w:jc w:val="both"/>
        <w:rPr>
          <w:ins w:id="723" w:author="Asya Kostanyan" w:date="2025-11-26T00:51:00Z"/>
        </w:rPr>
      </w:pPr>
      <w:ins w:id="724" w:author="Asya Kostanyan" w:date="2025-11-26T00:51:00Z">
        <w:r w:rsidRPr="002936BC">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ins>
    </w:p>
    <w:p w14:paraId="760DAC07" w14:textId="77777777" w:rsidR="002936BC" w:rsidRPr="002936BC" w:rsidRDefault="002936BC" w:rsidP="002936BC">
      <w:pPr>
        <w:jc w:val="both"/>
        <w:rPr>
          <w:ins w:id="725" w:author="Asya Kostanyan" w:date="2025-11-26T00:51:00Z"/>
        </w:rPr>
      </w:pPr>
      <w:proofErr w:type="gramStart"/>
      <w:ins w:id="726" w:author="Asya Kostanyan" w:date="2025-11-26T00:51:00Z">
        <w:r w:rsidRPr="002936BC">
          <w:t>All of</w:t>
        </w:r>
        <w:proofErr w:type="gramEnd"/>
        <w:r w:rsidRPr="002936BC">
          <w:t xml:space="preserve">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ins>
    </w:p>
    <w:p w14:paraId="058D7053" w14:textId="77777777" w:rsidR="002936BC" w:rsidRPr="002936BC" w:rsidRDefault="002936BC" w:rsidP="002936BC">
      <w:pPr>
        <w:jc w:val="both"/>
        <w:rPr>
          <w:ins w:id="727" w:author="Asya Kostanyan" w:date="2025-11-26T00:51:00Z"/>
        </w:rPr>
      </w:pPr>
      <w:ins w:id="728" w:author="Asya Kostanyan" w:date="2025-11-26T00:51:00Z">
        <w:r w:rsidRPr="002936BC">
          <w:t xml:space="preserve">For a small open economy like Armenia, exposed to external shocks, commodity price swings, and geopolitical developments, this approach is especially important. FPAS Mark II equips policymakers to </w:t>
        </w:r>
        <w:proofErr w:type="spellStart"/>
        <w:r w:rsidRPr="002936BC">
          <w:t>analyze</w:t>
        </w:r>
        <w:proofErr w:type="spellEnd"/>
        <w:r w:rsidRPr="002936BC">
          <w:t xml:space="preserve"> nonlinearities, asymmetries, and risk distributions more effectively. It reduces vulnerability to forecast errors and strengthens the institution’s ability to navigate external shocks without over-reacting or under-reacting.</w:t>
        </w:r>
      </w:ins>
    </w:p>
    <w:p w14:paraId="1E1AC34C" w14:textId="77777777" w:rsidR="002936BC" w:rsidRPr="002936BC" w:rsidRDefault="002936BC" w:rsidP="002936BC">
      <w:pPr>
        <w:jc w:val="both"/>
        <w:rPr>
          <w:ins w:id="729" w:author="Asya Kostanyan" w:date="2025-11-26T00:51:00Z"/>
        </w:rPr>
      </w:pPr>
      <w:ins w:id="730" w:author="Asya Kostanyan" w:date="2025-11-26T00:51:00Z">
        <w:r w:rsidRPr="002936BC">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ins>
    </w:p>
    <w:p w14:paraId="44DD9E5F" w14:textId="77777777" w:rsidR="006A32A5" w:rsidRDefault="002936BC" w:rsidP="002936BC">
      <w:pPr>
        <w:jc w:val="both"/>
        <w:rPr>
          <w:ins w:id="731" w:author="Asya Kostanyan" w:date="2025-11-26T01:04:00Z" w16du:dateUtc="2025-11-26T01:04:00Z"/>
        </w:rPr>
      </w:pPr>
      <w:ins w:id="732" w:author="Asya Kostanyan" w:date="2025-11-26T00:51:00Z">
        <w:r w:rsidRPr="002936BC">
          <w:lastRenderedPageBreak/>
          <w:t xml:space="preserve">Thank you for watching, and I would like to acknowledge Douglas Laxton, Jared Laxton, Asya Kostanyan, and Sopio Mkervalidze at the Global Forecasting School for their guidance and support in producing this video. </w:t>
        </w:r>
      </w:ins>
    </w:p>
    <w:p w14:paraId="03C2F55B" w14:textId="1A7CE804" w:rsidR="002936BC" w:rsidRPr="002936BC" w:rsidRDefault="002936BC" w:rsidP="002936BC">
      <w:pPr>
        <w:jc w:val="both"/>
        <w:rPr>
          <w:ins w:id="733" w:author="Asya Kostanyan" w:date="2025-11-26T00:51:00Z"/>
        </w:rPr>
      </w:pPr>
      <w:ins w:id="734" w:author="Asya Kostanyan" w:date="2025-11-26T00:51:00Z">
        <w:r w:rsidRPr="002936BC">
          <w:t>See you there.</w:t>
        </w:r>
      </w:ins>
    </w:p>
    <w:p w14:paraId="73A0573A" w14:textId="77777777" w:rsidR="002936BC" w:rsidRDefault="002936BC" w:rsidP="00A4792F">
      <w:pPr>
        <w:jc w:val="both"/>
        <w:rPr>
          <w:ins w:id="735" w:author="Asya Kostanyan" w:date="2025-11-26T00:51:00Z" w16du:dateUtc="2025-11-26T00:51:00Z"/>
        </w:rPr>
      </w:pPr>
    </w:p>
    <w:p w14:paraId="0F728E2B" w14:textId="0ACE787C" w:rsidR="002936BC" w:rsidRPr="00F275A0" w:rsidRDefault="002936BC" w:rsidP="00A4792F">
      <w:pPr>
        <w:jc w:val="both"/>
      </w:pPr>
    </w:p>
    <w:p w14:paraId="0C58C487" w14:textId="77777777" w:rsidR="006C5AF8" w:rsidRDefault="006C5AF8" w:rsidP="00A4792F">
      <w:pPr>
        <w:rPr>
          <w:b/>
          <w:bCs/>
        </w:rPr>
      </w:pPr>
    </w:p>
    <w:p w14:paraId="1EAE2865" w14:textId="77777777" w:rsidR="006C5AF8" w:rsidRDefault="006C5AF8"/>
    <w:p w14:paraId="08ED75EA" w14:textId="1F30349A" w:rsidR="006C5AF8" w:rsidRDefault="006C5AF8">
      <w:r>
        <w:br w:type="page"/>
      </w:r>
    </w:p>
    <w:p w14:paraId="5A71487A" w14:textId="2D6A13E0" w:rsidR="006C5AF8" w:rsidRDefault="00B864BA" w:rsidP="002C62BB">
      <w:pPr>
        <w:pStyle w:val="Heading1"/>
      </w:pPr>
      <w:bookmarkStart w:id="736" w:name="_Toc214436082"/>
      <w:bookmarkStart w:id="737" w:name="_Toc214669673"/>
      <w:r>
        <w:lastRenderedPageBreak/>
        <w:t>Video 1</w:t>
      </w:r>
      <w:r w:rsidR="00085647">
        <w:t>4</w:t>
      </w:r>
      <w:r>
        <w:t xml:space="preserve"> - </w:t>
      </w:r>
      <w:r w:rsidR="006C5AF8" w:rsidRPr="00897643">
        <w:t>Dynamic Learning and Human Capital Development</w:t>
      </w:r>
      <w:bookmarkEnd w:id="736"/>
      <w:bookmarkEnd w:id="737"/>
    </w:p>
    <w:p w14:paraId="46F64DD5" w14:textId="77777777" w:rsidR="006C5AF8" w:rsidRDefault="006C5AF8" w:rsidP="00A4792F">
      <w:pPr>
        <w:jc w:val="center"/>
        <w:rPr>
          <w:b/>
          <w:bCs/>
        </w:rPr>
      </w:pPr>
    </w:p>
    <w:p w14:paraId="7214B23A" w14:textId="77777777" w:rsidR="006C5AF8" w:rsidRDefault="006C5AF8" w:rsidP="00A4792F">
      <w:pPr>
        <w:rPr>
          <w:b/>
          <w:bCs/>
        </w:rPr>
      </w:pPr>
      <w:r>
        <w:rPr>
          <w:b/>
          <w:bCs/>
        </w:rPr>
        <w:t>Susanna Grigoryan</w:t>
      </w:r>
    </w:p>
    <w:p w14:paraId="1F0650B6" w14:textId="77777777" w:rsidR="006C5AF8" w:rsidRPr="009659F4" w:rsidRDefault="006C5AF8" w:rsidP="00A4792F">
      <w:pPr>
        <w:rPr>
          <w:b/>
          <w:bCs/>
        </w:rPr>
      </w:pPr>
      <w:r w:rsidRPr="009659F4">
        <w:rPr>
          <w:b/>
          <w:bCs/>
        </w:rPr>
        <w:t>Recent Staff Member, Monetary Policy Department, Central Bank of Armenia</w:t>
      </w:r>
    </w:p>
    <w:p w14:paraId="5053107C" w14:textId="77777777" w:rsidR="006C5AF8" w:rsidRPr="009659F4" w:rsidRDefault="006C5AF8" w:rsidP="00A4792F">
      <w:pPr>
        <w:rPr>
          <w:b/>
          <w:bCs/>
        </w:rPr>
      </w:pPr>
      <w:r w:rsidRPr="009659F4">
        <w:rPr>
          <w:b/>
          <w:bCs/>
        </w:rPr>
        <w:t>Student, Global Forecasting School</w:t>
      </w:r>
    </w:p>
    <w:p w14:paraId="1DAC51FF" w14:textId="77777777" w:rsidR="006C5AF8" w:rsidRDefault="006C5AF8" w:rsidP="00A4792F">
      <w:pPr>
        <w:rPr>
          <w:b/>
          <w:bCs/>
        </w:rPr>
      </w:pPr>
      <w:r>
        <w:rPr>
          <w:b/>
          <w:bCs/>
        </w:rPr>
        <w:t xml:space="preserve">November </w:t>
      </w:r>
      <w:r w:rsidRPr="009659F4">
        <w:rPr>
          <w:b/>
          <w:bCs/>
        </w:rPr>
        <w:t>2025</w:t>
      </w:r>
    </w:p>
    <w:p w14:paraId="168C53EB" w14:textId="77777777" w:rsidR="00896F7E" w:rsidRDefault="00896F7E" w:rsidP="00A4792F">
      <w:pPr>
        <w:rPr>
          <w:b/>
          <w:bCs/>
        </w:rPr>
      </w:pPr>
    </w:p>
    <w:p w14:paraId="0F145994" w14:textId="77777777" w:rsidR="00896F7E" w:rsidRDefault="00896F7E" w:rsidP="00896F7E">
      <w:pPr>
        <w:rPr>
          <w:b/>
          <w:bCs/>
        </w:rPr>
      </w:pPr>
      <w:r w:rsidRPr="00896F7E">
        <w:rPr>
          <w:b/>
          <w:bCs/>
        </w:rPr>
        <w:t>Note</w:t>
      </w:r>
    </w:p>
    <w:p w14:paraId="41603FA1" w14:textId="34CC7F4F" w:rsidR="00BC3059" w:rsidRPr="00BC3059" w:rsidRDefault="00BC3059" w:rsidP="00BC3059">
      <w:pPr>
        <w:jc w:val="both"/>
        <w:rPr>
          <w:b/>
          <w:bCs/>
        </w:rPr>
      </w:pPr>
      <w:r w:rsidRPr="00BC3059">
        <w:rPr>
          <w:b/>
          <w:bCs/>
        </w:rPr>
        <w:t>1. Human Capital as a Core Component of FPAS Mark II</w:t>
      </w:r>
    </w:p>
    <w:p w14:paraId="2475E4AC" w14:textId="77777777" w:rsidR="00BC3059" w:rsidRDefault="00BC3059" w:rsidP="00BC3059">
      <w:pPr>
        <w:jc w:val="both"/>
      </w:pPr>
      <w:r>
        <w:t>FPAS Mark II transforms not only analytical tools but also the institutional processes through which policymakers learn, collaborate, and develop expertise. For a small open economy like Armenia-where uncertainty is persistent and shocks frequently originate from external sources-human capital becomes a core pillar of the policy framework.</w:t>
      </w:r>
    </w:p>
    <w:p w14:paraId="59D26483" w14:textId="14B81F8D" w:rsidR="00BC3059" w:rsidRDefault="00BC3059" w:rsidP="00BC3059">
      <w:pPr>
        <w:jc w:val="both"/>
      </w:pPr>
      <w:r>
        <w:t>The FPAS Mark II manual emphasizes that credibility is sustained not only through correct decisions, but through the institution’s demonstrated ability to learn continuously. Staff must be capable of integrating modelling results, scenario analysis, financial data, and judgment</w:t>
      </w:r>
      <w:r w:rsidR="001B005F">
        <w:t>,</w:t>
      </w:r>
      <w:r>
        <w:t xml:space="preserve"> a skillset cultivated through structured training and experience.</w:t>
      </w:r>
    </w:p>
    <w:p w14:paraId="40D6E21D" w14:textId="04A02C34" w:rsidR="00BC3059" w:rsidRDefault="00BC3059" w:rsidP="00BC3059">
      <w:pPr>
        <w:jc w:val="both"/>
      </w:pPr>
      <w:r>
        <w:t>Human capital is treated as a macroeconomic asset: the quality of staff judgment determines the quality of policy decisions.</w:t>
      </w:r>
    </w:p>
    <w:p w14:paraId="0EAD3E97" w14:textId="1064C32C" w:rsidR="00BC3059" w:rsidRPr="00BC3059" w:rsidRDefault="00BC3059" w:rsidP="00BC3059">
      <w:pPr>
        <w:jc w:val="both"/>
        <w:rPr>
          <w:b/>
          <w:bCs/>
        </w:rPr>
      </w:pPr>
      <w:r w:rsidRPr="00BC3059">
        <w:rPr>
          <w:b/>
          <w:bCs/>
        </w:rPr>
        <w:t>2. Continuous Learning and Institutional Memory</w:t>
      </w:r>
    </w:p>
    <w:p w14:paraId="2746E858" w14:textId="77777777" w:rsidR="00BC3059" w:rsidRDefault="00BC3059" w:rsidP="00BC3059">
      <w:pPr>
        <w:jc w:val="both"/>
      </w:pPr>
      <w:r>
        <w:t>The FPAS Mark II framework embeds learning directly into the 29-day policy cycle. After each round, teams conduct structured post-mortems evaluating:</w:t>
      </w:r>
    </w:p>
    <w:p w14:paraId="664C485D" w14:textId="0BEAC8D2" w:rsidR="00BC3059" w:rsidRDefault="00BC3059">
      <w:pPr>
        <w:pStyle w:val="ListParagraph"/>
        <w:numPr>
          <w:ilvl w:val="0"/>
          <w:numId w:val="36"/>
        </w:numPr>
        <w:jc w:val="both"/>
      </w:pPr>
      <w:r>
        <w:t>forecast accuracy,</w:t>
      </w:r>
    </w:p>
    <w:p w14:paraId="1781142B" w14:textId="11BDACC6" w:rsidR="00BC3059" w:rsidRDefault="00BC3059">
      <w:pPr>
        <w:pStyle w:val="ListParagraph"/>
        <w:numPr>
          <w:ilvl w:val="0"/>
          <w:numId w:val="36"/>
        </w:numPr>
        <w:jc w:val="both"/>
      </w:pPr>
      <w:r>
        <w:t>scenario relevance,</w:t>
      </w:r>
    </w:p>
    <w:p w14:paraId="4DEF7D2D" w14:textId="37E75E3E" w:rsidR="00BC3059" w:rsidRDefault="00BC3059">
      <w:pPr>
        <w:pStyle w:val="ListParagraph"/>
        <w:numPr>
          <w:ilvl w:val="0"/>
          <w:numId w:val="36"/>
        </w:numPr>
        <w:jc w:val="both"/>
      </w:pPr>
      <w:r>
        <w:t>communication clarity,</w:t>
      </w:r>
    </w:p>
    <w:p w14:paraId="77A21317" w14:textId="17A94A15" w:rsidR="00BC3059" w:rsidRDefault="00BC3059">
      <w:pPr>
        <w:pStyle w:val="ListParagraph"/>
        <w:numPr>
          <w:ilvl w:val="0"/>
          <w:numId w:val="36"/>
        </w:numPr>
        <w:jc w:val="both"/>
      </w:pPr>
      <w:r>
        <w:t>interpretation of risks, and</w:t>
      </w:r>
    </w:p>
    <w:p w14:paraId="1FC36134" w14:textId="3E08268C" w:rsidR="00BC3059" w:rsidRDefault="00BC3059">
      <w:pPr>
        <w:pStyle w:val="ListParagraph"/>
        <w:numPr>
          <w:ilvl w:val="0"/>
          <w:numId w:val="35"/>
        </w:numPr>
        <w:jc w:val="both"/>
      </w:pPr>
      <w:r>
        <w:t>the behaviour of key relationships (e.g., Phillips Curve, expectations, transmission channels).</w:t>
      </w:r>
    </w:p>
    <w:p w14:paraId="0C1681DF" w14:textId="73487B10" w:rsidR="00BC3059" w:rsidRDefault="00BC3059" w:rsidP="00BC3059">
      <w:pPr>
        <w:jc w:val="both"/>
      </w:pPr>
      <w:r>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BC3059" w:rsidRDefault="00BC3059" w:rsidP="00BC3059">
      <w:pPr>
        <w:jc w:val="both"/>
        <w:rPr>
          <w:b/>
          <w:bCs/>
        </w:rPr>
      </w:pPr>
      <w:r w:rsidRPr="00BC3059">
        <w:rPr>
          <w:b/>
          <w:bCs/>
        </w:rPr>
        <w:t>3. The Rotation System: Building Versatility and Reducing Silos</w:t>
      </w:r>
    </w:p>
    <w:p w14:paraId="2F40FBA9" w14:textId="2D1160FA" w:rsidR="00BC3059" w:rsidRDefault="00BC3059" w:rsidP="00BC3059">
      <w:pPr>
        <w:jc w:val="both"/>
      </w:pPr>
      <w: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Default="00BC3059">
      <w:pPr>
        <w:pStyle w:val="ListParagraph"/>
        <w:numPr>
          <w:ilvl w:val="0"/>
          <w:numId w:val="34"/>
        </w:numPr>
        <w:jc w:val="both"/>
      </w:pPr>
      <w:r>
        <w:t>prevent analytical silos,</w:t>
      </w:r>
    </w:p>
    <w:p w14:paraId="2E9AD396" w14:textId="22EBD513" w:rsidR="00BC3059" w:rsidRDefault="00BC3059">
      <w:pPr>
        <w:pStyle w:val="ListParagraph"/>
        <w:numPr>
          <w:ilvl w:val="0"/>
          <w:numId w:val="34"/>
        </w:numPr>
        <w:jc w:val="both"/>
      </w:pPr>
      <w:r>
        <w:t>broaden staff expertise,</w:t>
      </w:r>
    </w:p>
    <w:p w14:paraId="47ACB163" w14:textId="02E9B52A" w:rsidR="00BC3059" w:rsidRDefault="00BC3059">
      <w:pPr>
        <w:pStyle w:val="ListParagraph"/>
        <w:numPr>
          <w:ilvl w:val="0"/>
          <w:numId w:val="34"/>
        </w:numPr>
        <w:jc w:val="both"/>
      </w:pPr>
      <w:r>
        <w:t>strengthen institutional resilience, and</w:t>
      </w:r>
    </w:p>
    <w:p w14:paraId="471DF769" w14:textId="3DAEE06E" w:rsidR="00BC3059" w:rsidRDefault="00BC3059">
      <w:pPr>
        <w:pStyle w:val="ListParagraph"/>
        <w:numPr>
          <w:ilvl w:val="0"/>
          <w:numId w:val="34"/>
        </w:numPr>
        <w:jc w:val="both"/>
      </w:pPr>
      <w:r>
        <w:t>ensure continuity even when key individuals change roles.</w:t>
      </w:r>
    </w:p>
    <w:p w14:paraId="63A945D1" w14:textId="5145D539" w:rsidR="00BC3059" w:rsidRDefault="00BC3059" w:rsidP="00BC3059">
      <w:pPr>
        <w:jc w:val="both"/>
      </w:pPr>
      <w:r>
        <w:t>By broadening skillsets and promoting cross-team understanding, the rotation system supports a cohesive institutional culture centred on learning.</w:t>
      </w:r>
    </w:p>
    <w:p w14:paraId="3F978D06" w14:textId="7B6FD321" w:rsidR="00BC3059" w:rsidRPr="00BC3059" w:rsidRDefault="00BC3059" w:rsidP="00BC3059">
      <w:pPr>
        <w:jc w:val="both"/>
        <w:rPr>
          <w:b/>
          <w:bCs/>
        </w:rPr>
      </w:pPr>
      <w:r w:rsidRPr="00BC3059">
        <w:rPr>
          <w:b/>
          <w:bCs/>
        </w:rPr>
        <w:t>4. Internal Training Routines and Capacity Building</w:t>
      </w:r>
    </w:p>
    <w:p w14:paraId="340A0250" w14:textId="77777777" w:rsidR="00BC3059" w:rsidRDefault="00BC3059" w:rsidP="00BC3059">
      <w:pPr>
        <w:jc w:val="both"/>
      </w:pPr>
      <w:r>
        <w:t>Learning is reinforced by internal routines designed to ensure continuous development:</w:t>
      </w:r>
    </w:p>
    <w:p w14:paraId="7F077673" w14:textId="78E539A6" w:rsidR="00BC3059" w:rsidRDefault="00BC3059">
      <w:pPr>
        <w:pStyle w:val="ListParagraph"/>
        <w:numPr>
          <w:ilvl w:val="0"/>
          <w:numId w:val="33"/>
        </w:numPr>
        <w:jc w:val="both"/>
      </w:pPr>
      <w:r>
        <w:t>Daily analytical briefings</w:t>
      </w:r>
    </w:p>
    <w:p w14:paraId="5C580D3E" w14:textId="78DC7035" w:rsidR="00BC3059" w:rsidRDefault="00BC3059">
      <w:pPr>
        <w:pStyle w:val="ListParagraph"/>
        <w:numPr>
          <w:ilvl w:val="0"/>
          <w:numId w:val="33"/>
        </w:numPr>
        <w:jc w:val="both"/>
      </w:pPr>
      <w:r>
        <w:t>Weekly seminars on FPAS tools and modelling</w:t>
      </w:r>
    </w:p>
    <w:p w14:paraId="3900D9EB" w14:textId="5E77C594" w:rsidR="00BC3059" w:rsidRDefault="00BC3059">
      <w:pPr>
        <w:pStyle w:val="ListParagraph"/>
        <w:numPr>
          <w:ilvl w:val="0"/>
          <w:numId w:val="33"/>
        </w:numPr>
        <w:jc w:val="both"/>
      </w:pPr>
      <w:r>
        <w:t>Monthly cross-team workshops</w:t>
      </w:r>
    </w:p>
    <w:p w14:paraId="70B4D067" w14:textId="27794B18" w:rsidR="00BC3059" w:rsidRDefault="00BC3059">
      <w:pPr>
        <w:pStyle w:val="ListParagraph"/>
        <w:numPr>
          <w:ilvl w:val="0"/>
          <w:numId w:val="33"/>
        </w:numPr>
        <w:jc w:val="both"/>
      </w:pPr>
      <w:r>
        <w:t>Case-based exercises using past policy rounds</w:t>
      </w:r>
    </w:p>
    <w:p w14:paraId="63ABFCEC" w14:textId="6ACEA70C" w:rsidR="00BC3059" w:rsidRDefault="00BC3059">
      <w:pPr>
        <w:pStyle w:val="ListParagraph"/>
        <w:numPr>
          <w:ilvl w:val="0"/>
          <w:numId w:val="33"/>
        </w:numPr>
        <w:jc w:val="both"/>
      </w:pPr>
      <w:r>
        <w:t>Internal courses on expectations, nonlinearities, and risk assessment.</w:t>
      </w:r>
    </w:p>
    <w:p w14:paraId="64559F85" w14:textId="0C3EF54C" w:rsidR="00BC3059" w:rsidRDefault="00BC3059" w:rsidP="00BC3059">
      <w:pPr>
        <w:jc w:val="both"/>
      </w:pPr>
      <w:r>
        <w:t>These routines create a pipeline of future leaders capable of presenting scenarios, preparing executive briefings, and guiding the Board through uncertainty.</w:t>
      </w:r>
    </w:p>
    <w:p w14:paraId="43D5944C" w14:textId="0F21CD4F" w:rsidR="00BC3059" w:rsidRPr="00BC3059" w:rsidRDefault="00BC3059" w:rsidP="00BC3059">
      <w:pPr>
        <w:jc w:val="both"/>
        <w:rPr>
          <w:b/>
          <w:bCs/>
        </w:rPr>
      </w:pPr>
      <w:r w:rsidRPr="00BC3059">
        <w:rPr>
          <w:b/>
          <w:bCs/>
        </w:rPr>
        <w:t>5. International Collaboration and External Learning Channels</w:t>
      </w:r>
    </w:p>
    <w:p w14:paraId="73A6FF6C" w14:textId="77777777" w:rsidR="00BC3059" w:rsidRDefault="00BC3059" w:rsidP="00BC3059">
      <w:pPr>
        <w:jc w:val="both"/>
      </w:pPr>
      <w:r>
        <w:t>FPAS Mark II places strong emphasis on global learning. Staff participate in:</w:t>
      </w:r>
    </w:p>
    <w:p w14:paraId="68A1CDF0" w14:textId="3A67F935" w:rsidR="00BC3059" w:rsidRDefault="00BC3059">
      <w:pPr>
        <w:pStyle w:val="ListParagraph"/>
        <w:numPr>
          <w:ilvl w:val="0"/>
          <w:numId w:val="32"/>
        </w:numPr>
        <w:jc w:val="both"/>
      </w:pPr>
      <w:r>
        <w:t>regional workshops,</w:t>
      </w:r>
    </w:p>
    <w:p w14:paraId="22666C32" w14:textId="0658CB13" w:rsidR="00BC3059" w:rsidRDefault="00BC3059">
      <w:pPr>
        <w:pStyle w:val="ListParagraph"/>
        <w:numPr>
          <w:ilvl w:val="0"/>
          <w:numId w:val="32"/>
        </w:numPr>
        <w:jc w:val="both"/>
      </w:pPr>
      <w:r>
        <w:t>collaborations with partner central banks,</w:t>
      </w:r>
    </w:p>
    <w:p w14:paraId="4E51853E" w14:textId="3D166A73" w:rsidR="00BC3059" w:rsidRDefault="00BC3059">
      <w:pPr>
        <w:pStyle w:val="ListParagraph"/>
        <w:numPr>
          <w:ilvl w:val="0"/>
          <w:numId w:val="32"/>
        </w:numPr>
        <w:jc w:val="both"/>
      </w:pPr>
      <w:r>
        <w:t>international seminars and conferences, and</w:t>
      </w:r>
    </w:p>
    <w:p w14:paraId="28717584" w14:textId="1DB5FEA5" w:rsidR="00BC3059" w:rsidRDefault="00BC3059">
      <w:pPr>
        <w:pStyle w:val="ListParagraph"/>
        <w:numPr>
          <w:ilvl w:val="0"/>
          <w:numId w:val="32"/>
        </w:numPr>
        <w:jc w:val="both"/>
      </w:pPr>
      <w:r>
        <w:t>research exchanges with academic and policy institutions.</w:t>
      </w:r>
    </w:p>
    <w:p w14:paraId="6254CED2" w14:textId="0F3EC93A" w:rsidR="00BC3059" w:rsidRDefault="00BC3059">
      <w:pPr>
        <w:pStyle w:val="ListParagraph"/>
        <w:numPr>
          <w:ilvl w:val="0"/>
          <w:numId w:val="32"/>
        </w:numPr>
        <w:jc w:val="both"/>
      </w:pPr>
      <w:r>
        <w:t>External exposure broadens perspectives, introduces new analytical tools, and keeps the institution aligned with global best practices in uncertainty-aware policymaking.</w:t>
      </w:r>
    </w:p>
    <w:p w14:paraId="6A8F395C" w14:textId="4A7B0162" w:rsidR="00BC3059" w:rsidRPr="00BC3059" w:rsidRDefault="00BC3059" w:rsidP="00BC3059">
      <w:pPr>
        <w:jc w:val="both"/>
        <w:rPr>
          <w:b/>
          <w:bCs/>
        </w:rPr>
      </w:pPr>
      <w:r w:rsidRPr="00BC3059">
        <w:rPr>
          <w:b/>
          <w:bCs/>
        </w:rPr>
        <w:lastRenderedPageBreak/>
        <w:t>6. Learning as a Credibility Mechanism</w:t>
      </w:r>
    </w:p>
    <w:p w14:paraId="13986DEB" w14:textId="77777777" w:rsidR="00BC3059" w:rsidRDefault="00BC3059" w:rsidP="00BC3059">
      <w:pPr>
        <w:jc w:val="both"/>
      </w:pPr>
      <w:r>
        <w:t>Credibility in FPAS Mark II is driven not only by outcomes but by demonstrated learning. Clear acknowledgment of past errors and transparent communication of improvements strengthen public trust.</w:t>
      </w:r>
    </w:p>
    <w:p w14:paraId="59BD8EA3" w14:textId="77777777" w:rsidR="00BC3059" w:rsidRDefault="00BC3059" w:rsidP="00BC3059">
      <w:pPr>
        <w:jc w:val="both"/>
      </w:pPr>
      <w:r>
        <w:t>A central bank that learns continuously:</w:t>
      </w:r>
    </w:p>
    <w:p w14:paraId="3B1E4EA0" w14:textId="77777777" w:rsidR="00BC3059" w:rsidRDefault="00BC3059">
      <w:pPr>
        <w:pStyle w:val="ListParagraph"/>
        <w:numPr>
          <w:ilvl w:val="0"/>
          <w:numId w:val="31"/>
        </w:numPr>
        <w:jc w:val="both"/>
      </w:pPr>
      <w:r>
        <w:t>upgrades its analytical capacity,</w:t>
      </w:r>
    </w:p>
    <w:p w14:paraId="597AD782" w14:textId="51A4D222" w:rsidR="00BC3059" w:rsidRDefault="00BC3059">
      <w:pPr>
        <w:pStyle w:val="ListParagraph"/>
        <w:numPr>
          <w:ilvl w:val="0"/>
          <w:numId w:val="31"/>
        </w:numPr>
        <w:jc w:val="both"/>
      </w:pPr>
      <w:r>
        <w:t>upgrades its analytical capacity,</w:t>
      </w:r>
    </w:p>
    <w:p w14:paraId="58AA7409" w14:textId="683ABD73" w:rsidR="00BC3059" w:rsidRDefault="00BC3059">
      <w:pPr>
        <w:pStyle w:val="ListParagraph"/>
        <w:numPr>
          <w:ilvl w:val="0"/>
          <w:numId w:val="31"/>
        </w:numPr>
        <w:jc w:val="both"/>
      </w:pPr>
      <w:r>
        <w:t>reduces vulnerabilities, and</w:t>
      </w:r>
    </w:p>
    <w:p w14:paraId="1E3266FF" w14:textId="236A1E7A" w:rsidR="00BC3059" w:rsidRDefault="00BC3059">
      <w:pPr>
        <w:pStyle w:val="ListParagraph"/>
        <w:numPr>
          <w:ilvl w:val="0"/>
          <w:numId w:val="31"/>
        </w:numPr>
        <w:jc w:val="both"/>
      </w:pPr>
      <w:r>
        <w:t>builds confidence in its long-run policy framework.</w:t>
      </w:r>
    </w:p>
    <w:p w14:paraId="31942CC2" w14:textId="77777777" w:rsidR="00755B5D" w:rsidRDefault="00BC3059" w:rsidP="00755B5D">
      <w:pPr>
        <w:jc w:val="both"/>
      </w:pPr>
      <w:r>
        <w:t>Human capital is not a complement to FPAS Mark II-it is one of its foundations.</w:t>
      </w:r>
    </w:p>
    <w:p w14:paraId="7A1D4754" w14:textId="77777777" w:rsidR="00755B5D" w:rsidRPr="009659F4" w:rsidRDefault="00755B5D" w:rsidP="00755B5D">
      <w:pPr>
        <w:rPr>
          <w:b/>
          <w:bCs/>
        </w:rPr>
      </w:pPr>
      <w:r w:rsidRPr="009659F4">
        <w:rPr>
          <w:b/>
          <w:bCs/>
        </w:rPr>
        <w:t>Literature &amp; Further Reading</w:t>
      </w:r>
    </w:p>
    <w:p w14:paraId="504663AA"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76A5E3B" w14:textId="77777777" w:rsidR="00755B5D" w:rsidRPr="00B76A1F" w:rsidRDefault="00755B5D" w:rsidP="00755B5D">
      <w:pPr>
        <w:ind w:left="720"/>
        <w:jc w:val="both"/>
      </w:pPr>
      <w:hyperlink r:id="rId88" w:history="1">
        <w:r w:rsidRPr="00B76A1F">
          <w:rPr>
            <w:rStyle w:val="Hyperlink"/>
          </w:rPr>
          <w:t>https://www.ijcb.org/journal/ijcb14q1a6.htm</w:t>
        </w:r>
      </w:hyperlink>
    </w:p>
    <w:p w14:paraId="06ADBF60"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89" w:history="1">
        <w:r w:rsidRPr="00B82288">
          <w:rPr>
            <w:rStyle w:val="Hyperlink"/>
            <w:iCs/>
          </w:rPr>
          <w:t>Prudent Risk Management Approach to Monetary Policy: Theory and Practice of FPAS Mark II at the Central Bank of Armenia</w:t>
        </w:r>
      </w:hyperlink>
      <w:r w:rsidRPr="00B82288">
        <w:rPr>
          <w:iCs/>
        </w:rPr>
        <w:t>.</w:t>
      </w:r>
    </w:p>
    <w:p w14:paraId="5293735B"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7DBD4DB6" w14:textId="77777777" w:rsidR="00755B5D" w:rsidRPr="00B76A1F" w:rsidRDefault="00755B5D">
      <w:pPr>
        <w:numPr>
          <w:ilvl w:val="0"/>
          <w:numId w:val="14"/>
        </w:numPr>
        <w:jc w:val="both"/>
      </w:pPr>
      <w:r w:rsidRPr="00B76A1F">
        <w:t>Freedman, C., &amp; Laxton, D. (2009). “Why Inflation Targeting?” IMF Working Paper 09/86. </w:t>
      </w:r>
      <w:hyperlink r:id="rId90" w:tgtFrame="_blank" w:history="1">
        <w:r w:rsidRPr="00B76A1F">
          <w:rPr>
            <w:rStyle w:val="Hyperlink"/>
          </w:rPr>
          <w:t>https://www.imf.org/external/pubs/ft/wp/2009/wp0986.pdf</w:t>
        </w:r>
      </w:hyperlink>
    </w:p>
    <w:p w14:paraId="625B2F48" w14:textId="77777777" w:rsidR="00755B5D" w:rsidRDefault="00755B5D">
      <w:pPr>
        <w:numPr>
          <w:ilvl w:val="0"/>
          <w:numId w:val="14"/>
        </w:numPr>
        <w:jc w:val="both"/>
      </w:pPr>
      <w:r w:rsidRPr="00B76A1F">
        <w:t>Debelle, G., &amp; Laxton, D. (1996). “Is the Phillips Curve Really a Curve? Some Evidence for Australia.” IMF Working Paper 96/37. </w:t>
      </w:r>
    </w:p>
    <w:p w14:paraId="57C9A19F" w14:textId="4F684245" w:rsidR="00755B5D" w:rsidRDefault="00755B5D" w:rsidP="00755B5D">
      <w:pPr>
        <w:ind w:left="720"/>
        <w:jc w:val="both"/>
      </w:pPr>
      <w:hyperlink r:id="rId91" w:history="1">
        <w:r w:rsidRPr="00B76A1F">
          <w:rPr>
            <w:rStyle w:val="Hyperlink"/>
          </w:rPr>
          <w:t>https://www.imf.org/en/publications/wp/issues/2016/12/30/is-the-phillips-curve-really-a-curve-some-evidence-for-canada-the-united-kingdom-and-the-2079</w:t>
        </w:r>
      </w:hyperlink>
    </w:p>
    <w:p w14:paraId="51B46FCA" w14:textId="1C85E5B2" w:rsidR="00896F7E" w:rsidRPr="00755B5D" w:rsidRDefault="00000000" w:rsidP="00755B5D">
      <w:pPr>
        <w:jc w:val="both"/>
      </w:pPr>
      <w:r>
        <w:pict w14:anchorId="123179A5">
          <v:rect id="_x0000_i1041" style="width:0;height:1.5pt" o:hralign="center" o:hrstd="t" o:hr="t" fillcolor="#a0a0a0" stroked="f"/>
        </w:pict>
      </w:r>
    </w:p>
    <w:p w14:paraId="76D25B28" w14:textId="124782FC" w:rsidR="006C5AF8" w:rsidRDefault="00BC3059" w:rsidP="00A4792F">
      <w:pPr>
        <w:rPr>
          <w:b/>
          <w:bCs/>
        </w:rPr>
      </w:pPr>
      <w:r>
        <w:rPr>
          <w:b/>
          <w:bCs/>
        </w:rPr>
        <w:t>Script</w:t>
      </w:r>
    </w:p>
    <w:p w14:paraId="7EFFFE38" w14:textId="699561F5" w:rsidR="006C5AF8" w:rsidRPr="00897643" w:rsidRDefault="006C5AF8" w:rsidP="00A4792F">
      <w:pPr>
        <w:jc w:val="both"/>
      </w:pPr>
      <w:r w:rsidRPr="00897643">
        <w:lastRenderedPageBreak/>
        <w:t xml:space="preserve">Hello everyone, I’m </w:t>
      </w:r>
      <w:r w:rsidRPr="00897643">
        <w:rPr>
          <w:b/>
          <w:bCs/>
        </w:rPr>
        <w:t>Susanna Grigoryan</w:t>
      </w:r>
      <w:r w:rsidRPr="00897643">
        <w:t xml:space="preserve">, an economist at the </w:t>
      </w:r>
      <w:r w:rsidRPr="00897643">
        <w:rPr>
          <w:b/>
          <w:bCs/>
        </w:rPr>
        <w:t>Central Bank of Armenia</w:t>
      </w:r>
      <w:r w:rsidRPr="00897643">
        <w:t xml:space="preserve"> and a </w:t>
      </w:r>
      <w:r w:rsidRPr="00897643">
        <w:rPr>
          <w:b/>
          <w:bCs/>
        </w:rPr>
        <w:t>Level One student at the Global Forecasting School</w:t>
      </w:r>
      <w:r w:rsidRPr="00897643">
        <w:t xml:space="preserve">. In this session, we explore how FPAS Mark II transforms the Central Bank of Armenia into a modern learning institution—one where human capital, knowledge sharing, and continuous improvement stand at the </w:t>
      </w:r>
      <w:r w:rsidR="00DA01B0" w:rsidRPr="00897643">
        <w:t>centre</w:t>
      </w:r>
      <w:r w:rsidRPr="00897643">
        <w:t xml:space="preserve"> of credible monetary policy.</w:t>
      </w:r>
    </w:p>
    <w:p w14:paraId="3DC8B1BD" w14:textId="77777777" w:rsidR="006C5AF8" w:rsidRPr="00897643" w:rsidRDefault="006C5AF8" w:rsidP="00A4792F">
      <w:pPr>
        <w:jc w:val="both"/>
      </w:pPr>
      <w:r w:rsidRPr="00897643">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57578231" w14:textId="292F91E8" w:rsidR="006C5AF8" w:rsidRPr="00897643" w:rsidRDefault="006C5AF8" w:rsidP="00A4792F">
      <w:pPr>
        <w:jc w:val="both"/>
      </w:pPr>
      <w:r w:rsidRPr="00897643">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r w:rsidR="00DA01B0" w:rsidRPr="00897643">
        <w:t>modelling</w:t>
      </w:r>
      <w:r w:rsidRPr="00897643">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897643" w:rsidRDefault="006C5AF8" w:rsidP="00A4792F">
      <w:pPr>
        <w:jc w:val="both"/>
      </w:pPr>
      <w:r w:rsidRPr="00897643">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2FE7398E" w:rsidR="006C5AF8" w:rsidRPr="00897643" w:rsidRDefault="006C5AF8" w:rsidP="00A4792F">
      <w:pPr>
        <w:jc w:val="both"/>
      </w:pPr>
      <w:r w:rsidRPr="00897643">
        <w:t xml:space="preserve">FPAS Mark II also introduces a structured rotation mechanism across teams. Analysts rotate between forecasting, scenario development, </w:t>
      </w:r>
      <w:r w:rsidR="00DA01B0" w:rsidRPr="00897643">
        <w:t>external conditions</w:t>
      </w:r>
      <w:r w:rsidRPr="00897643">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1A208DAD" w:rsidR="006C5AF8" w:rsidRPr="00897643" w:rsidRDefault="006C5AF8" w:rsidP="00A4792F">
      <w:pPr>
        <w:jc w:val="both"/>
      </w:pPr>
      <w:r w:rsidRPr="00897643">
        <w:t xml:space="preserve">On-the-job learning is reinforced by structured training routines that include daily analytical briefings, weekly seminars on FPAS tools, monthly cross-team workshops, </w:t>
      </w:r>
      <w:r w:rsidRPr="00897643">
        <w:lastRenderedPageBreak/>
        <w:t xml:space="preserve">case-based exercises using past policy rounds, and internally taught courses on </w:t>
      </w:r>
      <w:r w:rsidR="00DA01B0" w:rsidRPr="00897643">
        <w:t>modelling</w:t>
      </w:r>
      <w:r w:rsidRPr="00897643">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897643" w:rsidRDefault="006C5AF8" w:rsidP="00A4792F">
      <w:pPr>
        <w:jc w:val="both"/>
      </w:pPr>
      <w:r w:rsidRPr="00897643">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897643" w:rsidRDefault="006C5AF8" w:rsidP="00A4792F">
      <w:pPr>
        <w:jc w:val="both"/>
      </w:pPr>
      <w:r w:rsidRPr="00897643">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897643" w:rsidRDefault="006C5AF8" w:rsidP="00A4792F">
      <w:pPr>
        <w:jc w:val="both"/>
      </w:pPr>
      <w:r w:rsidRPr="00897643">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25FBDBF4" w:rsidR="006C5AF8" w:rsidRPr="00897643" w:rsidRDefault="006C5AF8" w:rsidP="00A4792F">
      <w:pPr>
        <w:jc w:val="both"/>
      </w:pPr>
      <w:r w:rsidRPr="00897643">
        <w:t xml:space="preserve">Thank you for watching, and I would like to acknowledge </w:t>
      </w:r>
      <w:r w:rsidRPr="00897643">
        <w:rPr>
          <w:b/>
          <w:bCs/>
        </w:rPr>
        <w:t xml:space="preserve">Douglas Laxton, </w:t>
      </w:r>
      <w:r>
        <w:rPr>
          <w:b/>
          <w:bCs/>
        </w:rPr>
        <w:t>Martin</w:t>
      </w:r>
      <w:r w:rsidRPr="00897643">
        <w:rPr>
          <w:b/>
          <w:bCs/>
        </w:rPr>
        <w:t xml:space="preserve"> Galstyan, Jared Laxton, </w:t>
      </w:r>
      <w:r w:rsidR="00DF197D" w:rsidRPr="00DF197D">
        <w:rPr>
          <w:b/>
          <w:bCs/>
        </w:rPr>
        <w:t>Asya Kostanyan</w:t>
      </w:r>
      <w:r w:rsidRPr="00897643">
        <w:rPr>
          <w:b/>
          <w:bCs/>
        </w:rPr>
        <w:t xml:space="preserve">, and </w:t>
      </w:r>
      <w:r w:rsidR="00DF197D" w:rsidRPr="00DF197D">
        <w:rPr>
          <w:b/>
          <w:bCs/>
        </w:rPr>
        <w:t>Sopio Mkervalidze</w:t>
      </w:r>
      <w:r w:rsidRPr="00897643">
        <w:t xml:space="preserve"> at the </w:t>
      </w:r>
      <w:r w:rsidRPr="00897643">
        <w:rPr>
          <w:b/>
          <w:bCs/>
        </w:rPr>
        <w:t>Global Forecasting School</w:t>
      </w:r>
      <w:r w:rsidRPr="00897643">
        <w:t xml:space="preserve"> and </w:t>
      </w:r>
      <w:r w:rsidRPr="00897643">
        <w:rPr>
          <w:b/>
          <w:bCs/>
        </w:rPr>
        <w:t>The Better Policy Project</w:t>
      </w:r>
      <w:r w:rsidRPr="00897643">
        <w:t xml:space="preserve"> for their guidance and support in producing this video.</w:t>
      </w:r>
    </w:p>
    <w:p w14:paraId="7E1585E1" w14:textId="77777777" w:rsidR="006C5AF8" w:rsidRDefault="006C5AF8"/>
    <w:p w14:paraId="175EC221" w14:textId="167C9D7A" w:rsidR="006C5AF8" w:rsidRDefault="006C5AF8">
      <w:r>
        <w:br w:type="page"/>
      </w:r>
    </w:p>
    <w:p w14:paraId="74FD938B" w14:textId="24995045" w:rsidR="002C62BB" w:rsidRPr="00B17875" w:rsidRDefault="00B95FC1" w:rsidP="002C62BB">
      <w:pPr>
        <w:pStyle w:val="Heading1"/>
      </w:pPr>
      <w:bookmarkStart w:id="738" w:name="_Toc214436083"/>
      <w:bookmarkStart w:id="739" w:name="_Toc214669674"/>
      <w:r>
        <w:lastRenderedPageBreak/>
        <w:t>!</w:t>
      </w:r>
      <w:r w:rsidR="00B864BA" w:rsidRPr="00B864BA">
        <w:t xml:space="preserve"> </w:t>
      </w:r>
      <w:r w:rsidR="00B864BA">
        <w:t>Video 1</w:t>
      </w:r>
      <w:r w:rsidR="00085647">
        <w:t>5</w:t>
      </w:r>
      <w:r w:rsidR="00B864BA">
        <w:t xml:space="preserve"> -</w:t>
      </w:r>
      <w:r>
        <w:t xml:space="preserve"> </w:t>
      </w:r>
      <w:r w:rsidR="002C62BB" w:rsidRPr="00B17875">
        <w:t>Organization, Rotation, and Performance Management</w:t>
      </w:r>
      <w:bookmarkEnd w:id="738"/>
      <w:bookmarkEnd w:id="739"/>
    </w:p>
    <w:p w14:paraId="3F12304F" w14:textId="77777777" w:rsidR="002C62BB" w:rsidRDefault="002C62BB" w:rsidP="00A4792F">
      <w:pPr>
        <w:jc w:val="center"/>
        <w:rPr>
          <w:b/>
          <w:bCs/>
          <w:color w:val="156082" w:themeColor="accent1"/>
          <w:sz w:val="28"/>
          <w:szCs w:val="28"/>
        </w:rPr>
      </w:pPr>
    </w:p>
    <w:p w14:paraId="37D4276F" w14:textId="77777777" w:rsidR="002C62BB" w:rsidRDefault="002C62BB" w:rsidP="00A4792F">
      <w:pPr>
        <w:rPr>
          <w:b/>
          <w:bCs/>
        </w:rPr>
      </w:pPr>
      <w:r>
        <w:rPr>
          <w:b/>
          <w:bCs/>
        </w:rPr>
        <w:t>Susanna Grigoryan</w:t>
      </w:r>
    </w:p>
    <w:p w14:paraId="60F993E8" w14:textId="77777777" w:rsidR="002C62BB" w:rsidRPr="009659F4" w:rsidRDefault="002C62BB" w:rsidP="00A4792F">
      <w:pPr>
        <w:rPr>
          <w:b/>
          <w:bCs/>
        </w:rPr>
      </w:pPr>
      <w:r w:rsidRPr="009659F4">
        <w:rPr>
          <w:b/>
          <w:bCs/>
        </w:rPr>
        <w:t>Recent Staff Member, Monetary Policy Department, Central Bank of Armenia</w:t>
      </w:r>
    </w:p>
    <w:p w14:paraId="61AC092A" w14:textId="77777777" w:rsidR="002C62BB" w:rsidRPr="009659F4" w:rsidRDefault="002C62BB" w:rsidP="00A4792F">
      <w:pPr>
        <w:rPr>
          <w:b/>
          <w:bCs/>
        </w:rPr>
      </w:pPr>
      <w:r w:rsidRPr="009659F4">
        <w:rPr>
          <w:b/>
          <w:bCs/>
        </w:rPr>
        <w:t>Student, Global Forecasting School</w:t>
      </w:r>
    </w:p>
    <w:p w14:paraId="1FE880F4" w14:textId="77777777" w:rsidR="002C62BB" w:rsidRDefault="002C62BB" w:rsidP="00A4792F">
      <w:pPr>
        <w:rPr>
          <w:b/>
          <w:bCs/>
        </w:rPr>
      </w:pPr>
      <w:r>
        <w:rPr>
          <w:b/>
          <w:bCs/>
        </w:rPr>
        <w:t xml:space="preserve">November </w:t>
      </w:r>
      <w:r w:rsidRPr="009659F4">
        <w:rPr>
          <w:b/>
          <w:bCs/>
        </w:rPr>
        <w:t>2025</w:t>
      </w:r>
    </w:p>
    <w:p w14:paraId="2B7AC7C4" w14:textId="77777777" w:rsidR="00896F7E" w:rsidRDefault="00896F7E" w:rsidP="00A4792F">
      <w:pPr>
        <w:rPr>
          <w:b/>
          <w:bCs/>
        </w:rPr>
      </w:pPr>
    </w:p>
    <w:p w14:paraId="20419056" w14:textId="77777777" w:rsidR="00896F7E" w:rsidRDefault="00896F7E" w:rsidP="00896F7E">
      <w:pPr>
        <w:rPr>
          <w:b/>
          <w:bCs/>
        </w:rPr>
      </w:pPr>
      <w:r w:rsidRPr="00896F7E">
        <w:rPr>
          <w:b/>
          <w:bCs/>
        </w:rPr>
        <w:t>Note</w:t>
      </w:r>
    </w:p>
    <w:p w14:paraId="073BC77C" w14:textId="77777777" w:rsidR="00C554BD" w:rsidRPr="00C554BD" w:rsidRDefault="00C554BD" w:rsidP="00C554BD">
      <w:pPr>
        <w:jc w:val="both"/>
      </w:pPr>
      <w:r w:rsidRPr="00C554BD">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Default="00C554BD" w:rsidP="00C554BD">
      <w:pPr>
        <w:jc w:val="both"/>
      </w:pPr>
      <w:r w:rsidRPr="00C554BD">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6BD4740A" w14:textId="77777777" w:rsidR="00755B5D" w:rsidRPr="009659F4" w:rsidRDefault="00755B5D" w:rsidP="00755B5D">
      <w:pPr>
        <w:rPr>
          <w:b/>
          <w:bCs/>
        </w:rPr>
      </w:pPr>
      <w:r w:rsidRPr="009659F4">
        <w:rPr>
          <w:b/>
          <w:bCs/>
        </w:rPr>
        <w:t>Literature &amp; Further Reading</w:t>
      </w:r>
    </w:p>
    <w:p w14:paraId="5074A2DC" w14:textId="77777777" w:rsidR="00755B5D" w:rsidRPr="00C13CF5" w:rsidRDefault="00755B5D">
      <w:pPr>
        <w:numPr>
          <w:ilvl w:val="0"/>
          <w:numId w:val="16"/>
        </w:numPr>
        <w:jc w:val="both"/>
      </w:pPr>
      <w:r>
        <w:fldChar w:fldCharType="begin"/>
      </w:r>
      <w:r w:rsidRPr="0004765E">
        <w:rPr>
          <w:lang w:val="de-CH"/>
          <w:rPrChange w:id="740" w:author="Asya Kostanyan" w:date="2025-11-27T17:04:00Z" w16du:dateUtc="2025-11-27T17:04:00Z">
            <w:rPr/>
          </w:rPrChange>
        </w:rPr>
        <w:instrText>HYPERLINK "https://www.thebetterpolicyproject.org/_files/ugd/bf672a_6ae27711ba7b4e0e9bd2a0c1b3557289.pdf" \t "_blank"</w:instrText>
      </w:r>
      <w:r>
        <w:fldChar w:fldCharType="separate"/>
      </w:r>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r>
        <w:fldChar w:fldCharType="end"/>
      </w:r>
    </w:p>
    <w:p w14:paraId="2598BC3F" w14:textId="77777777" w:rsidR="00755B5D" w:rsidRPr="00416680" w:rsidRDefault="00755B5D">
      <w:pPr>
        <w:pStyle w:val="ListParagraph"/>
        <w:numPr>
          <w:ilvl w:val="0"/>
          <w:numId w:val="16"/>
        </w:numPr>
        <w:spacing w:before="227" w:line="312" w:lineRule="auto"/>
        <w:ind w:right="524"/>
      </w:pPr>
      <w:r w:rsidRPr="00B95FC1">
        <w:t>Laxton, D., Galstyan, M., and Avagyan, V. January 2024</w:t>
      </w:r>
      <w:r>
        <w:t>.</w:t>
      </w:r>
      <w:r w:rsidRPr="00456ABE">
        <w:rPr>
          <w:spacing w:val="80"/>
        </w:rPr>
        <w:t xml:space="preserve"> </w:t>
      </w:r>
      <w:hyperlink r:id="rId92" w:history="1">
        <w:r w:rsidRPr="00B82288">
          <w:rPr>
            <w:rStyle w:val="Hyperlink"/>
            <w:iCs/>
          </w:rPr>
          <w:t>Prudent Risk Management Approach to Monetary Policy: Theory and Practice of FPAS Mark II at the Central Bank of Armenia</w:t>
        </w:r>
      </w:hyperlink>
      <w:r w:rsidRPr="00B82288">
        <w:rPr>
          <w:iCs/>
        </w:rPr>
        <w:t>.</w:t>
      </w:r>
    </w:p>
    <w:p w14:paraId="6F7A8D0F" w14:textId="77777777" w:rsidR="00755B5D" w:rsidRPr="00416680" w:rsidRDefault="00755B5D">
      <w:pPr>
        <w:pStyle w:val="ListParagraph"/>
        <w:numPr>
          <w:ilvl w:val="0"/>
          <w:numId w:val="16"/>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52CBCF8F" w14:textId="4B825FED" w:rsidR="00755B5D" w:rsidRPr="00896F7E" w:rsidRDefault="00755B5D" w:rsidP="00755B5D">
      <w:pPr>
        <w:jc w:val="both"/>
      </w:pPr>
      <w:hyperlink r:id="rId93"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0E4AE573" w14:textId="77777777" w:rsidR="00896F7E" w:rsidRPr="00896F7E" w:rsidRDefault="00000000" w:rsidP="00896F7E">
      <w:pPr>
        <w:jc w:val="both"/>
      </w:pPr>
      <w:r>
        <w:pict w14:anchorId="5ECE0278">
          <v:rect id="_x0000_i1042" style="width:0;height:1.5pt" o:hralign="center" o:hrstd="t" o:hr="t" fillcolor="#a0a0a0" stroked="f"/>
        </w:pict>
      </w:r>
    </w:p>
    <w:p w14:paraId="35A7CB4F" w14:textId="6A81065E" w:rsidR="002C62BB" w:rsidRPr="00755B5D" w:rsidRDefault="00755B5D">
      <w:pPr>
        <w:rPr>
          <w:b/>
          <w:bCs/>
        </w:rPr>
      </w:pPr>
      <w:r>
        <w:rPr>
          <w:b/>
          <w:bCs/>
        </w:rPr>
        <w:t>Script</w:t>
      </w:r>
    </w:p>
    <w:p w14:paraId="012F7829" w14:textId="77777777" w:rsidR="002C62BB" w:rsidRPr="008A7C0C" w:rsidRDefault="002C62BB" w:rsidP="00A4792F">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152163EF" w14:textId="77777777" w:rsidR="002C62BB" w:rsidRPr="008A7C0C" w:rsidRDefault="002C62BB" w:rsidP="00A4792F">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8A7C0C" w:rsidRDefault="002C62BB" w:rsidP="00A4792F">
      <w:pPr>
        <w:jc w:val="both"/>
      </w:pPr>
      <w:r w:rsidRPr="008A7C0C">
        <w:t xml:space="preserve">At the top of this structure is the Chief Economist, who also serves as the Head of the Monetary Policy Department. The Chief Economist is responsible for making sure </w:t>
      </w:r>
      <w:proofErr w:type="gramStart"/>
      <w:r w:rsidRPr="008A7C0C">
        <w:t>all of</w:t>
      </w:r>
      <w:proofErr w:type="gramEnd"/>
      <w:r w:rsidRPr="008A7C0C">
        <w:t xml:space="preserve"> the central bank’s analytical resources—people, models, data, and time—are used efficiently to support the FPAS Mark II process. This person leads the main projects and processes in the department, and on a </w:t>
      </w:r>
      <w:proofErr w:type="gramStart"/>
      <w:r w:rsidRPr="008A7C0C">
        <w:t>rotating basis coordinates</w:t>
      </w:r>
      <w:proofErr w:type="gramEnd"/>
      <w:r w:rsidRPr="008A7C0C">
        <w:t xml:space="preserve">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8A7C0C" w:rsidRDefault="002C62BB" w:rsidP="00A4792F">
      <w:pPr>
        <w:jc w:val="both"/>
      </w:pPr>
      <w:r w:rsidRPr="008A7C0C">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8A7C0C" w:rsidRDefault="002C62BB" w:rsidP="00A4792F">
      <w:pPr>
        <w:jc w:val="both"/>
      </w:pPr>
      <w:r w:rsidRPr="008A7C0C">
        <w:t xml:space="preserve">Working with them are the administrative group managers. These are advanced macroeconomists who have mastered the core competencies of FPAS Mark II and reached higher certification levels. But what truly defines their role is not just technical </w:t>
      </w:r>
      <w:r w:rsidRPr="008A7C0C">
        <w:lastRenderedPageBreak/>
        <w:t>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09AEFE2E" w:rsidR="002C62BB" w:rsidRPr="008A7C0C" w:rsidRDefault="002C62BB" w:rsidP="00A4792F">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r w:rsidR="00DA01B0" w:rsidRPr="008A7C0C">
        <w:t>MATLAB</w:t>
      </w:r>
      <w:r w:rsidRPr="008A7C0C">
        <w:t xml:space="preserve">, or Julia. Underlying all of this is the most important trait: critical thinking. FPAS Mark II macroeconomists cannot simply accept that “the model says </w:t>
      </w:r>
      <w:proofErr w:type="gramStart"/>
      <w:r w:rsidRPr="008A7C0C">
        <w:t>X,</w:t>
      </w:r>
      <w:proofErr w:type="gramEnd"/>
      <w:r w:rsidRPr="008A7C0C">
        <w:t xml:space="preserve"> therefore it must be true,” or that a finding is correct just because famous economists have written about it. They must develop and defend their own views through rigorous reasoning and empirical analysis.</w:t>
      </w:r>
    </w:p>
    <w:p w14:paraId="7A7EAA8D" w14:textId="77777777" w:rsidR="002C62BB" w:rsidRPr="008A7C0C" w:rsidRDefault="002C62BB" w:rsidP="00A4792F">
      <w:pPr>
        <w:jc w:val="both"/>
      </w:pPr>
      <w:r w:rsidRPr="008A7C0C">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8A7C0C" w:rsidRDefault="002C62BB" w:rsidP="00A4792F">
      <w:pPr>
        <w:jc w:val="both"/>
      </w:pPr>
      <w:r w:rsidRPr="008A7C0C">
        <w:lastRenderedPageBreak/>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6BCC1CCE" w:rsidR="002C62BB" w:rsidRPr="008A7C0C" w:rsidRDefault="002C62BB" w:rsidP="00A4792F">
      <w:pPr>
        <w:jc w:val="both"/>
      </w:pPr>
      <w:r w:rsidRPr="008A7C0C">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r w:rsidR="00DA01B0" w:rsidRPr="008A7C0C">
        <w:t>kick-off</w:t>
      </w:r>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t>
      </w:r>
      <w:r w:rsidR="00DA01B0" w:rsidRPr="008A7C0C">
        <w:t>relevant and</w:t>
      </w:r>
      <w:r w:rsidRPr="008A7C0C">
        <w:t xml:space="preserve"> then submitted to the Chief Economist and the rest of the projection team, ensuring that the Board’s perspectives are properly integrated into the scenarios and policy discussions.</w:t>
      </w:r>
    </w:p>
    <w:p w14:paraId="25D3CEC4" w14:textId="68536EBB" w:rsidR="002C62BB" w:rsidRPr="008A7C0C" w:rsidRDefault="002C62BB" w:rsidP="00A4792F">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r w:rsidR="00DA01B0" w:rsidRPr="008A7C0C">
        <w:t>kick-off</w:t>
      </w:r>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w:t>
      </w:r>
      <w:r w:rsidRPr="008A7C0C">
        <w:lastRenderedPageBreak/>
        <w:t>sustain the process over time, enhances productivity and efficiency, and supports a culture of collaboration, learning, and motivation across the department.</w:t>
      </w:r>
    </w:p>
    <w:p w14:paraId="45B21D86" w14:textId="0DFE7E56" w:rsidR="002C62BB" w:rsidRDefault="002C62BB" w:rsidP="00755B5D">
      <w:pPr>
        <w:jc w:val="both"/>
      </w:pPr>
      <w:r w:rsidRPr="008A7C0C">
        <w:t xml:space="preserve">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w:t>
      </w:r>
      <w:proofErr w:type="gramStart"/>
      <w:r w:rsidRPr="008A7C0C">
        <w:t>all of</w:t>
      </w:r>
      <w:proofErr w:type="gramEnd"/>
      <w:r w:rsidRPr="008A7C0C">
        <w:t xml:space="preserve"> these roles come together to support effective monetary policy.</w:t>
      </w:r>
      <w:r>
        <w:br w:type="page"/>
      </w:r>
    </w:p>
    <w:p w14:paraId="72EF0FFE" w14:textId="6A382E29" w:rsidR="002C62BB" w:rsidRDefault="00B864BA" w:rsidP="002C62BB">
      <w:pPr>
        <w:pStyle w:val="Heading1"/>
      </w:pPr>
      <w:bookmarkStart w:id="741" w:name="_Toc214436084"/>
      <w:bookmarkStart w:id="742" w:name="_Toc214669675"/>
      <w:r>
        <w:lastRenderedPageBreak/>
        <w:t>Video 1</w:t>
      </w:r>
      <w:r w:rsidR="00085647">
        <w:t>6</w:t>
      </w:r>
      <w:r>
        <w:t xml:space="preserve"> - </w:t>
      </w:r>
      <w:r w:rsidR="002C62BB" w:rsidRPr="00E72D33">
        <w:t>Strategic Communication in Modern Central Banking</w:t>
      </w:r>
      <w:bookmarkEnd w:id="741"/>
      <w:bookmarkEnd w:id="742"/>
    </w:p>
    <w:p w14:paraId="584586FF" w14:textId="77777777" w:rsidR="002C62BB" w:rsidRDefault="002C62BB" w:rsidP="00A4792F">
      <w:pPr>
        <w:jc w:val="center"/>
        <w:rPr>
          <w:b/>
          <w:bCs/>
        </w:rPr>
      </w:pPr>
    </w:p>
    <w:p w14:paraId="7E58CB0F" w14:textId="77777777" w:rsidR="002C62BB" w:rsidRDefault="002C62BB" w:rsidP="00A4792F">
      <w:pPr>
        <w:rPr>
          <w:b/>
          <w:bCs/>
        </w:rPr>
      </w:pPr>
      <w:r>
        <w:rPr>
          <w:b/>
          <w:bCs/>
        </w:rPr>
        <w:t>Susanna Grigoryan</w:t>
      </w:r>
    </w:p>
    <w:p w14:paraId="2F730A44" w14:textId="77777777" w:rsidR="002C62BB" w:rsidRPr="009659F4" w:rsidRDefault="002C62BB" w:rsidP="00A4792F">
      <w:pPr>
        <w:rPr>
          <w:b/>
          <w:bCs/>
        </w:rPr>
      </w:pPr>
      <w:r w:rsidRPr="009659F4">
        <w:rPr>
          <w:b/>
          <w:bCs/>
        </w:rPr>
        <w:t>Recent Staff Member, Monetary Policy Department, Central Bank of Armenia</w:t>
      </w:r>
    </w:p>
    <w:p w14:paraId="6B5DAA71" w14:textId="77777777" w:rsidR="002C62BB" w:rsidRPr="009659F4" w:rsidRDefault="002C62BB" w:rsidP="00A4792F">
      <w:pPr>
        <w:rPr>
          <w:b/>
          <w:bCs/>
        </w:rPr>
      </w:pPr>
      <w:r w:rsidRPr="009659F4">
        <w:rPr>
          <w:b/>
          <w:bCs/>
        </w:rPr>
        <w:t>Student, Global Forecasting School</w:t>
      </w:r>
    </w:p>
    <w:p w14:paraId="0360A5CB" w14:textId="77777777" w:rsidR="002C62BB" w:rsidRDefault="002C62BB" w:rsidP="00A4792F">
      <w:pPr>
        <w:rPr>
          <w:b/>
          <w:bCs/>
        </w:rPr>
      </w:pPr>
      <w:r>
        <w:rPr>
          <w:b/>
          <w:bCs/>
        </w:rPr>
        <w:t xml:space="preserve">November </w:t>
      </w:r>
      <w:r w:rsidRPr="009659F4">
        <w:rPr>
          <w:b/>
          <w:bCs/>
        </w:rPr>
        <w:t>2025</w:t>
      </w:r>
    </w:p>
    <w:p w14:paraId="43948334" w14:textId="77777777" w:rsidR="00896F7E" w:rsidRDefault="00896F7E" w:rsidP="00A4792F">
      <w:pPr>
        <w:rPr>
          <w:b/>
          <w:bCs/>
        </w:rPr>
      </w:pPr>
    </w:p>
    <w:p w14:paraId="3DD04DAA" w14:textId="77777777" w:rsidR="00896F7E" w:rsidRDefault="00896F7E" w:rsidP="00896F7E">
      <w:pPr>
        <w:rPr>
          <w:b/>
          <w:bCs/>
        </w:rPr>
      </w:pPr>
      <w:r w:rsidRPr="00896F7E">
        <w:rPr>
          <w:b/>
          <w:bCs/>
        </w:rPr>
        <w:t>Note</w:t>
      </w:r>
    </w:p>
    <w:p w14:paraId="45E973AB" w14:textId="77777777" w:rsidR="00BC3059" w:rsidRPr="00BC3059" w:rsidRDefault="00BC3059" w:rsidP="00BC3059">
      <w:pPr>
        <w:jc w:val="both"/>
        <w:rPr>
          <w:b/>
          <w:bCs/>
        </w:rPr>
      </w:pPr>
      <w:r w:rsidRPr="00BC3059">
        <w:rPr>
          <w:b/>
          <w:bCs/>
        </w:rPr>
        <w:t>Introduction</w:t>
      </w:r>
    </w:p>
    <w:p w14:paraId="280751E5" w14:textId="77777777" w:rsidR="00BC3059" w:rsidRDefault="00BC3059" w:rsidP="00BC3059">
      <w:pPr>
        <w:jc w:val="both"/>
      </w:pPr>
      <w: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B609DAD" w:rsidR="00BC3059" w:rsidRDefault="00BC3059" w:rsidP="00BC3059">
      <w:pPr>
        <w:jc w:val="both"/>
      </w:pPr>
      <w:r>
        <w:t>This chapter explores how FPAS Mark II reframes communication as an integral component of uncertainty management, expectations formation, institutional accountability, and monetary policy transmission.</w:t>
      </w:r>
    </w:p>
    <w:p w14:paraId="45327E3B" w14:textId="2AE4B878" w:rsidR="00BC3059" w:rsidRPr="00BC3059" w:rsidRDefault="00BC3059" w:rsidP="00BC3059">
      <w:pPr>
        <w:jc w:val="both"/>
        <w:rPr>
          <w:b/>
          <w:bCs/>
        </w:rPr>
      </w:pPr>
      <w:r w:rsidRPr="00BC3059">
        <w:rPr>
          <w:b/>
          <w:bCs/>
        </w:rPr>
        <w:t>1. Communication as a Policy Instrument</w:t>
      </w:r>
    </w:p>
    <w:p w14:paraId="3D2172ED" w14:textId="77777777" w:rsidR="00BC3059" w:rsidRDefault="00BC3059" w:rsidP="00BC3059">
      <w:pPr>
        <w:jc w:val="both"/>
      </w:pPr>
      <w:r>
        <w:t>Earlier monetary policy regimes treated communication as an afterthought-mostly descriptive, not analytical. Under FPAS Mark II, communication becomes a true policy instrument. It must:</w:t>
      </w:r>
    </w:p>
    <w:p w14:paraId="4742D19A" w14:textId="7E5FDBF6" w:rsidR="00BC3059" w:rsidRDefault="00BC3059">
      <w:pPr>
        <w:pStyle w:val="ListParagraph"/>
        <w:numPr>
          <w:ilvl w:val="0"/>
          <w:numId w:val="40"/>
        </w:numPr>
        <w:jc w:val="both"/>
      </w:pPr>
      <w:r>
        <w:t>shape expectations,</w:t>
      </w:r>
    </w:p>
    <w:p w14:paraId="696FE32D" w14:textId="7C09D9E2" w:rsidR="00BC3059" w:rsidRDefault="00BC3059">
      <w:pPr>
        <w:pStyle w:val="ListParagraph"/>
        <w:numPr>
          <w:ilvl w:val="0"/>
          <w:numId w:val="40"/>
        </w:numPr>
        <w:jc w:val="both"/>
      </w:pPr>
      <w:r>
        <w:t>clarify risks, and</w:t>
      </w:r>
    </w:p>
    <w:p w14:paraId="046B1436" w14:textId="34FE2393" w:rsidR="00BC3059" w:rsidRDefault="00BC3059">
      <w:pPr>
        <w:pStyle w:val="ListParagraph"/>
        <w:numPr>
          <w:ilvl w:val="0"/>
          <w:numId w:val="40"/>
        </w:numPr>
        <w:jc w:val="both"/>
      </w:pPr>
      <w:r>
        <w:t>explain judgment under uncertainty.</w:t>
      </w:r>
    </w:p>
    <w:p w14:paraId="7957A03C" w14:textId="51E5B793" w:rsidR="00BC3059" w:rsidRDefault="00BC3059" w:rsidP="00BC3059">
      <w:pPr>
        <w:jc w:val="both"/>
      </w:pPr>
      <w:r>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31AB0520" w14:textId="57ED94DF" w:rsidR="00BC3059" w:rsidRPr="00BC3059" w:rsidRDefault="00BC3059" w:rsidP="00BC3059">
      <w:pPr>
        <w:jc w:val="both"/>
        <w:rPr>
          <w:b/>
          <w:bCs/>
        </w:rPr>
      </w:pPr>
      <w:r w:rsidRPr="00BC3059">
        <w:rPr>
          <w:b/>
          <w:bCs/>
        </w:rPr>
        <w:t>2. Transparency and Accountability as Foundations</w:t>
      </w:r>
    </w:p>
    <w:p w14:paraId="08F062B0" w14:textId="77777777" w:rsidR="00BC3059" w:rsidRDefault="00BC3059" w:rsidP="00BC3059">
      <w:pPr>
        <w:jc w:val="both"/>
      </w:pPr>
      <w:r>
        <w:lastRenderedPageBreak/>
        <w:t>Strategic communication supports transparency-vital for maintaining credibility in a small open economy. FPAS Mark II requires:</w:t>
      </w:r>
    </w:p>
    <w:p w14:paraId="0906A70C" w14:textId="768F541B" w:rsidR="00BC3059" w:rsidRDefault="00BC3059">
      <w:pPr>
        <w:pStyle w:val="ListParagraph"/>
        <w:numPr>
          <w:ilvl w:val="0"/>
          <w:numId w:val="39"/>
        </w:numPr>
        <w:jc w:val="both"/>
      </w:pPr>
      <w:r>
        <w:t>clear explanations of decisions,</w:t>
      </w:r>
    </w:p>
    <w:p w14:paraId="5F43382C" w14:textId="4B7D1C74" w:rsidR="00BC3059" w:rsidRDefault="00BC3059">
      <w:pPr>
        <w:pStyle w:val="ListParagraph"/>
        <w:numPr>
          <w:ilvl w:val="0"/>
          <w:numId w:val="39"/>
        </w:numPr>
        <w:jc w:val="both"/>
      </w:pPr>
      <w:r>
        <w:t>structured presentation of scenarios,</w:t>
      </w:r>
    </w:p>
    <w:p w14:paraId="30CECE65" w14:textId="1ED1A6BE" w:rsidR="00BC3059" w:rsidRDefault="00BC3059">
      <w:pPr>
        <w:pStyle w:val="ListParagraph"/>
        <w:numPr>
          <w:ilvl w:val="0"/>
          <w:numId w:val="39"/>
        </w:numPr>
        <w:jc w:val="both"/>
      </w:pPr>
      <w:r>
        <w:t>attribution of votes and individual reasoning, and</w:t>
      </w:r>
    </w:p>
    <w:p w14:paraId="4690F746" w14:textId="6C3BD5D9" w:rsidR="00BC3059" w:rsidRDefault="00BC3059">
      <w:pPr>
        <w:pStyle w:val="ListParagraph"/>
        <w:numPr>
          <w:ilvl w:val="0"/>
          <w:numId w:val="39"/>
        </w:numPr>
        <w:jc w:val="both"/>
      </w:pPr>
      <w:r>
        <w:t>timely publication of minutes.</w:t>
      </w:r>
    </w:p>
    <w:p w14:paraId="5B9CE1B4" w14:textId="08B76FC3" w:rsidR="00BC3059" w:rsidRDefault="00BC3059" w:rsidP="00BC3059">
      <w:pPr>
        <w:jc w:val="both"/>
      </w:pPr>
      <w:r>
        <w:t xml:space="preserve">Transparency allows the public to understand not just </w:t>
      </w:r>
      <w:r w:rsidRPr="00BC3059">
        <w:rPr>
          <w:b/>
          <w:bCs/>
        </w:rPr>
        <w:t>what</w:t>
      </w:r>
      <w:r>
        <w:t xml:space="preserve"> the central bank decided but </w:t>
      </w:r>
      <w:r w:rsidRPr="00BC3059">
        <w:rPr>
          <w:b/>
          <w:bCs/>
        </w:rPr>
        <w:t>why</w:t>
      </w:r>
      <w:r>
        <w:t xml:space="preserve"> the decision was made despite uncertainty. Accountability is reinforced when Board members explain their reasoning and interpretation of risks.</w:t>
      </w:r>
    </w:p>
    <w:p w14:paraId="2C8B90C1" w14:textId="5A8AE6A8" w:rsidR="00BC3059" w:rsidRPr="00BC3059" w:rsidRDefault="00BC3059" w:rsidP="00BC3059">
      <w:pPr>
        <w:jc w:val="both"/>
        <w:rPr>
          <w:b/>
          <w:bCs/>
        </w:rPr>
      </w:pPr>
      <w:r w:rsidRPr="00BC3059">
        <w:rPr>
          <w:b/>
          <w:bCs/>
        </w:rPr>
        <w:t>3. Scenario-Based Communication</w:t>
      </w:r>
    </w:p>
    <w:p w14:paraId="013D1834" w14:textId="74532D1E" w:rsidR="00BC3059" w:rsidRDefault="00BC3059" w:rsidP="00BC3059">
      <w:pPr>
        <w:jc w:val="both"/>
      </w:pPr>
      <w:r>
        <w:t>FPAS Mark II organizes communication around scenarios rather than deterministic forecasts. Instead of projecting a single path for inflation and output, the central bank explains a distribution of possible outcomes-baseline, adverse, and optimistic.</w:t>
      </w:r>
    </w:p>
    <w:p w14:paraId="794C562B" w14:textId="479F0243" w:rsidR="00BC3059" w:rsidRDefault="00BC3059" w:rsidP="00BC3059">
      <w:pPr>
        <w:jc w:val="both"/>
      </w:pPr>
      <w: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0092BAF4" w14:textId="1BF8B872" w:rsidR="00BC3059" w:rsidRPr="00BC3059" w:rsidRDefault="00BC3059" w:rsidP="00BC3059">
      <w:pPr>
        <w:jc w:val="both"/>
        <w:rPr>
          <w:b/>
          <w:bCs/>
        </w:rPr>
      </w:pPr>
      <w:r w:rsidRPr="00BC3059">
        <w:rPr>
          <w:b/>
          <w:bCs/>
        </w:rPr>
        <w:t>4. The Role of Expectations in Monetary Transmission</w:t>
      </w:r>
    </w:p>
    <w:p w14:paraId="181AE029" w14:textId="77777777" w:rsidR="00BC3059" w:rsidRDefault="00BC3059" w:rsidP="00BC3059">
      <w:pPr>
        <w:jc w:val="both"/>
      </w:pPr>
      <w:r>
        <w:t>Monetary policy operates largely through expectations. Expectations of:</w:t>
      </w:r>
    </w:p>
    <w:p w14:paraId="5A163D3E" w14:textId="62BD9F0B" w:rsidR="00BC3059" w:rsidRDefault="00BC3059">
      <w:pPr>
        <w:pStyle w:val="ListParagraph"/>
        <w:numPr>
          <w:ilvl w:val="0"/>
          <w:numId w:val="38"/>
        </w:numPr>
        <w:jc w:val="both"/>
      </w:pPr>
      <w:r>
        <w:t>future interest rates,</w:t>
      </w:r>
    </w:p>
    <w:p w14:paraId="22384948" w14:textId="4D61D4AD" w:rsidR="00BC3059" w:rsidRDefault="00BC3059">
      <w:pPr>
        <w:pStyle w:val="ListParagraph"/>
        <w:numPr>
          <w:ilvl w:val="0"/>
          <w:numId w:val="38"/>
        </w:numPr>
        <w:jc w:val="both"/>
      </w:pPr>
      <w:r>
        <w:t>inflation,</w:t>
      </w:r>
    </w:p>
    <w:p w14:paraId="6460118A" w14:textId="4FE56EEB" w:rsidR="00BC3059" w:rsidRDefault="00BC3059">
      <w:pPr>
        <w:pStyle w:val="ListParagraph"/>
        <w:numPr>
          <w:ilvl w:val="0"/>
          <w:numId w:val="38"/>
        </w:numPr>
        <w:jc w:val="both"/>
      </w:pPr>
      <w:r>
        <w:t>financial conditions, and</w:t>
      </w:r>
    </w:p>
    <w:p w14:paraId="548DD8C9" w14:textId="3F96F967" w:rsidR="00BC3059" w:rsidRDefault="00BC3059">
      <w:pPr>
        <w:pStyle w:val="ListParagraph"/>
        <w:numPr>
          <w:ilvl w:val="0"/>
          <w:numId w:val="38"/>
        </w:numPr>
        <w:jc w:val="both"/>
      </w:pPr>
      <w:r>
        <w:t>external developments</w:t>
      </w:r>
    </w:p>
    <w:p w14:paraId="60C2884F" w14:textId="7BA92EB5" w:rsidR="00BC3059" w:rsidRDefault="00BC3059" w:rsidP="00BC3059">
      <w:pPr>
        <w:jc w:val="both"/>
      </w:pPr>
      <w:r>
        <w:t>shape economic behaviour. FPAS Mark II acknowledges that clear communication reduces risk premiums, anchors expectations, and supports smoother transmission.</w:t>
      </w:r>
    </w:p>
    <w:p w14:paraId="300D0D63" w14:textId="6CF4159A" w:rsidR="00BC3059" w:rsidRDefault="00BC3059" w:rsidP="00BC3059">
      <w:pPr>
        <w:jc w:val="both"/>
      </w:pPr>
      <w:r>
        <w:t>When the public understands the central bank’s reaction to risks, volatility decreases and policy becomes more effective.</w:t>
      </w:r>
    </w:p>
    <w:p w14:paraId="7FC75F5C" w14:textId="7E161D63" w:rsidR="00BC3059" w:rsidRPr="00BC3059" w:rsidRDefault="00BC3059" w:rsidP="00BC3059">
      <w:pPr>
        <w:jc w:val="both"/>
        <w:rPr>
          <w:b/>
          <w:bCs/>
        </w:rPr>
      </w:pPr>
      <w:r w:rsidRPr="00BC3059">
        <w:rPr>
          <w:b/>
          <w:bCs/>
        </w:rPr>
        <w:t>5. Communication Vehicles Under FPAS Mark II</w:t>
      </w:r>
    </w:p>
    <w:p w14:paraId="1EA248CE" w14:textId="77777777" w:rsidR="00BC3059" w:rsidRDefault="00BC3059" w:rsidP="00BC3059">
      <w:pPr>
        <w:jc w:val="both"/>
      </w:pPr>
      <w:r>
        <w:t>The Central Bank of Armenia employs a suite of communication tools, each serving a specific purpose:</w:t>
      </w:r>
    </w:p>
    <w:p w14:paraId="52CFCE64" w14:textId="1DE5C9DC" w:rsidR="00BC3059" w:rsidRDefault="00BC3059">
      <w:pPr>
        <w:pStyle w:val="ListParagraph"/>
        <w:numPr>
          <w:ilvl w:val="0"/>
          <w:numId w:val="37"/>
        </w:numPr>
        <w:jc w:val="both"/>
      </w:pPr>
      <w:r>
        <w:t>Monetary Policy Report (MPR)</w:t>
      </w:r>
    </w:p>
    <w:p w14:paraId="092DBE14" w14:textId="65E6E03B" w:rsidR="00BC3059" w:rsidRDefault="00BC3059">
      <w:pPr>
        <w:pStyle w:val="ListParagraph"/>
        <w:numPr>
          <w:ilvl w:val="0"/>
          <w:numId w:val="37"/>
        </w:numPr>
        <w:jc w:val="both"/>
      </w:pPr>
      <w:r>
        <w:lastRenderedPageBreak/>
        <w:t>Executive Statement</w:t>
      </w:r>
    </w:p>
    <w:p w14:paraId="3AE1C062" w14:textId="3FDB03C8" w:rsidR="00BC3059" w:rsidRDefault="00BC3059">
      <w:pPr>
        <w:pStyle w:val="ListParagraph"/>
        <w:numPr>
          <w:ilvl w:val="0"/>
          <w:numId w:val="37"/>
        </w:numPr>
        <w:jc w:val="both"/>
      </w:pPr>
      <w:r>
        <w:t>Attributed minutes</w:t>
      </w:r>
    </w:p>
    <w:p w14:paraId="019E5582" w14:textId="363BA62A" w:rsidR="00BC3059" w:rsidRDefault="00BC3059">
      <w:pPr>
        <w:pStyle w:val="ListParagraph"/>
        <w:numPr>
          <w:ilvl w:val="0"/>
          <w:numId w:val="37"/>
        </w:numPr>
        <w:jc w:val="both"/>
      </w:pPr>
      <w:r>
        <w:t>Press conferences</w:t>
      </w:r>
    </w:p>
    <w:p w14:paraId="6EC66EF4" w14:textId="33A148D4" w:rsidR="00BC3059" w:rsidRDefault="00BC3059">
      <w:pPr>
        <w:pStyle w:val="ListParagraph"/>
        <w:numPr>
          <w:ilvl w:val="0"/>
          <w:numId w:val="37"/>
        </w:numPr>
        <w:jc w:val="both"/>
      </w:pPr>
      <w:r>
        <w:t>Analyst briefings</w:t>
      </w:r>
    </w:p>
    <w:p w14:paraId="4D9B698C" w14:textId="2D48EC31" w:rsidR="00BC3059" w:rsidRDefault="00BC3059">
      <w:pPr>
        <w:pStyle w:val="ListParagraph"/>
        <w:numPr>
          <w:ilvl w:val="0"/>
          <w:numId w:val="37"/>
        </w:numPr>
        <w:jc w:val="both"/>
      </w:pPr>
      <w:r>
        <w:t>Media interviews</w:t>
      </w:r>
    </w:p>
    <w:p w14:paraId="5E2CF0B5" w14:textId="6FFEF33D" w:rsidR="00BC3059" w:rsidRDefault="00BC3059">
      <w:pPr>
        <w:pStyle w:val="ListParagraph"/>
        <w:numPr>
          <w:ilvl w:val="0"/>
          <w:numId w:val="37"/>
        </w:numPr>
        <w:jc w:val="both"/>
      </w:pPr>
      <w:r>
        <w:t>Public speeches</w:t>
      </w:r>
    </w:p>
    <w:p w14:paraId="7D1B2937" w14:textId="7204876F" w:rsidR="00BC3059" w:rsidRDefault="00BC3059">
      <w:pPr>
        <w:pStyle w:val="ListParagraph"/>
        <w:numPr>
          <w:ilvl w:val="0"/>
          <w:numId w:val="37"/>
        </w:numPr>
        <w:jc w:val="both"/>
      </w:pPr>
      <w:r>
        <w:t>Educational materials via the Learning Hub</w:t>
      </w:r>
    </w:p>
    <w:p w14:paraId="76E55BD6" w14:textId="4C1F5C9E" w:rsidR="00BC3059" w:rsidRDefault="00BC3059" w:rsidP="00BC3059">
      <w:pPr>
        <w:jc w:val="both"/>
      </w:pPr>
      <w: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BC3059" w:rsidRDefault="00BC3059" w:rsidP="00BC3059">
      <w:pPr>
        <w:jc w:val="both"/>
        <w:rPr>
          <w:b/>
          <w:bCs/>
        </w:rPr>
      </w:pPr>
      <w:r w:rsidRPr="00BC3059">
        <w:rPr>
          <w:b/>
          <w:bCs/>
        </w:rPr>
        <w:t>6.</w:t>
      </w:r>
      <w:r>
        <w:rPr>
          <w:b/>
          <w:bCs/>
        </w:rPr>
        <w:t xml:space="preserve"> </w:t>
      </w:r>
      <w:r w:rsidRPr="00BC3059">
        <w:rPr>
          <w:b/>
          <w:bCs/>
        </w:rPr>
        <w:t>Risk Communication and Credibility</w:t>
      </w:r>
    </w:p>
    <w:p w14:paraId="3D5FA0D6" w14:textId="77777777" w:rsidR="00BC3059" w:rsidRDefault="00BC3059" w:rsidP="00BC3059">
      <w:pPr>
        <w:jc w:val="both"/>
      </w:pPr>
      <w: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Default="00BC3059" w:rsidP="00BC3059">
      <w:pPr>
        <w:jc w:val="both"/>
      </w:pPr>
      <w: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BC3059" w:rsidRDefault="00BC3059" w:rsidP="00BC3059">
      <w:pPr>
        <w:jc w:val="both"/>
        <w:rPr>
          <w:b/>
          <w:bCs/>
        </w:rPr>
      </w:pPr>
      <w:r w:rsidRPr="00BC3059">
        <w:rPr>
          <w:b/>
          <w:bCs/>
        </w:rPr>
        <w:t>Conclusion</w:t>
      </w:r>
    </w:p>
    <w:p w14:paraId="6654702E" w14:textId="4CDAFD10" w:rsidR="00BC3059" w:rsidRDefault="00BC3059" w:rsidP="00BC3059">
      <w:pPr>
        <w:jc w:val="both"/>
      </w:pPr>
      <w: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Default="00BC3059" w:rsidP="00BC3059">
      <w:pPr>
        <w:jc w:val="both"/>
      </w:pPr>
      <w:r>
        <w:t>Communication is not an accessory-it is essential to modern monetary policy.</w:t>
      </w:r>
    </w:p>
    <w:p w14:paraId="0B1B1B4A" w14:textId="77777777" w:rsidR="00755B5D" w:rsidRPr="009659F4" w:rsidRDefault="00755B5D" w:rsidP="00755B5D">
      <w:pPr>
        <w:rPr>
          <w:b/>
          <w:bCs/>
        </w:rPr>
      </w:pPr>
      <w:r w:rsidRPr="009659F4">
        <w:rPr>
          <w:b/>
          <w:bCs/>
        </w:rPr>
        <w:t>Literature &amp; Further Reading</w:t>
      </w:r>
    </w:p>
    <w:p w14:paraId="29F2989C"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5AD57163" w14:textId="77777777" w:rsidR="00755B5D" w:rsidRPr="00B76A1F" w:rsidRDefault="00755B5D" w:rsidP="00755B5D">
      <w:pPr>
        <w:ind w:left="720"/>
        <w:jc w:val="both"/>
      </w:pPr>
      <w:hyperlink r:id="rId94" w:history="1">
        <w:r w:rsidRPr="00B76A1F">
          <w:rPr>
            <w:rStyle w:val="Hyperlink"/>
          </w:rPr>
          <w:t>https://www.ijcb.org/journal/ijcb14q1a6.htm</w:t>
        </w:r>
      </w:hyperlink>
    </w:p>
    <w:p w14:paraId="496BBF34"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95" w:history="1">
        <w:r w:rsidRPr="00B82288">
          <w:rPr>
            <w:rStyle w:val="Hyperlink"/>
            <w:iCs/>
          </w:rPr>
          <w:t>Prudent Risk Management Approach to Monetary Policy: Theory and Practice of FPAS Mark II at the Central Bank of Armenia</w:t>
        </w:r>
      </w:hyperlink>
      <w:r w:rsidRPr="00B82288">
        <w:rPr>
          <w:iCs/>
        </w:rPr>
        <w:t>.</w:t>
      </w:r>
    </w:p>
    <w:p w14:paraId="4592F85F" w14:textId="77777777" w:rsidR="00755B5D" w:rsidRPr="00416680" w:rsidRDefault="00755B5D">
      <w:pPr>
        <w:pStyle w:val="ListParagraph"/>
        <w:numPr>
          <w:ilvl w:val="0"/>
          <w:numId w:val="14"/>
        </w:numPr>
        <w:spacing w:before="227" w:line="312" w:lineRule="auto"/>
        <w:ind w:right="524"/>
      </w:pPr>
      <w:r w:rsidRPr="00B95FC1">
        <w:lastRenderedPageBreak/>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324F1D1E" w14:textId="77777777" w:rsidR="00755B5D" w:rsidRPr="00B76A1F" w:rsidRDefault="00755B5D">
      <w:pPr>
        <w:numPr>
          <w:ilvl w:val="0"/>
          <w:numId w:val="14"/>
        </w:numPr>
        <w:jc w:val="both"/>
      </w:pPr>
      <w:r w:rsidRPr="00B76A1F">
        <w:t>Freedman, C., &amp; Laxton, D. (2009). “Why Inflation Targeting?” IMF Working Paper 09/86. </w:t>
      </w:r>
      <w:hyperlink r:id="rId96" w:tgtFrame="_blank" w:history="1">
        <w:r w:rsidRPr="00B76A1F">
          <w:rPr>
            <w:rStyle w:val="Hyperlink"/>
          </w:rPr>
          <w:t>https://www.imf.org/external/pubs/ft/wp/2009/wp0986.pdf</w:t>
        </w:r>
      </w:hyperlink>
    </w:p>
    <w:p w14:paraId="201CE21D" w14:textId="77777777" w:rsidR="00755B5D" w:rsidRDefault="00755B5D">
      <w:pPr>
        <w:numPr>
          <w:ilvl w:val="0"/>
          <w:numId w:val="14"/>
        </w:numPr>
        <w:jc w:val="both"/>
      </w:pPr>
      <w:r w:rsidRPr="00B76A1F">
        <w:t>Debelle, G., &amp; Laxton, D. (1996). “Is the Phillips Curve Really a Curve? Some Evidence for Australia.” IMF Working Paper 96/37. </w:t>
      </w:r>
    </w:p>
    <w:p w14:paraId="7EA3F720" w14:textId="18B1987E" w:rsidR="00755B5D" w:rsidRPr="00896F7E" w:rsidRDefault="00755B5D" w:rsidP="00755B5D">
      <w:pPr>
        <w:ind w:left="720"/>
        <w:jc w:val="both"/>
      </w:pPr>
      <w:hyperlink r:id="rId97" w:history="1">
        <w:r w:rsidRPr="00B76A1F">
          <w:rPr>
            <w:rStyle w:val="Hyperlink"/>
          </w:rPr>
          <w:t>https://www.imf.org/en/publications/wp/issues/2016/12/30/is-the-phillips-curve-really-a-curve-some-evidence-for-canada-the-united-kingdom-and-the-2079</w:t>
        </w:r>
      </w:hyperlink>
    </w:p>
    <w:p w14:paraId="70A065A4" w14:textId="77416675" w:rsidR="00896F7E" w:rsidRPr="00755B5D" w:rsidRDefault="00000000" w:rsidP="00755B5D">
      <w:pPr>
        <w:jc w:val="both"/>
      </w:pPr>
      <w:r>
        <w:pict w14:anchorId="54683BF0">
          <v:rect id="_x0000_i1043" style="width:0;height:1.5pt" o:hralign="center" o:hrstd="t" o:hr="t" fillcolor="#a0a0a0" stroked="f"/>
        </w:pict>
      </w:r>
    </w:p>
    <w:p w14:paraId="2DC51039" w14:textId="22CF78C0" w:rsidR="002C62BB" w:rsidRDefault="00BC3059" w:rsidP="00A4792F">
      <w:pPr>
        <w:rPr>
          <w:b/>
          <w:bCs/>
        </w:rPr>
      </w:pPr>
      <w:r>
        <w:rPr>
          <w:b/>
          <w:bCs/>
        </w:rPr>
        <w:t>Script</w:t>
      </w:r>
    </w:p>
    <w:p w14:paraId="7C0C2C60" w14:textId="77777777" w:rsidR="002C62BB" w:rsidRPr="00E72D33" w:rsidRDefault="002C62BB" w:rsidP="00A4792F">
      <w:pPr>
        <w:jc w:val="both"/>
      </w:pPr>
      <w:r w:rsidRPr="00E72D33">
        <w:t xml:space="preserve">Hello everyone, I’m </w:t>
      </w:r>
      <w:r w:rsidRPr="00E72D33">
        <w:rPr>
          <w:b/>
          <w:bCs/>
        </w:rPr>
        <w:t>Susanna Grigoryan</w:t>
      </w:r>
      <w:r w:rsidRPr="00E72D33">
        <w:t xml:space="preserve">, an economist at the </w:t>
      </w:r>
      <w:r w:rsidRPr="00E72D33">
        <w:rPr>
          <w:b/>
          <w:bCs/>
        </w:rPr>
        <w:t>Central Bank of Armenia</w:t>
      </w:r>
      <w:r w:rsidRPr="00E72D33">
        <w:t xml:space="preserve"> and a </w:t>
      </w:r>
      <w:r w:rsidRPr="00E72D33">
        <w:rPr>
          <w:b/>
          <w:bCs/>
        </w:rPr>
        <w:t>Level One student at the Global Forecasting School</w:t>
      </w:r>
      <w:r w:rsidRPr="00E72D33">
        <w:t>. In this session, we’ll explore the role of strategic communication in modern central banking and how it has become a core component of the FPAS Mark II framework.</w:t>
      </w:r>
    </w:p>
    <w:p w14:paraId="7A0F5EA0" w14:textId="77777777" w:rsidR="002C62BB" w:rsidRPr="00E72D33" w:rsidRDefault="002C62BB" w:rsidP="00A4792F">
      <w:pPr>
        <w:jc w:val="both"/>
      </w:pPr>
      <w:r w:rsidRPr="00E72D33">
        <w:t>Strategic communication is no longer a supplementary activity—it is a central instrument of modern monetary policy. Clear, transparent, and timely communication enhances 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E72D33" w:rsidRDefault="002C62BB" w:rsidP="00A4792F">
      <w:pPr>
        <w:jc w:val="both"/>
      </w:pPr>
      <w:r w:rsidRPr="00E72D33">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E72D33" w:rsidRDefault="002C62BB" w:rsidP="00A4792F">
      <w:pPr>
        <w:jc w:val="both"/>
      </w:pPr>
      <w:r w:rsidRPr="00E72D33">
        <w:t xml:space="preserve">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w:t>
      </w:r>
      <w:r w:rsidRPr="00E72D33">
        <w:lastRenderedPageBreak/>
        <w:t>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E72D33" w:rsidRDefault="002C62BB" w:rsidP="00A4792F">
      <w:pPr>
        <w:jc w:val="both"/>
      </w:pPr>
      <w:r w:rsidRPr="00E72D33">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E72D33" w:rsidRDefault="002C62BB" w:rsidP="00A4792F">
      <w:pPr>
        <w:jc w:val="both"/>
      </w:pPr>
      <w:r w:rsidRPr="00E72D33">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E72D33" w:rsidRDefault="002C62BB" w:rsidP="00A4792F">
      <w:pPr>
        <w:jc w:val="both"/>
      </w:pPr>
      <w:r w:rsidRPr="00E72D33">
        <w: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t>
      </w:r>
    </w:p>
    <w:p w14:paraId="56822A8C" w14:textId="77777777" w:rsidR="002C62BB" w:rsidRPr="00E72D33" w:rsidRDefault="002C62BB" w:rsidP="00A4792F">
      <w:pPr>
        <w:jc w:val="both"/>
      </w:pPr>
      <w:r w:rsidRPr="00E72D33">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E72D33" w:rsidRDefault="002C62BB" w:rsidP="00A4792F">
      <w:pPr>
        <w:jc w:val="both"/>
      </w:pPr>
      <w:r w:rsidRPr="00E72D33">
        <w:lastRenderedPageBreak/>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77526669" w14:textId="799BBC98" w:rsidR="002C62BB" w:rsidRDefault="002C62BB" w:rsidP="00755B5D">
      <w:pPr>
        <w:jc w:val="both"/>
      </w:pPr>
      <w:r w:rsidRPr="00E72D33">
        <w:t xml:space="preserve">Thank you for watching, and I would like to acknowledge </w:t>
      </w:r>
      <w:r w:rsidRPr="00E72D33">
        <w:rPr>
          <w:b/>
          <w:bCs/>
        </w:rPr>
        <w:t xml:space="preserve">Douglas Laxton, Martin Galstyan, Vahe Avagyan, Jared Laxton, </w:t>
      </w:r>
      <w:r w:rsidR="00DF197D" w:rsidRPr="00DF197D">
        <w:rPr>
          <w:b/>
          <w:bCs/>
        </w:rPr>
        <w:t>Asya Kostanyan</w:t>
      </w:r>
      <w:r w:rsidRPr="00E72D33">
        <w:rPr>
          <w:b/>
          <w:bCs/>
        </w:rPr>
        <w:t xml:space="preserve">, and </w:t>
      </w:r>
      <w:r w:rsidR="00DF197D" w:rsidRPr="00DF197D">
        <w:rPr>
          <w:b/>
          <w:bCs/>
        </w:rPr>
        <w:t>Sopio Mkervalidze</w:t>
      </w:r>
      <w:r w:rsidRPr="00E72D33">
        <w:t xml:space="preserve"> at the </w:t>
      </w:r>
      <w:r w:rsidRPr="00E72D33">
        <w:rPr>
          <w:b/>
          <w:bCs/>
        </w:rPr>
        <w:t>Global Forecasting School</w:t>
      </w:r>
      <w:r w:rsidRPr="00E72D33">
        <w:t xml:space="preserve"> and </w:t>
      </w:r>
      <w:r w:rsidRPr="00E72D33">
        <w:rPr>
          <w:b/>
          <w:bCs/>
        </w:rPr>
        <w:t>The Better Policy Project</w:t>
      </w:r>
      <w:r w:rsidRPr="00E72D33">
        <w:t xml:space="preserve"> for their guidance and support in producing this video.</w:t>
      </w:r>
    </w:p>
    <w:p w14:paraId="2C3385BB" w14:textId="1E6351CD" w:rsidR="002C62BB" w:rsidRDefault="002C62BB">
      <w:r>
        <w:br w:type="page"/>
      </w:r>
    </w:p>
    <w:p w14:paraId="3B3C3D07" w14:textId="515CF03C" w:rsidR="002C62BB" w:rsidRPr="001C5C6E" w:rsidRDefault="00B95FC1" w:rsidP="002C62BB">
      <w:pPr>
        <w:pStyle w:val="Heading1"/>
      </w:pPr>
      <w:bookmarkStart w:id="743" w:name="_Toc214436085"/>
      <w:bookmarkStart w:id="744" w:name="_Toc214669676"/>
      <w:r>
        <w:lastRenderedPageBreak/>
        <w:t>!</w:t>
      </w:r>
      <w:r w:rsidR="00B864BA" w:rsidRPr="00B864BA">
        <w:t xml:space="preserve"> </w:t>
      </w:r>
      <w:r w:rsidR="00B864BA">
        <w:t>Video 1</w:t>
      </w:r>
      <w:r w:rsidR="00085647">
        <w:t>7</w:t>
      </w:r>
      <w:r w:rsidR="00B864BA">
        <w:t xml:space="preserve"> -</w:t>
      </w:r>
      <w:r>
        <w:t xml:space="preserve"> </w:t>
      </w:r>
      <w:r w:rsidR="002C62BB" w:rsidRPr="001C5C6E">
        <w:t>Measuring and Enhancing Transparency</w:t>
      </w:r>
      <w:bookmarkEnd w:id="743"/>
      <w:bookmarkEnd w:id="744"/>
    </w:p>
    <w:p w14:paraId="10FE04E5" w14:textId="77777777" w:rsidR="002C62BB" w:rsidRDefault="002C62BB" w:rsidP="00A4792F">
      <w:pPr>
        <w:jc w:val="center"/>
        <w:rPr>
          <w:b/>
          <w:bCs/>
        </w:rPr>
      </w:pPr>
    </w:p>
    <w:p w14:paraId="7C0E8660" w14:textId="77777777" w:rsidR="002C62BB" w:rsidRDefault="002C62BB" w:rsidP="00A4792F">
      <w:pPr>
        <w:rPr>
          <w:b/>
          <w:bCs/>
        </w:rPr>
      </w:pPr>
      <w:r>
        <w:rPr>
          <w:b/>
          <w:bCs/>
        </w:rPr>
        <w:t>Susanna Grigoryan</w:t>
      </w:r>
    </w:p>
    <w:p w14:paraId="54461220" w14:textId="77777777" w:rsidR="002C62BB" w:rsidRPr="009659F4" w:rsidRDefault="002C62BB" w:rsidP="00A4792F">
      <w:pPr>
        <w:rPr>
          <w:b/>
          <w:bCs/>
        </w:rPr>
      </w:pPr>
      <w:r w:rsidRPr="009659F4">
        <w:rPr>
          <w:b/>
          <w:bCs/>
        </w:rPr>
        <w:t>Recent Staff Member, Monetary Policy Department, Central Bank of Armenia</w:t>
      </w:r>
    </w:p>
    <w:p w14:paraId="1F323C34" w14:textId="77777777" w:rsidR="002C62BB" w:rsidRPr="009659F4" w:rsidRDefault="002C62BB" w:rsidP="00A4792F">
      <w:pPr>
        <w:rPr>
          <w:b/>
          <w:bCs/>
        </w:rPr>
      </w:pPr>
      <w:r w:rsidRPr="009659F4">
        <w:rPr>
          <w:b/>
          <w:bCs/>
        </w:rPr>
        <w:t>Student, Global Forecasting School</w:t>
      </w:r>
    </w:p>
    <w:p w14:paraId="653C63EA" w14:textId="77777777" w:rsidR="002C62BB" w:rsidRDefault="002C62BB" w:rsidP="00A4792F">
      <w:pPr>
        <w:rPr>
          <w:b/>
          <w:bCs/>
        </w:rPr>
      </w:pPr>
      <w:r>
        <w:rPr>
          <w:b/>
          <w:bCs/>
        </w:rPr>
        <w:t xml:space="preserve">November </w:t>
      </w:r>
      <w:r w:rsidRPr="009659F4">
        <w:rPr>
          <w:b/>
          <w:bCs/>
        </w:rPr>
        <w:t>2025</w:t>
      </w:r>
    </w:p>
    <w:p w14:paraId="2F49F8B7" w14:textId="77777777" w:rsidR="00896F7E" w:rsidRDefault="00896F7E" w:rsidP="00A4792F">
      <w:pPr>
        <w:rPr>
          <w:b/>
          <w:bCs/>
        </w:rPr>
      </w:pPr>
    </w:p>
    <w:p w14:paraId="3959AE8F" w14:textId="77777777" w:rsidR="00896F7E" w:rsidRDefault="00896F7E" w:rsidP="00896F7E">
      <w:pPr>
        <w:rPr>
          <w:b/>
          <w:bCs/>
        </w:rPr>
      </w:pPr>
      <w:r w:rsidRPr="00896F7E">
        <w:rPr>
          <w:b/>
          <w:bCs/>
        </w:rPr>
        <w:t>Note</w:t>
      </w:r>
    </w:p>
    <w:p w14:paraId="34213027" w14:textId="77777777" w:rsidR="004E60D5" w:rsidRPr="004E60D5" w:rsidRDefault="004E60D5" w:rsidP="004E60D5">
      <w:pPr>
        <w:jc w:val="both"/>
      </w:pPr>
      <w:r w:rsidRPr="004E60D5">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Default="004E60D5" w:rsidP="004E60D5">
      <w:pPr>
        <w:jc w:val="both"/>
      </w:pPr>
      <w:r w:rsidRPr="004E60D5">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79E4531" w14:textId="77777777" w:rsidR="00755B5D" w:rsidRDefault="00755B5D" w:rsidP="00755B5D">
      <w:pPr>
        <w:rPr>
          <w:b/>
          <w:bCs/>
        </w:rPr>
      </w:pPr>
    </w:p>
    <w:p w14:paraId="1DD14D6F" w14:textId="77777777" w:rsidR="00755B5D" w:rsidRPr="009659F4" w:rsidRDefault="00755B5D" w:rsidP="00755B5D">
      <w:pPr>
        <w:rPr>
          <w:b/>
          <w:bCs/>
        </w:rPr>
      </w:pPr>
      <w:r w:rsidRPr="009659F4">
        <w:rPr>
          <w:b/>
          <w:bCs/>
        </w:rPr>
        <w:t>Literature &amp; Further Reading</w:t>
      </w:r>
    </w:p>
    <w:p w14:paraId="01944CA2"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314C83E5" w14:textId="77777777" w:rsidR="00755B5D" w:rsidRPr="00B76A1F" w:rsidRDefault="00755B5D" w:rsidP="00755B5D">
      <w:pPr>
        <w:ind w:left="720"/>
        <w:jc w:val="both"/>
      </w:pPr>
      <w:hyperlink r:id="rId98" w:history="1">
        <w:r w:rsidRPr="00B76A1F">
          <w:rPr>
            <w:rStyle w:val="Hyperlink"/>
          </w:rPr>
          <w:t>https://www.ijcb.org/journal/ijcb14q1a6.htm</w:t>
        </w:r>
      </w:hyperlink>
    </w:p>
    <w:p w14:paraId="5F6CC600" w14:textId="77777777" w:rsidR="00755B5D" w:rsidRPr="00416680" w:rsidRDefault="00755B5D">
      <w:pPr>
        <w:pStyle w:val="ListParagraph"/>
        <w:numPr>
          <w:ilvl w:val="0"/>
          <w:numId w:val="14"/>
        </w:numPr>
        <w:spacing w:before="227" w:line="312" w:lineRule="auto"/>
        <w:ind w:right="524"/>
      </w:pPr>
      <w:r w:rsidRPr="00B95FC1">
        <w:t>Laxton, D., Galstyan, M., and Avagyan, V. January 2024</w:t>
      </w:r>
      <w:r>
        <w:t>.</w:t>
      </w:r>
      <w:r w:rsidRPr="00456ABE">
        <w:rPr>
          <w:spacing w:val="80"/>
        </w:rPr>
        <w:t xml:space="preserve"> </w:t>
      </w:r>
      <w:hyperlink r:id="rId99" w:history="1">
        <w:r w:rsidRPr="00B82288">
          <w:rPr>
            <w:rStyle w:val="Hyperlink"/>
            <w:iCs/>
          </w:rPr>
          <w:t>Prudent Risk Management Approach to Monetary Policy: Theory and Practice of FPAS Mark II at the Central Bank of Armenia</w:t>
        </w:r>
      </w:hyperlink>
      <w:r w:rsidRPr="00B82288">
        <w:rPr>
          <w:iCs/>
        </w:rPr>
        <w:t>.</w:t>
      </w:r>
    </w:p>
    <w:p w14:paraId="6AF4E339" w14:textId="77777777" w:rsidR="00755B5D" w:rsidRPr="00416680" w:rsidRDefault="00755B5D">
      <w:pPr>
        <w:pStyle w:val="ListParagraph"/>
        <w:numPr>
          <w:ilvl w:val="0"/>
          <w:numId w:val="14"/>
        </w:numPr>
        <w:spacing w:before="227" w:line="312" w:lineRule="auto"/>
        <w:ind w:right="524"/>
      </w:pPr>
      <w:r w:rsidRPr="00B95FC1">
        <w:t>Laxton, D., Avetisyan, H. and Avagyan, V.</w:t>
      </w:r>
      <w:r>
        <w:t>. December 2025.</w:t>
      </w:r>
      <w:r w:rsidRPr="00456ABE">
        <w:rPr>
          <w:spacing w:val="80"/>
        </w:rPr>
        <w:t xml:space="preserve"> </w:t>
      </w:r>
      <w:r w:rsidRPr="00B82288">
        <w:rPr>
          <w:iCs/>
        </w:rPr>
        <w:t>Prudent Risk Management Approach to Monetary Policy: Theory and Practice of FPAS Mark II at the Central Bank of Armenia.</w:t>
      </w:r>
      <w:r>
        <w:rPr>
          <w:iCs/>
        </w:rPr>
        <w:t xml:space="preserve"> Unpublished Working Draft</w:t>
      </w:r>
    </w:p>
    <w:p w14:paraId="4FBDF58C" w14:textId="77777777" w:rsidR="00755B5D" w:rsidRPr="00B76A1F" w:rsidRDefault="00755B5D">
      <w:pPr>
        <w:numPr>
          <w:ilvl w:val="0"/>
          <w:numId w:val="14"/>
        </w:numPr>
        <w:jc w:val="both"/>
      </w:pPr>
      <w:r w:rsidRPr="00B76A1F">
        <w:lastRenderedPageBreak/>
        <w:t>Freedman, C., &amp; Laxton, D. (2009). “Why Inflation Targeting?” IMF Working Paper 09/86. </w:t>
      </w:r>
      <w:hyperlink r:id="rId100" w:tgtFrame="_blank" w:history="1">
        <w:r w:rsidRPr="00B76A1F">
          <w:rPr>
            <w:rStyle w:val="Hyperlink"/>
          </w:rPr>
          <w:t>https://www.imf.org/external/pubs/ft/wp/2009/wp0986.pdf</w:t>
        </w:r>
      </w:hyperlink>
    </w:p>
    <w:p w14:paraId="4581CECE" w14:textId="77777777" w:rsidR="00755B5D" w:rsidRDefault="00755B5D">
      <w:pPr>
        <w:numPr>
          <w:ilvl w:val="0"/>
          <w:numId w:val="14"/>
        </w:numPr>
        <w:jc w:val="both"/>
      </w:pPr>
      <w:r w:rsidRPr="00B76A1F">
        <w:t>Debelle, G., &amp; Laxton, D. (1996). “Is the Phillips Curve Really a Curve? Some Evidence for Australia.” IMF Working Paper 96/37. </w:t>
      </w:r>
    </w:p>
    <w:p w14:paraId="4C69EB25" w14:textId="3D96B3B9" w:rsidR="00755B5D" w:rsidRPr="00896F7E" w:rsidRDefault="00755B5D" w:rsidP="00755B5D">
      <w:pPr>
        <w:ind w:left="720"/>
        <w:jc w:val="both"/>
      </w:pPr>
      <w:hyperlink r:id="rId101" w:history="1">
        <w:r w:rsidRPr="00B76A1F">
          <w:rPr>
            <w:rStyle w:val="Hyperlink"/>
          </w:rPr>
          <w:t>https://www.imf.org/en/publications/wp/issues/2016/12/30/is-the-phillips-curve-really-a-curve-some-evidence-for-canada-the-united-kingdom-and-the-2079</w:t>
        </w:r>
      </w:hyperlink>
    </w:p>
    <w:p w14:paraId="408A6A4F" w14:textId="77777777" w:rsidR="00896F7E" w:rsidRPr="00896F7E" w:rsidRDefault="00000000" w:rsidP="00896F7E">
      <w:pPr>
        <w:jc w:val="both"/>
      </w:pPr>
      <w:r>
        <w:pict w14:anchorId="33254F23">
          <v:rect id="_x0000_i1044" style="width:0;height:1.5pt" o:hralign="center" o:hrstd="t" o:hr="t" fillcolor="#a0a0a0" stroked="f"/>
        </w:pict>
      </w:r>
    </w:p>
    <w:p w14:paraId="58D1FDB8" w14:textId="4B74B72D" w:rsidR="002C62BB" w:rsidRDefault="00755B5D" w:rsidP="00A4792F">
      <w:pPr>
        <w:rPr>
          <w:b/>
          <w:bCs/>
        </w:rPr>
      </w:pPr>
      <w:r>
        <w:rPr>
          <w:b/>
          <w:bCs/>
        </w:rPr>
        <w:t>Script</w:t>
      </w:r>
    </w:p>
    <w:p w14:paraId="0AFF6366" w14:textId="77777777" w:rsidR="002C62BB" w:rsidRPr="001C5C6E" w:rsidRDefault="002C62BB" w:rsidP="00A4792F">
      <w:pPr>
        <w:jc w:val="both"/>
      </w:pPr>
      <w:r w:rsidRPr="001C5C6E">
        <w:t>Hello, my name is Susanna</w:t>
      </w:r>
      <w:r>
        <w:t xml:space="preserve"> Grigoryan</w:t>
      </w:r>
      <w:r w:rsidRPr="001C5C6E">
        <w:t>. I’m a Level One student at the Global Forecasting School and an economist at the Central Bank of Armenia.</w:t>
      </w:r>
    </w:p>
    <w:p w14:paraId="0294F495" w14:textId="77777777" w:rsidR="002C62BB" w:rsidRPr="001C5C6E" w:rsidRDefault="002C62BB" w:rsidP="00A4792F">
      <w:pPr>
        <w:jc w:val="both"/>
      </w:pPr>
      <w:r w:rsidRPr="001C5C6E">
        <w:t>In this video, we explore how FPAS Mark II strengthens transparency as a core element of credible monetary policy.</w:t>
      </w:r>
    </w:p>
    <w:p w14:paraId="2777B845" w14:textId="77777777" w:rsidR="002C62BB" w:rsidRPr="001C5C6E" w:rsidRDefault="002C62BB" w:rsidP="00A4792F">
      <w:pPr>
        <w:jc w:val="both"/>
      </w:pPr>
      <w:r w:rsidRPr="001C5C6E">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1C5C6E" w:rsidRDefault="002C62BB" w:rsidP="00A4792F">
      <w:pPr>
        <w:jc w:val="both"/>
      </w:pPr>
      <w:r w:rsidRPr="001C5C6E">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1C5C6E" w:rsidRDefault="002C62BB" w:rsidP="00A4792F">
      <w:pPr>
        <w:jc w:val="both"/>
      </w:pPr>
      <w:r w:rsidRPr="001C5C6E">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1C5C6E" w:rsidRDefault="002C62BB" w:rsidP="00A4792F">
      <w:pPr>
        <w:jc w:val="both"/>
      </w:pPr>
      <w:r w:rsidRPr="001C5C6E">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1C5C6E" w:rsidRDefault="002C62BB" w:rsidP="00A4792F">
      <w:pPr>
        <w:jc w:val="both"/>
      </w:pPr>
      <w:r w:rsidRPr="001C5C6E">
        <w:lastRenderedPageBreak/>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FBEA7B8" w:rsidR="002C62BB" w:rsidRPr="001C5C6E" w:rsidRDefault="002C62BB" w:rsidP="00A4792F">
      <w:pPr>
        <w:jc w:val="both"/>
      </w:pPr>
      <w:r w:rsidRPr="001C5C6E">
        <w:t xml:space="preserve">I would like to thank </w:t>
      </w:r>
      <w:r w:rsidRPr="00A64838">
        <w:rPr>
          <w:b/>
          <w:bCs/>
        </w:rPr>
        <w:t xml:space="preserve">Douglas Laxton, Martin Galstyan, Jared Laxton, </w:t>
      </w:r>
      <w:r w:rsidR="00DF197D" w:rsidRPr="00DF197D">
        <w:rPr>
          <w:b/>
          <w:bCs/>
        </w:rPr>
        <w:t>Asya Kostanyan</w:t>
      </w:r>
      <w:r w:rsidRPr="001C5C6E">
        <w:t xml:space="preserve">, and </w:t>
      </w:r>
      <w:r w:rsidR="00DF197D" w:rsidRPr="00DF197D">
        <w:rPr>
          <w:b/>
          <w:bCs/>
        </w:rPr>
        <w:t>Sopio Mkervalidze</w:t>
      </w:r>
      <w:r w:rsidRPr="001C5C6E">
        <w:t xml:space="preserve"> for their guidance and support in helping me prepare this video.</w:t>
      </w:r>
    </w:p>
    <w:p w14:paraId="0EEFA006" w14:textId="77777777" w:rsidR="002C62BB" w:rsidRDefault="002C62BB"/>
    <w:p w14:paraId="6345F0A0" w14:textId="2B353632" w:rsidR="002C62BB" w:rsidRDefault="002C62BB">
      <w:r>
        <w:br w:type="page"/>
      </w:r>
    </w:p>
    <w:p w14:paraId="64A06753" w14:textId="602A8EB1" w:rsidR="002C62BB" w:rsidRDefault="00B864BA" w:rsidP="002C62BB">
      <w:pPr>
        <w:pStyle w:val="Heading1"/>
      </w:pPr>
      <w:bookmarkStart w:id="745" w:name="_Toc214436086"/>
      <w:bookmarkStart w:id="746" w:name="_Toc214669677"/>
      <w:r>
        <w:lastRenderedPageBreak/>
        <w:t>Video 1</w:t>
      </w:r>
      <w:r w:rsidR="00085647">
        <w:t>8</w:t>
      </w:r>
      <w:r>
        <w:t xml:space="preserve"> - </w:t>
      </w:r>
      <w:r w:rsidR="002C62BB" w:rsidRPr="00DA75E5">
        <w:t>Decision-Making Transparency and Individual Accountability</w:t>
      </w:r>
      <w:bookmarkEnd w:id="745"/>
      <w:bookmarkEnd w:id="746"/>
    </w:p>
    <w:p w14:paraId="78A8C9AB" w14:textId="77777777" w:rsidR="002C62BB" w:rsidRDefault="002C62BB" w:rsidP="00A4792F">
      <w:pPr>
        <w:jc w:val="center"/>
        <w:rPr>
          <w:b/>
          <w:bCs/>
        </w:rPr>
      </w:pPr>
    </w:p>
    <w:p w14:paraId="7E4DA23F" w14:textId="77777777" w:rsidR="002C62BB" w:rsidRDefault="002C62BB" w:rsidP="00A4792F">
      <w:pPr>
        <w:rPr>
          <w:b/>
          <w:bCs/>
        </w:rPr>
      </w:pPr>
      <w:r>
        <w:rPr>
          <w:b/>
          <w:bCs/>
        </w:rPr>
        <w:t>Susanna Grigoryan</w:t>
      </w:r>
    </w:p>
    <w:p w14:paraId="03565848" w14:textId="77777777" w:rsidR="002C62BB" w:rsidRPr="009659F4" w:rsidRDefault="002C62BB" w:rsidP="00A4792F">
      <w:pPr>
        <w:rPr>
          <w:b/>
          <w:bCs/>
        </w:rPr>
      </w:pPr>
      <w:r w:rsidRPr="009659F4">
        <w:rPr>
          <w:b/>
          <w:bCs/>
        </w:rPr>
        <w:t>Recent Staff Member, Monetary Policy Department, Central Bank of Armenia</w:t>
      </w:r>
    </w:p>
    <w:p w14:paraId="22856C58" w14:textId="77777777" w:rsidR="002C62BB" w:rsidRPr="009659F4" w:rsidRDefault="002C62BB" w:rsidP="00A4792F">
      <w:pPr>
        <w:rPr>
          <w:b/>
          <w:bCs/>
        </w:rPr>
      </w:pPr>
      <w:r w:rsidRPr="009659F4">
        <w:rPr>
          <w:b/>
          <w:bCs/>
        </w:rPr>
        <w:t>Student, Global Forecasting School</w:t>
      </w:r>
    </w:p>
    <w:p w14:paraId="739A298F" w14:textId="77777777" w:rsidR="002C62BB" w:rsidRDefault="002C62BB" w:rsidP="00A4792F">
      <w:pPr>
        <w:rPr>
          <w:b/>
          <w:bCs/>
        </w:rPr>
      </w:pPr>
      <w:r>
        <w:rPr>
          <w:b/>
          <w:bCs/>
        </w:rPr>
        <w:t xml:space="preserve">November </w:t>
      </w:r>
      <w:r w:rsidRPr="009659F4">
        <w:rPr>
          <w:b/>
          <w:bCs/>
        </w:rPr>
        <w:t>2025</w:t>
      </w:r>
    </w:p>
    <w:p w14:paraId="7C3938A0" w14:textId="77777777" w:rsidR="002C62BB" w:rsidRDefault="002C62BB" w:rsidP="00A4792F">
      <w:pPr>
        <w:rPr>
          <w:b/>
          <w:bCs/>
        </w:rPr>
      </w:pPr>
    </w:p>
    <w:p w14:paraId="5CE68AAC" w14:textId="77777777" w:rsidR="00896F7E" w:rsidRDefault="00896F7E" w:rsidP="00896F7E">
      <w:pPr>
        <w:rPr>
          <w:b/>
          <w:bCs/>
        </w:rPr>
      </w:pPr>
      <w:r w:rsidRPr="00896F7E">
        <w:rPr>
          <w:b/>
          <w:bCs/>
        </w:rPr>
        <w:t>Note</w:t>
      </w:r>
    </w:p>
    <w:p w14:paraId="0E097DA9" w14:textId="77777777" w:rsidR="00BC3059" w:rsidRPr="005862E2" w:rsidRDefault="00BC3059" w:rsidP="00BC3059">
      <w:pPr>
        <w:jc w:val="both"/>
        <w:rPr>
          <w:b/>
          <w:bCs/>
        </w:rPr>
      </w:pPr>
      <w:r w:rsidRPr="005862E2">
        <w:rPr>
          <w:b/>
          <w:bCs/>
        </w:rPr>
        <w:t>Introduction</w:t>
      </w:r>
    </w:p>
    <w:p w14:paraId="1D266216" w14:textId="1E5F979E" w:rsidR="00BC3059" w:rsidRDefault="00BC3059" w:rsidP="00BC3059">
      <w:pPr>
        <w:jc w:val="both"/>
      </w:pPr>
      <w: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Default="00BC3059" w:rsidP="00BC3059">
      <w:pPr>
        <w:jc w:val="both"/>
      </w:pPr>
      <w:r>
        <w:t>For the Central Bank of Armenia, institutionalizing decision-making transparency and individual accountability marks a major step toward world-class monetary policy governance.</w:t>
      </w:r>
    </w:p>
    <w:p w14:paraId="3946FDA6" w14:textId="48C04E89" w:rsidR="00BC3059" w:rsidRPr="005862E2" w:rsidRDefault="00BC3059" w:rsidP="00BC3059">
      <w:pPr>
        <w:jc w:val="both"/>
        <w:rPr>
          <w:b/>
          <w:bCs/>
        </w:rPr>
      </w:pPr>
      <w:r w:rsidRPr="005862E2">
        <w:rPr>
          <w:b/>
          <w:bCs/>
        </w:rPr>
        <w:t>1.</w:t>
      </w:r>
      <w:r w:rsidR="005862E2" w:rsidRPr="005862E2">
        <w:rPr>
          <w:b/>
          <w:bCs/>
        </w:rPr>
        <w:t xml:space="preserve"> </w:t>
      </w:r>
      <w:r w:rsidRPr="005862E2">
        <w:rPr>
          <w:b/>
          <w:bCs/>
        </w:rPr>
        <w:t>Why Individual Accountability Matters</w:t>
      </w:r>
    </w:p>
    <w:p w14:paraId="737D90DC" w14:textId="77777777" w:rsidR="00BC3059" w:rsidRDefault="00BC3059" w:rsidP="00BC3059">
      <w:pPr>
        <w:jc w:val="both"/>
      </w:pPr>
      <w:r>
        <w:t>Under FPAS Mark II, accountability applies not only to the institution but to individual Board members. Accountability builds trust because it allows the public to see:</w:t>
      </w:r>
    </w:p>
    <w:p w14:paraId="332B33AB" w14:textId="6811D2B2" w:rsidR="00BC3059" w:rsidRDefault="00BC3059">
      <w:pPr>
        <w:pStyle w:val="ListParagraph"/>
        <w:numPr>
          <w:ilvl w:val="0"/>
          <w:numId w:val="46"/>
        </w:numPr>
        <w:jc w:val="both"/>
      </w:pPr>
      <w:r>
        <w:t>who supported which decision,</w:t>
      </w:r>
    </w:p>
    <w:p w14:paraId="1B6A08C1" w14:textId="4309F89E" w:rsidR="00BC3059" w:rsidRDefault="00BC3059">
      <w:pPr>
        <w:pStyle w:val="ListParagraph"/>
        <w:numPr>
          <w:ilvl w:val="0"/>
          <w:numId w:val="46"/>
        </w:numPr>
        <w:jc w:val="both"/>
      </w:pPr>
      <w:r>
        <w:t>why they supported it,</w:t>
      </w:r>
    </w:p>
    <w:p w14:paraId="2CC2481A" w14:textId="375F3705" w:rsidR="005862E2" w:rsidRDefault="00BC3059">
      <w:pPr>
        <w:pStyle w:val="ListParagraph"/>
        <w:numPr>
          <w:ilvl w:val="0"/>
          <w:numId w:val="46"/>
        </w:numPr>
        <w:jc w:val="both"/>
      </w:pPr>
      <w:r>
        <w:t>how their reasoning fits within the FPAS Mark II framework</w:t>
      </w:r>
      <w:r w:rsidR="005862E2">
        <w:t>.</w:t>
      </w:r>
    </w:p>
    <w:p w14:paraId="4DDEA197" w14:textId="76C98A0F" w:rsidR="00BC3059" w:rsidRDefault="00BC3059" w:rsidP="00BC3059">
      <w:pPr>
        <w:jc w:val="both"/>
      </w:pPr>
      <w:r>
        <w:t>Clear accountability incentivizes:</w:t>
      </w:r>
    </w:p>
    <w:p w14:paraId="70E9F0A6" w14:textId="7F141CCF" w:rsidR="00BC3059" w:rsidRDefault="00BC3059">
      <w:pPr>
        <w:pStyle w:val="ListParagraph"/>
        <w:numPr>
          <w:ilvl w:val="0"/>
          <w:numId w:val="45"/>
        </w:numPr>
        <w:jc w:val="both"/>
      </w:pPr>
      <w:r>
        <w:t>disciplined analysis,</w:t>
      </w:r>
    </w:p>
    <w:p w14:paraId="59C2057E" w14:textId="20B4F985" w:rsidR="00BC3059" w:rsidRDefault="00BC3059">
      <w:pPr>
        <w:pStyle w:val="ListParagraph"/>
        <w:numPr>
          <w:ilvl w:val="0"/>
          <w:numId w:val="45"/>
        </w:numPr>
        <w:jc w:val="both"/>
      </w:pPr>
      <w:r>
        <w:t>transparent reasoning,</w:t>
      </w:r>
    </w:p>
    <w:p w14:paraId="03598FEA" w14:textId="0606C158" w:rsidR="00BC3059" w:rsidRDefault="00BC3059">
      <w:pPr>
        <w:pStyle w:val="ListParagraph"/>
        <w:numPr>
          <w:ilvl w:val="0"/>
          <w:numId w:val="45"/>
        </w:numPr>
        <w:jc w:val="both"/>
      </w:pPr>
      <w:r>
        <w:t>coherence in communication.</w:t>
      </w:r>
    </w:p>
    <w:p w14:paraId="02311056" w14:textId="71AF1EA7" w:rsidR="00BC3059" w:rsidRDefault="00BC3059" w:rsidP="00BC3059">
      <w:pPr>
        <w:jc w:val="both"/>
      </w:pPr>
      <w:r>
        <w:t>It reinforces credibility by demonstrating that decisions are deliberate and aligned with the Bank’s mandate.</w:t>
      </w:r>
    </w:p>
    <w:p w14:paraId="2F4C6B97" w14:textId="06AA2540" w:rsidR="00BC3059" w:rsidRPr="005862E2" w:rsidRDefault="00BC3059" w:rsidP="00BC3059">
      <w:pPr>
        <w:jc w:val="both"/>
        <w:rPr>
          <w:b/>
          <w:bCs/>
        </w:rPr>
      </w:pPr>
      <w:r w:rsidRPr="005862E2">
        <w:rPr>
          <w:b/>
          <w:bCs/>
        </w:rPr>
        <w:lastRenderedPageBreak/>
        <w:t>2.</w:t>
      </w:r>
      <w:r w:rsidR="005862E2" w:rsidRPr="005862E2">
        <w:rPr>
          <w:b/>
          <w:bCs/>
        </w:rPr>
        <w:t xml:space="preserve"> </w:t>
      </w:r>
      <w:r w:rsidRPr="005862E2">
        <w:rPr>
          <w:b/>
          <w:bCs/>
        </w:rPr>
        <w:t>Attributed Minutes and Individual Votes</w:t>
      </w:r>
    </w:p>
    <w:p w14:paraId="21C84A1D" w14:textId="77777777" w:rsidR="00BC3059" w:rsidRDefault="00BC3059" w:rsidP="00BC3059">
      <w:pPr>
        <w:jc w:val="both"/>
      </w:pPr>
      <w:r>
        <w:t>One of FPAS Mark II’s most important innovations is the publication of attributed minutes. Each Board member’s vote is recorded along with a brief explanation of their reasoning.</w:t>
      </w:r>
    </w:p>
    <w:p w14:paraId="1BD0053E" w14:textId="77777777" w:rsidR="00BC3059" w:rsidRDefault="00BC3059" w:rsidP="00BC3059">
      <w:pPr>
        <w:jc w:val="both"/>
      </w:pPr>
      <w:r>
        <w:t>This level of transparency is exceptional globally. It enhances:</w:t>
      </w:r>
    </w:p>
    <w:p w14:paraId="1665D2AC" w14:textId="067ACD33" w:rsidR="00BC3059" w:rsidRDefault="00BC3059">
      <w:pPr>
        <w:pStyle w:val="ListParagraph"/>
        <w:numPr>
          <w:ilvl w:val="0"/>
          <w:numId w:val="44"/>
        </w:numPr>
        <w:jc w:val="both"/>
      </w:pPr>
      <w:r>
        <w:t>democratic legitimacy,</w:t>
      </w:r>
    </w:p>
    <w:p w14:paraId="6B33666B" w14:textId="206CF186" w:rsidR="00BC3059" w:rsidRDefault="00BC3059">
      <w:pPr>
        <w:pStyle w:val="ListParagraph"/>
        <w:numPr>
          <w:ilvl w:val="0"/>
          <w:numId w:val="44"/>
        </w:numPr>
        <w:jc w:val="both"/>
      </w:pPr>
      <w:r>
        <w:t>public and market understanding,</w:t>
      </w:r>
    </w:p>
    <w:p w14:paraId="2DED06D1" w14:textId="72E675E4" w:rsidR="00BC3059" w:rsidRDefault="00BC3059">
      <w:pPr>
        <w:pStyle w:val="ListParagraph"/>
        <w:numPr>
          <w:ilvl w:val="0"/>
          <w:numId w:val="44"/>
        </w:numPr>
        <w:jc w:val="both"/>
      </w:pPr>
      <w:r>
        <w:t>policy predictability,</w:t>
      </w:r>
    </w:p>
    <w:p w14:paraId="792B41C9" w14:textId="171F0273" w:rsidR="00BC3059" w:rsidRDefault="00BC3059">
      <w:pPr>
        <w:pStyle w:val="ListParagraph"/>
        <w:numPr>
          <w:ilvl w:val="0"/>
          <w:numId w:val="44"/>
        </w:numPr>
        <w:jc w:val="both"/>
      </w:pPr>
      <w:r>
        <w:t>trust in the decision-making process.</w:t>
      </w:r>
    </w:p>
    <w:p w14:paraId="6F5B5EE6" w14:textId="4EDCCAAE" w:rsidR="00BC3059" w:rsidRDefault="00BC3059" w:rsidP="00BC3059">
      <w:pPr>
        <w:jc w:val="both"/>
      </w:pPr>
      <w:r>
        <w:t>Attributed minutes reveal not only the final decision but also the differing interpretations of risks and scenarios among Board members-giving insight into uncertainty behind the round.</w:t>
      </w:r>
    </w:p>
    <w:p w14:paraId="1F549B49" w14:textId="2AFDE69A" w:rsidR="00BC3059" w:rsidRPr="00BC3059" w:rsidRDefault="00BC3059" w:rsidP="00BC3059">
      <w:pPr>
        <w:jc w:val="both"/>
        <w:rPr>
          <w:b/>
          <w:bCs/>
        </w:rPr>
      </w:pPr>
      <w:r w:rsidRPr="00BC3059">
        <w:rPr>
          <w:b/>
          <w:bCs/>
        </w:rPr>
        <w:t>3. Explaining Disagreement Under Uncertainty</w:t>
      </w:r>
    </w:p>
    <w:p w14:paraId="0BD61192" w14:textId="78EE4DF4" w:rsidR="00BC3059" w:rsidRDefault="00BC3059" w:rsidP="00BC3059">
      <w:pPr>
        <w:jc w:val="both"/>
      </w:pPr>
      <w:r>
        <w:t>FPAS Mark II treats disagreement not as a weakness but as a strength. When Board members interpret risks differently, their perspectives help refine the institution’s understanding of uncertainty.</w:t>
      </w:r>
    </w:p>
    <w:p w14:paraId="2E6CBD8C" w14:textId="77777777" w:rsidR="00BC3059" w:rsidRDefault="00BC3059" w:rsidP="00BC3059">
      <w:pPr>
        <w:jc w:val="both"/>
      </w:pPr>
      <w:r>
        <w:t>The framework encourages:</w:t>
      </w:r>
    </w:p>
    <w:p w14:paraId="1CB05D7B" w14:textId="4E0B69D5" w:rsidR="00BC3059" w:rsidRDefault="00BC3059">
      <w:pPr>
        <w:pStyle w:val="ListParagraph"/>
        <w:numPr>
          <w:ilvl w:val="0"/>
          <w:numId w:val="43"/>
        </w:numPr>
        <w:jc w:val="both"/>
      </w:pPr>
      <w:r>
        <w:t>reasoned disagreement,</w:t>
      </w:r>
    </w:p>
    <w:p w14:paraId="34FF054F" w14:textId="01AC7903" w:rsidR="00BC3059" w:rsidRDefault="00BC3059">
      <w:pPr>
        <w:pStyle w:val="ListParagraph"/>
        <w:numPr>
          <w:ilvl w:val="0"/>
          <w:numId w:val="43"/>
        </w:numPr>
        <w:jc w:val="both"/>
      </w:pPr>
      <w:r>
        <w:t>openness to alternative scenarios,</w:t>
      </w:r>
    </w:p>
    <w:p w14:paraId="367B886F" w14:textId="48EAB6EE" w:rsidR="00BC3059" w:rsidRDefault="00BC3059">
      <w:pPr>
        <w:pStyle w:val="ListParagraph"/>
        <w:numPr>
          <w:ilvl w:val="0"/>
          <w:numId w:val="43"/>
        </w:numPr>
        <w:jc w:val="both"/>
      </w:pPr>
      <w:r>
        <w:t>clarification of asymmetric risks,</w:t>
      </w:r>
    </w:p>
    <w:p w14:paraId="3C2DD0E8" w14:textId="45D51132" w:rsidR="00BC3059" w:rsidRDefault="00BC3059">
      <w:pPr>
        <w:pStyle w:val="ListParagraph"/>
        <w:numPr>
          <w:ilvl w:val="0"/>
          <w:numId w:val="43"/>
        </w:numPr>
        <w:jc w:val="both"/>
      </w:pPr>
      <w:r>
        <w:t>discipline in explaining judgments.</w:t>
      </w:r>
    </w:p>
    <w:p w14:paraId="4FF565F3" w14:textId="33462602" w:rsidR="00BC3059" w:rsidRDefault="00BC3059" w:rsidP="00BC3059">
      <w:pPr>
        <w:jc w:val="both"/>
      </w:pPr>
      <w:r>
        <w:t>Individual accountability allows the public to see these differences without undermining the unity of the institution’s final decision.</w:t>
      </w:r>
    </w:p>
    <w:p w14:paraId="1454FC50" w14:textId="26FB235E" w:rsidR="00BC3059" w:rsidRPr="00BC3059" w:rsidRDefault="00BC3059" w:rsidP="00BC3059">
      <w:pPr>
        <w:jc w:val="both"/>
        <w:rPr>
          <w:b/>
          <w:bCs/>
        </w:rPr>
      </w:pPr>
      <w:r w:rsidRPr="00BC3059">
        <w:rPr>
          <w:b/>
          <w:bCs/>
        </w:rPr>
        <w:t>4. Publication Timelines and Transparency Discipline</w:t>
      </w:r>
    </w:p>
    <w:p w14:paraId="1B604528" w14:textId="77777777" w:rsidR="00BC3059" w:rsidRDefault="00BC3059" w:rsidP="00BC3059">
      <w:pPr>
        <w:jc w:val="both"/>
      </w:pPr>
      <w:r>
        <w:t>FPAS Mark II includes strict timelines for publishing:</w:t>
      </w:r>
    </w:p>
    <w:p w14:paraId="5749DCEE" w14:textId="2BE54CEB" w:rsidR="00BC3059" w:rsidRDefault="00BC3059">
      <w:pPr>
        <w:pStyle w:val="ListParagraph"/>
        <w:numPr>
          <w:ilvl w:val="0"/>
          <w:numId w:val="42"/>
        </w:numPr>
        <w:jc w:val="both"/>
      </w:pPr>
      <w:r>
        <w:t>the Executive Statement,</w:t>
      </w:r>
    </w:p>
    <w:p w14:paraId="47AD88A7" w14:textId="50137FC0" w:rsidR="00BC3059" w:rsidRDefault="00BC3059">
      <w:pPr>
        <w:pStyle w:val="ListParagraph"/>
        <w:numPr>
          <w:ilvl w:val="0"/>
          <w:numId w:val="42"/>
        </w:numPr>
        <w:jc w:val="both"/>
      </w:pPr>
      <w:r>
        <w:t>attributed minutes,</w:t>
      </w:r>
    </w:p>
    <w:p w14:paraId="6760419D" w14:textId="33AB8C0E" w:rsidR="00BC3059" w:rsidRDefault="00BC3059">
      <w:pPr>
        <w:pStyle w:val="ListParagraph"/>
        <w:numPr>
          <w:ilvl w:val="0"/>
          <w:numId w:val="42"/>
        </w:numPr>
        <w:jc w:val="both"/>
      </w:pPr>
      <w:r>
        <w:t>the Monetary Policy Report (MPR),</w:t>
      </w:r>
    </w:p>
    <w:p w14:paraId="72C200CB" w14:textId="2D17B5C5" w:rsidR="00BC3059" w:rsidRDefault="00BC3059">
      <w:pPr>
        <w:pStyle w:val="ListParagraph"/>
        <w:numPr>
          <w:ilvl w:val="0"/>
          <w:numId w:val="42"/>
        </w:numPr>
        <w:jc w:val="both"/>
      </w:pPr>
      <w:r>
        <w:t>supporting analytical materials.</w:t>
      </w:r>
    </w:p>
    <w:p w14:paraId="3F6D638F" w14:textId="7DC2C42F" w:rsidR="00BC3059" w:rsidRDefault="00BC3059" w:rsidP="00BC3059">
      <w:pPr>
        <w:jc w:val="both"/>
      </w:pPr>
      <w:r>
        <w:t>Timeliness reinforces credibility. Delayed communication creates uncertainty and weakens policy transmission. Structured timing ensures consistent, predictable information without room for speculation.</w:t>
      </w:r>
    </w:p>
    <w:p w14:paraId="629148C0" w14:textId="3933D9CC" w:rsidR="00BC3059" w:rsidRPr="00BC3059" w:rsidRDefault="00BC3059" w:rsidP="00BC3059">
      <w:pPr>
        <w:jc w:val="both"/>
        <w:rPr>
          <w:b/>
          <w:bCs/>
        </w:rPr>
      </w:pPr>
      <w:r w:rsidRPr="00BC3059">
        <w:rPr>
          <w:b/>
          <w:bCs/>
        </w:rPr>
        <w:lastRenderedPageBreak/>
        <w:t>5. Preventing Discretion Through Openness</w:t>
      </w:r>
    </w:p>
    <w:p w14:paraId="7AA0EBDA" w14:textId="77777777" w:rsidR="00BC3059" w:rsidRDefault="00BC3059" w:rsidP="00BC3059">
      <w:pPr>
        <w:jc w:val="both"/>
      </w:pPr>
      <w:r>
        <w:t>Individual accountability limits arbitrary decision-making. When Board members know their reasoning will be public, discussions become more:</w:t>
      </w:r>
    </w:p>
    <w:p w14:paraId="0A84FEF0" w14:textId="362B4982" w:rsidR="00BC3059" w:rsidRDefault="00BC3059">
      <w:pPr>
        <w:pStyle w:val="ListParagraph"/>
        <w:numPr>
          <w:ilvl w:val="0"/>
          <w:numId w:val="41"/>
        </w:numPr>
        <w:jc w:val="both"/>
      </w:pPr>
      <w:r>
        <w:t>disciplined,</w:t>
      </w:r>
    </w:p>
    <w:p w14:paraId="38E9045A" w14:textId="0A90DCC9" w:rsidR="00BC3059" w:rsidRDefault="00BC3059">
      <w:pPr>
        <w:pStyle w:val="ListParagraph"/>
        <w:numPr>
          <w:ilvl w:val="0"/>
          <w:numId w:val="41"/>
        </w:numPr>
        <w:jc w:val="both"/>
      </w:pPr>
      <w:r>
        <w:t>evidence-based,</w:t>
      </w:r>
    </w:p>
    <w:p w14:paraId="5E58BEEB" w14:textId="1B57D99B" w:rsidR="00BC3059" w:rsidRDefault="00BC3059">
      <w:pPr>
        <w:pStyle w:val="ListParagraph"/>
        <w:numPr>
          <w:ilvl w:val="0"/>
          <w:numId w:val="41"/>
        </w:numPr>
        <w:jc w:val="both"/>
      </w:pPr>
      <w:r>
        <w:t>aligned with FPAS Mark II,</w:t>
      </w:r>
    </w:p>
    <w:p w14:paraId="1C244ACD" w14:textId="77777777" w:rsidR="00BC3059" w:rsidRDefault="00BC3059">
      <w:pPr>
        <w:pStyle w:val="ListParagraph"/>
        <w:numPr>
          <w:ilvl w:val="0"/>
          <w:numId w:val="41"/>
        </w:numPr>
        <w:jc w:val="both"/>
      </w:pPr>
      <w:r>
        <w:t>resistant to political pressure and biases.</w:t>
      </w:r>
    </w:p>
    <w:p w14:paraId="0DA12F7E" w14:textId="2F2E3E99" w:rsidR="00BC3059" w:rsidRDefault="00BC3059" w:rsidP="00BC3059">
      <w:pPr>
        <w:jc w:val="both"/>
      </w:pPr>
      <w:r>
        <w:t>Transparency reduces:</w:t>
      </w:r>
    </w:p>
    <w:p w14:paraId="7BA79A62" w14:textId="11672CD9" w:rsidR="00BC3059" w:rsidRPr="00BC3059" w:rsidRDefault="00BC3059" w:rsidP="00BC3059">
      <w:pPr>
        <w:jc w:val="both"/>
        <w:rPr>
          <w:b/>
          <w:bCs/>
        </w:rPr>
      </w:pPr>
      <w:r w:rsidRPr="00BC3059">
        <w:rPr>
          <w:b/>
          <w:bCs/>
        </w:rPr>
        <w:t>political pressure,</w:t>
      </w:r>
    </w:p>
    <w:p w14:paraId="67DAA8D8" w14:textId="642DF430" w:rsidR="00BC3059" w:rsidRPr="00BC3059" w:rsidRDefault="00BC3059" w:rsidP="00BC3059">
      <w:pPr>
        <w:jc w:val="both"/>
        <w:rPr>
          <w:b/>
          <w:bCs/>
        </w:rPr>
      </w:pPr>
      <w:r w:rsidRPr="00BC3059">
        <w:rPr>
          <w:b/>
          <w:bCs/>
        </w:rPr>
        <w:t>hidden biases,</w:t>
      </w:r>
    </w:p>
    <w:p w14:paraId="4A8C616D" w14:textId="112BF952" w:rsidR="00BC3059" w:rsidRPr="00BC3059" w:rsidRDefault="00BC3059" w:rsidP="00BC3059">
      <w:pPr>
        <w:jc w:val="both"/>
        <w:rPr>
          <w:b/>
          <w:bCs/>
        </w:rPr>
      </w:pPr>
      <w:r w:rsidRPr="00BC3059">
        <w:rPr>
          <w:b/>
          <w:bCs/>
        </w:rPr>
        <w:t>excessive reliance on unstructured judgment,</w:t>
      </w:r>
    </w:p>
    <w:p w14:paraId="06826F36" w14:textId="7099786E" w:rsidR="00BC3059" w:rsidRDefault="00BC3059" w:rsidP="00BC3059">
      <w:pPr>
        <w:jc w:val="both"/>
      </w:pPr>
      <w:r w:rsidRPr="00BC3059">
        <w:rPr>
          <w:b/>
          <w:bCs/>
        </w:rPr>
        <w:t>discretionary deviations from analysis</w:t>
      </w:r>
      <w:r>
        <w:t>.</w:t>
      </w:r>
    </w:p>
    <w:p w14:paraId="54F13193" w14:textId="77777777" w:rsidR="00BC3059" w:rsidRDefault="00BC3059" w:rsidP="00BC3059">
      <w:pPr>
        <w:jc w:val="both"/>
      </w:pPr>
      <w:r>
        <w:t>It creates a culture where decisions are grounded in coherent, scenario-based reasoning.</w:t>
      </w:r>
    </w:p>
    <w:p w14:paraId="4407AEC4" w14:textId="77777777" w:rsidR="00BC3059" w:rsidRDefault="00BC3059" w:rsidP="00BC3059">
      <w:pPr>
        <w:jc w:val="both"/>
      </w:pPr>
    </w:p>
    <w:p w14:paraId="75C87149" w14:textId="77777777" w:rsidR="00BC3059" w:rsidRPr="00BC3059" w:rsidRDefault="00BC3059" w:rsidP="00BC3059">
      <w:pPr>
        <w:jc w:val="both"/>
        <w:rPr>
          <w:b/>
          <w:bCs/>
        </w:rPr>
      </w:pPr>
      <w:r w:rsidRPr="00BC3059">
        <w:rPr>
          <w:b/>
          <w:bCs/>
        </w:rPr>
        <w:t>Conclusion</w:t>
      </w:r>
    </w:p>
    <w:p w14:paraId="46A4443B" w14:textId="59ECAD61" w:rsidR="00BC3059" w:rsidRDefault="00BC3059" w:rsidP="00BC3059">
      <w:pPr>
        <w:jc w:val="both"/>
      </w:pPr>
      <w:r>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Default="00BC3059" w:rsidP="00BC3059">
      <w:pPr>
        <w:jc w:val="both"/>
      </w:pPr>
      <w:r>
        <w:t>This strengthens trust, anchors expectations, and enhances the effectiveness of monetary policy.</w:t>
      </w:r>
    </w:p>
    <w:p w14:paraId="2AB39016" w14:textId="77777777" w:rsidR="00755B5D" w:rsidRPr="009659F4" w:rsidRDefault="00755B5D" w:rsidP="00755B5D">
      <w:pPr>
        <w:rPr>
          <w:b/>
          <w:bCs/>
        </w:rPr>
      </w:pPr>
      <w:r w:rsidRPr="009659F4">
        <w:rPr>
          <w:b/>
          <w:bCs/>
        </w:rPr>
        <w:t>Literature &amp; Further Reading</w:t>
      </w:r>
    </w:p>
    <w:p w14:paraId="45AB6C3E"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5C644E9A" w14:textId="77777777" w:rsidR="00755B5D" w:rsidRPr="00B76A1F" w:rsidRDefault="00755B5D" w:rsidP="00755B5D">
      <w:pPr>
        <w:ind w:left="720"/>
        <w:jc w:val="both"/>
      </w:pPr>
      <w:hyperlink r:id="rId102" w:history="1">
        <w:r w:rsidRPr="00B76A1F">
          <w:rPr>
            <w:rStyle w:val="Hyperlink"/>
          </w:rPr>
          <w:t>https://www.ijcb.org/journal/ijcb14q1a6.htm</w:t>
        </w:r>
      </w:hyperlink>
    </w:p>
    <w:p w14:paraId="0F28601C" w14:textId="77777777" w:rsidR="00755B5D" w:rsidRPr="00B76A1F" w:rsidRDefault="00755B5D">
      <w:pPr>
        <w:numPr>
          <w:ilvl w:val="0"/>
          <w:numId w:val="14"/>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03" w:tgtFrame="_blank" w:history="1">
        <w:r w:rsidRPr="00B76A1F">
          <w:rPr>
            <w:rStyle w:val="Hyperlink"/>
          </w:rPr>
          <w:t>https://www.thebetterpolicyproject.org/_files/ugd/bf672a_44316592afd24e26add8648beeb507a2.pdf</w:t>
        </w:r>
      </w:hyperlink>
    </w:p>
    <w:p w14:paraId="1AFBD6CF" w14:textId="77777777" w:rsidR="00755B5D" w:rsidRPr="00B76A1F" w:rsidRDefault="00755B5D">
      <w:pPr>
        <w:numPr>
          <w:ilvl w:val="0"/>
          <w:numId w:val="14"/>
        </w:numPr>
        <w:jc w:val="both"/>
      </w:pPr>
      <w:r w:rsidRPr="00B76A1F">
        <w:lastRenderedPageBreak/>
        <w:t>Freedman, C., &amp; Laxton, D. (2009). “Why Inflation Targeting?” IMF Working Paper 09/86. </w:t>
      </w:r>
      <w:hyperlink r:id="rId104" w:tgtFrame="_blank" w:history="1">
        <w:r w:rsidRPr="00B76A1F">
          <w:rPr>
            <w:rStyle w:val="Hyperlink"/>
          </w:rPr>
          <w:t>https://www.imf.org/external/pubs/ft/wp/2009/wp0986.pdf</w:t>
        </w:r>
      </w:hyperlink>
    </w:p>
    <w:p w14:paraId="419AC641" w14:textId="77777777" w:rsidR="00755B5D" w:rsidRDefault="00755B5D">
      <w:pPr>
        <w:numPr>
          <w:ilvl w:val="0"/>
          <w:numId w:val="14"/>
        </w:numPr>
        <w:jc w:val="both"/>
      </w:pPr>
      <w:r w:rsidRPr="00B76A1F">
        <w:t>Debelle, G., &amp; Laxton, D. (1996). “Is the Phillips Curve Really a Curve? Some Evidence for Australia.” IMF Working Paper 96/37. </w:t>
      </w:r>
    </w:p>
    <w:p w14:paraId="1E012EF6" w14:textId="31BCF337" w:rsidR="00755B5D" w:rsidRDefault="00755B5D" w:rsidP="00755B5D">
      <w:pPr>
        <w:ind w:left="720"/>
        <w:jc w:val="both"/>
      </w:pPr>
      <w:hyperlink r:id="rId105" w:history="1">
        <w:r w:rsidRPr="002E32F0">
          <w:rPr>
            <w:rStyle w:val="Hyperlink"/>
          </w:rPr>
          <w:t>https://www.imf.org/en/publications/wp/issues/2016/12/30/is-the-phillips-curve-really-a-curve-some-evidence-for-canada-the-united-kingdom-and-the-2079</w:t>
        </w:r>
      </w:hyperlink>
    </w:p>
    <w:p w14:paraId="0DA1E6E8" w14:textId="59798BE2" w:rsidR="00896F7E" w:rsidRPr="00755B5D" w:rsidRDefault="00000000" w:rsidP="00755B5D">
      <w:pPr>
        <w:jc w:val="both"/>
      </w:pPr>
      <w:r>
        <w:pict w14:anchorId="17240BD4">
          <v:rect id="_x0000_i1045" style="width:0;height:1.5pt" o:hralign="center" o:hrstd="t" o:hr="t" fillcolor="#a0a0a0" stroked="f"/>
        </w:pict>
      </w:r>
    </w:p>
    <w:p w14:paraId="71FBF200" w14:textId="088860E4" w:rsidR="00BC3059" w:rsidRDefault="00BC3059" w:rsidP="00A4792F">
      <w:pPr>
        <w:rPr>
          <w:b/>
          <w:bCs/>
        </w:rPr>
      </w:pPr>
      <w:r>
        <w:rPr>
          <w:b/>
          <w:bCs/>
        </w:rPr>
        <w:t>Script</w:t>
      </w:r>
    </w:p>
    <w:p w14:paraId="3A3E3EB2" w14:textId="77777777" w:rsidR="002C62BB" w:rsidRPr="002F601C" w:rsidRDefault="002C62BB" w:rsidP="00A4792F">
      <w:pPr>
        <w:jc w:val="both"/>
      </w:pPr>
      <w:r w:rsidRPr="002F601C">
        <w:t>Hello, my name is Susanna Grigoryan. I’m a Level One student at the Global Forecasting School and an economist at the Central Bank of Armenia.</w:t>
      </w:r>
    </w:p>
    <w:p w14:paraId="00F81426" w14:textId="77777777" w:rsidR="002C62BB" w:rsidRPr="002F601C" w:rsidRDefault="002C62BB" w:rsidP="00A4792F">
      <w:pPr>
        <w:jc w:val="both"/>
      </w:pPr>
      <w:r w:rsidRPr="002F601C">
        <w:t>In this video, we explore how FPAS Mark II strengthens policy credibility through decision-making transparency and individual accountability.</w:t>
      </w:r>
    </w:p>
    <w:p w14:paraId="4829B558" w14:textId="77777777" w:rsidR="002C62BB" w:rsidRPr="002F601C" w:rsidRDefault="002C62BB" w:rsidP="00A4792F">
      <w:pPr>
        <w:jc w:val="both"/>
      </w:pPr>
      <w:r w:rsidRPr="002F601C">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2F601C" w:rsidRDefault="002C62BB" w:rsidP="00A4792F">
      <w:pPr>
        <w:jc w:val="both"/>
      </w:pPr>
      <w:r w:rsidRPr="002F601C">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2F601C" w:rsidRDefault="002C62BB" w:rsidP="00A4792F">
      <w:pPr>
        <w:jc w:val="both"/>
      </w:pPr>
      <w:r w:rsidRPr="002F601C">
        <w:t xml:space="preserve">One of the most important innovations in FPAS Mark II is the publication of </w:t>
      </w:r>
      <w:r>
        <w:t>one-pagers</w:t>
      </w:r>
      <w:r w:rsidRPr="002F601C">
        <w:t>.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2F601C" w:rsidRDefault="002C62BB" w:rsidP="00A4792F">
      <w:pPr>
        <w:jc w:val="both"/>
      </w:pPr>
      <w:r w:rsidRPr="002F601C">
        <w:lastRenderedPageBreak/>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2F601C" w:rsidRDefault="002C62BB" w:rsidP="00A4792F">
      <w:pPr>
        <w:jc w:val="both"/>
      </w:pPr>
      <w:r w:rsidRPr="002F601C">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2F601C" w:rsidRDefault="002C62BB" w:rsidP="00A4792F">
      <w:pPr>
        <w:jc w:val="both"/>
      </w:pPr>
      <w:r w:rsidRPr="002F601C">
        <w: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t>
      </w:r>
    </w:p>
    <w:p w14:paraId="00759D1D" w14:textId="77777777" w:rsidR="002C62BB" w:rsidRPr="002F601C" w:rsidRDefault="002C62BB" w:rsidP="00A4792F">
      <w:pPr>
        <w:jc w:val="both"/>
      </w:pPr>
      <w:r w:rsidRPr="002F601C">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25580702" w:rsidR="002C62BB" w:rsidRPr="002F601C" w:rsidRDefault="002C62BB" w:rsidP="00A4792F">
      <w:pPr>
        <w:jc w:val="both"/>
      </w:pPr>
      <w:r w:rsidRPr="002F601C">
        <w:t xml:space="preserve">I would like to thank </w:t>
      </w:r>
      <w:r w:rsidRPr="00755B5D">
        <w:rPr>
          <w:b/>
          <w:bCs/>
        </w:rPr>
        <w:t>Douglas Laxton</w:t>
      </w:r>
      <w:r w:rsidRPr="002F601C">
        <w:t xml:space="preserve">, </w:t>
      </w:r>
      <w:r w:rsidRPr="00755B5D">
        <w:rPr>
          <w:b/>
          <w:bCs/>
        </w:rPr>
        <w:t>Jared Laxton</w:t>
      </w:r>
      <w:r w:rsidRPr="002F601C">
        <w:t xml:space="preserve">, </w:t>
      </w:r>
      <w:r w:rsidR="00DF197D" w:rsidRPr="00DF197D">
        <w:rPr>
          <w:b/>
          <w:bCs/>
        </w:rPr>
        <w:t>Asya Kostanyan</w:t>
      </w:r>
      <w:r w:rsidRPr="002F601C">
        <w:t xml:space="preserve">, and </w:t>
      </w:r>
      <w:r w:rsidR="00DF197D" w:rsidRPr="00DF197D">
        <w:rPr>
          <w:b/>
          <w:bCs/>
        </w:rPr>
        <w:t>Sopio Mkervalidze</w:t>
      </w:r>
      <w:r w:rsidRPr="002F601C">
        <w:t xml:space="preserve"> for their guidance and support in helping me prepare this video.</w:t>
      </w:r>
    </w:p>
    <w:p w14:paraId="4C1707F6" w14:textId="77777777" w:rsidR="002C62BB" w:rsidRDefault="002C62BB" w:rsidP="00A4792F">
      <w:pPr>
        <w:rPr>
          <w:b/>
          <w:bCs/>
        </w:rPr>
      </w:pPr>
    </w:p>
    <w:p w14:paraId="5ED21861" w14:textId="053A917E" w:rsidR="002C62BB" w:rsidRPr="00B76A1F" w:rsidRDefault="002C62BB" w:rsidP="00A4792F">
      <w:pPr>
        <w:ind w:left="720"/>
        <w:jc w:val="both"/>
      </w:pPr>
    </w:p>
    <w:p w14:paraId="3CFE244B" w14:textId="77777777" w:rsidR="002C62BB" w:rsidRDefault="002C62BB"/>
    <w:p w14:paraId="336CDF73" w14:textId="2059F55A" w:rsidR="002C62BB" w:rsidRDefault="002C62BB">
      <w:r>
        <w:br w:type="page"/>
      </w:r>
    </w:p>
    <w:p w14:paraId="08BB074D" w14:textId="2C965307" w:rsidR="002C62BB" w:rsidRDefault="00B864BA" w:rsidP="002C62BB">
      <w:pPr>
        <w:pStyle w:val="Heading1"/>
      </w:pPr>
      <w:bookmarkStart w:id="747" w:name="_Toc214436087"/>
      <w:bookmarkStart w:id="748" w:name="_Toc214669678"/>
      <w:r>
        <w:lastRenderedPageBreak/>
        <w:t xml:space="preserve">Video </w:t>
      </w:r>
      <w:r w:rsidR="00085647">
        <w:t>19</w:t>
      </w:r>
      <w:r>
        <w:t xml:space="preserve"> - </w:t>
      </w:r>
      <w:r w:rsidR="002C62BB" w:rsidRPr="00A069CC">
        <w:t>The Accountability Framework</w:t>
      </w:r>
      <w:bookmarkEnd w:id="747"/>
      <w:bookmarkEnd w:id="748"/>
    </w:p>
    <w:p w14:paraId="0A13B785" w14:textId="77777777" w:rsidR="002C62BB" w:rsidRDefault="002C62BB" w:rsidP="00A4792F">
      <w:pPr>
        <w:jc w:val="center"/>
        <w:rPr>
          <w:b/>
          <w:bCs/>
        </w:rPr>
      </w:pPr>
    </w:p>
    <w:p w14:paraId="317412AE" w14:textId="77777777" w:rsidR="002C62BB" w:rsidRDefault="002C62BB" w:rsidP="00A4792F">
      <w:pPr>
        <w:rPr>
          <w:b/>
          <w:bCs/>
        </w:rPr>
      </w:pPr>
      <w:r>
        <w:rPr>
          <w:b/>
          <w:bCs/>
        </w:rPr>
        <w:t>Susanna Grigoryan</w:t>
      </w:r>
    </w:p>
    <w:p w14:paraId="4CFD5AE0" w14:textId="77777777" w:rsidR="002C62BB" w:rsidRPr="009659F4" w:rsidRDefault="002C62BB" w:rsidP="00A4792F">
      <w:pPr>
        <w:rPr>
          <w:b/>
          <w:bCs/>
        </w:rPr>
      </w:pPr>
      <w:r w:rsidRPr="009659F4">
        <w:rPr>
          <w:b/>
          <w:bCs/>
        </w:rPr>
        <w:t>Recent Staff Member, Monetary Policy Department, Central Bank of Armenia</w:t>
      </w:r>
    </w:p>
    <w:p w14:paraId="2E943006" w14:textId="77777777" w:rsidR="002C62BB" w:rsidRPr="009659F4" w:rsidRDefault="002C62BB" w:rsidP="00A4792F">
      <w:pPr>
        <w:rPr>
          <w:b/>
          <w:bCs/>
        </w:rPr>
      </w:pPr>
      <w:r w:rsidRPr="009659F4">
        <w:rPr>
          <w:b/>
          <w:bCs/>
        </w:rPr>
        <w:t>Student, Global Forecasting School</w:t>
      </w:r>
    </w:p>
    <w:p w14:paraId="06031832" w14:textId="77777777" w:rsidR="002C62BB" w:rsidRDefault="002C62BB" w:rsidP="00A4792F">
      <w:pPr>
        <w:rPr>
          <w:b/>
          <w:bCs/>
        </w:rPr>
      </w:pPr>
      <w:r>
        <w:rPr>
          <w:b/>
          <w:bCs/>
        </w:rPr>
        <w:t xml:space="preserve">November </w:t>
      </w:r>
      <w:r w:rsidRPr="009659F4">
        <w:rPr>
          <w:b/>
          <w:bCs/>
        </w:rPr>
        <w:t>2025</w:t>
      </w:r>
    </w:p>
    <w:p w14:paraId="653234F8" w14:textId="77777777" w:rsidR="00896F7E" w:rsidRDefault="00896F7E" w:rsidP="00A4792F">
      <w:pPr>
        <w:rPr>
          <w:b/>
          <w:bCs/>
        </w:rPr>
      </w:pPr>
    </w:p>
    <w:p w14:paraId="1464C90F" w14:textId="77777777" w:rsidR="00896F7E" w:rsidRDefault="00896F7E" w:rsidP="00896F7E">
      <w:pPr>
        <w:rPr>
          <w:b/>
          <w:bCs/>
        </w:rPr>
      </w:pPr>
      <w:r w:rsidRPr="00896F7E">
        <w:rPr>
          <w:b/>
          <w:bCs/>
        </w:rPr>
        <w:t>Note</w:t>
      </w:r>
    </w:p>
    <w:p w14:paraId="45F93B37" w14:textId="77777777" w:rsidR="00B95FC1" w:rsidRPr="00B95FC1" w:rsidRDefault="00B95FC1" w:rsidP="00B95FC1">
      <w:pPr>
        <w:jc w:val="both"/>
        <w:rPr>
          <w:b/>
          <w:bCs/>
        </w:rPr>
      </w:pPr>
      <w:r w:rsidRPr="00B95FC1">
        <w:rPr>
          <w:b/>
          <w:bCs/>
        </w:rPr>
        <w:t>Introduction</w:t>
      </w:r>
    </w:p>
    <w:p w14:paraId="07F9E96C" w14:textId="697DCA64" w:rsidR="00B95FC1" w:rsidRDefault="00B95FC1" w:rsidP="00B95FC1">
      <w:pPr>
        <w:jc w:val="both"/>
      </w:pPr>
      <w:r>
        <w:t>Accountability is a defining feature of FPAS Mark II. It ensures that monetary policy decisions are transparent, disciplined, and aligned with the mandate of price stability. The Accountability Framework provides structure for how the Central Bank of Armenia evaluates policy outcomes, reviews internal processes, and communicates results to the public.</w:t>
      </w:r>
    </w:p>
    <w:p w14:paraId="197C9A85" w14:textId="57900DAD" w:rsidR="00B95FC1" w:rsidRPr="00B95FC1" w:rsidRDefault="00B95FC1" w:rsidP="00B95FC1">
      <w:pPr>
        <w:jc w:val="both"/>
        <w:rPr>
          <w:b/>
          <w:bCs/>
        </w:rPr>
      </w:pPr>
      <w:r w:rsidRPr="00B95FC1">
        <w:rPr>
          <w:b/>
          <w:bCs/>
        </w:rPr>
        <w:t>1. Purpose of the Accountability Framework</w:t>
      </w:r>
    </w:p>
    <w:p w14:paraId="5C40A254" w14:textId="77777777" w:rsidR="00B95FC1" w:rsidRDefault="00B95FC1" w:rsidP="00B95FC1">
      <w:pPr>
        <w:jc w:val="both"/>
      </w:pPr>
      <w:r>
        <w:t>Accountability reinforces credibility by demonstrating that:</w:t>
      </w:r>
    </w:p>
    <w:p w14:paraId="36A04B54" w14:textId="58C94610" w:rsidR="00B95FC1" w:rsidRDefault="00B95FC1">
      <w:pPr>
        <w:pStyle w:val="ListParagraph"/>
        <w:numPr>
          <w:ilvl w:val="0"/>
          <w:numId w:val="36"/>
        </w:numPr>
        <w:jc w:val="both"/>
      </w:pPr>
      <w:r>
        <w:t>decisions are evaluated against clear objectives,</w:t>
      </w:r>
    </w:p>
    <w:p w14:paraId="3E76B50D" w14:textId="6F258F05" w:rsidR="00B95FC1" w:rsidRDefault="00B95FC1">
      <w:pPr>
        <w:pStyle w:val="ListParagraph"/>
        <w:numPr>
          <w:ilvl w:val="0"/>
          <w:numId w:val="36"/>
        </w:numPr>
        <w:jc w:val="both"/>
      </w:pPr>
      <w:r>
        <w:t>mistakes are acknowledged and addressed,</w:t>
      </w:r>
    </w:p>
    <w:p w14:paraId="6B0C7DE6" w14:textId="7B3936E5" w:rsidR="00B95FC1" w:rsidRDefault="00B95FC1">
      <w:pPr>
        <w:pStyle w:val="ListParagraph"/>
        <w:numPr>
          <w:ilvl w:val="0"/>
          <w:numId w:val="36"/>
        </w:numPr>
        <w:jc w:val="both"/>
      </w:pPr>
      <w:r>
        <w:t>processes improve over time.</w:t>
      </w:r>
    </w:p>
    <w:p w14:paraId="0E268FDE" w14:textId="2AF50176" w:rsidR="00B95FC1" w:rsidRDefault="00B95FC1" w:rsidP="00B95FC1">
      <w:pPr>
        <w:jc w:val="both"/>
      </w:pPr>
      <w:r>
        <w:t>Under FPAS Mark II, accountability is continuous, not episodic. It is built directly into the 29-day policy cycle and the institutional communication strategy.</w:t>
      </w:r>
    </w:p>
    <w:p w14:paraId="7869E4E7" w14:textId="55DB7F2E" w:rsidR="00B95FC1" w:rsidRPr="00B95FC1" w:rsidRDefault="00B95FC1" w:rsidP="00B95FC1">
      <w:pPr>
        <w:jc w:val="both"/>
        <w:rPr>
          <w:b/>
          <w:bCs/>
        </w:rPr>
      </w:pPr>
      <w:r w:rsidRPr="00B95FC1">
        <w:rPr>
          <w:b/>
          <w:bCs/>
        </w:rPr>
        <w:t>2. Measuring Policy Outcomes Against Objectives</w:t>
      </w:r>
    </w:p>
    <w:p w14:paraId="117F6709" w14:textId="77777777" w:rsidR="00B95FC1" w:rsidRDefault="00B95FC1" w:rsidP="00B95FC1">
      <w:pPr>
        <w:jc w:val="both"/>
      </w:pPr>
      <w:r>
        <w:t>Policy success is assessed against:</w:t>
      </w:r>
    </w:p>
    <w:p w14:paraId="5FA07426" w14:textId="1FD16B33" w:rsidR="00B95FC1" w:rsidRDefault="00B95FC1">
      <w:pPr>
        <w:pStyle w:val="ListParagraph"/>
        <w:numPr>
          <w:ilvl w:val="0"/>
          <w:numId w:val="36"/>
        </w:numPr>
        <w:jc w:val="both"/>
      </w:pPr>
      <w:r>
        <w:t>inflation developments relative to the target,</w:t>
      </w:r>
    </w:p>
    <w:p w14:paraId="2994B245" w14:textId="22BD5901" w:rsidR="00B95FC1" w:rsidRDefault="00B95FC1">
      <w:pPr>
        <w:pStyle w:val="ListParagraph"/>
        <w:numPr>
          <w:ilvl w:val="0"/>
          <w:numId w:val="36"/>
        </w:numPr>
        <w:jc w:val="both"/>
      </w:pPr>
      <w:r>
        <w:t>measures of underlying inflation,</w:t>
      </w:r>
    </w:p>
    <w:p w14:paraId="4887BA16" w14:textId="6BAE032B" w:rsidR="00B95FC1" w:rsidRDefault="00B95FC1">
      <w:pPr>
        <w:pStyle w:val="ListParagraph"/>
        <w:numPr>
          <w:ilvl w:val="0"/>
          <w:numId w:val="36"/>
        </w:numPr>
        <w:jc w:val="both"/>
      </w:pPr>
      <w:r>
        <w:t xml:space="preserve">economic slack and </w:t>
      </w:r>
      <w:r w:rsidR="00DA01B0">
        <w:t>labour</w:t>
      </w:r>
      <w:r>
        <w:t xml:space="preserve"> market indicators,</w:t>
      </w:r>
    </w:p>
    <w:p w14:paraId="19FAC09A" w14:textId="4F628FCA" w:rsidR="00B95FC1" w:rsidRDefault="00B95FC1">
      <w:pPr>
        <w:pStyle w:val="ListParagraph"/>
        <w:numPr>
          <w:ilvl w:val="0"/>
          <w:numId w:val="36"/>
        </w:numPr>
        <w:jc w:val="both"/>
      </w:pPr>
      <w:r>
        <w:t>financial stability metrics,</w:t>
      </w:r>
    </w:p>
    <w:p w14:paraId="43BB88EB" w14:textId="3CA5462D" w:rsidR="00B95FC1" w:rsidRDefault="00B95FC1">
      <w:pPr>
        <w:pStyle w:val="ListParagraph"/>
        <w:numPr>
          <w:ilvl w:val="0"/>
          <w:numId w:val="36"/>
        </w:numPr>
        <w:jc w:val="both"/>
      </w:pPr>
      <w:r>
        <w:t>external and geopolitical risks.</w:t>
      </w:r>
    </w:p>
    <w:p w14:paraId="3A20E27C" w14:textId="38B95D14" w:rsidR="00B95FC1" w:rsidRDefault="00B95FC1" w:rsidP="00B95FC1">
      <w:pPr>
        <w:jc w:val="both"/>
      </w:pPr>
      <w:r>
        <w:lastRenderedPageBreak/>
        <w:t>FPAS Mark II emphasizes evaluating outcomes within an uncertainty-aware, least-regrets framework-avoiding rigid scorekeeping while maintaining transparency.</w:t>
      </w:r>
    </w:p>
    <w:p w14:paraId="1A9D84C4" w14:textId="3CFD25A9" w:rsidR="00B95FC1" w:rsidRPr="00B95FC1" w:rsidRDefault="00B95FC1" w:rsidP="00B95FC1">
      <w:pPr>
        <w:jc w:val="both"/>
        <w:rPr>
          <w:b/>
          <w:bCs/>
        </w:rPr>
      </w:pPr>
      <w:r w:rsidRPr="00B95FC1">
        <w:rPr>
          <w:b/>
          <w:bCs/>
        </w:rPr>
        <w:t>3.</w:t>
      </w:r>
      <w:r>
        <w:rPr>
          <w:b/>
          <w:bCs/>
        </w:rPr>
        <w:t xml:space="preserve"> </w:t>
      </w:r>
      <w:r w:rsidRPr="00B95FC1">
        <w:rPr>
          <w:b/>
          <w:bCs/>
        </w:rPr>
        <w:t>Internal Review Mechanisms</w:t>
      </w:r>
    </w:p>
    <w:p w14:paraId="27FB2540" w14:textId="77777777" w:rsidR="00B95FC1" w:rsidRDefault="00B95FC1" w:rsidP="00B95FC1">
      <w:pPr>
        <w:jc w:val="both"/>
      </w:pPr>
      <w:r>
        <w:t>Internal accountability is strengthened through:</w:t>
      </w:r>
    </w:p>
    <w:p w14:paraId="523C4E41" w14:textId="213FEB9C" w:rsidR="00B95FC1" w:rsidRDefault="00B95FC1">
      <w:pPr>
        <w:pStyle w:val="ListParagraph"/>
        <w:numPr>
          <w:ilvl w:val="0"/>
          <w:numId w:val="36"/>
        </w:numPr>
        <w:jc w:val="both"/>
      </w:pPr>
      <w:r>
        <w:t>post-round reviews,</w:t>
      </w:r>
    </w:p>
    <w:p w14:paraId="6E93044E" w14:textId="0B2F14B5" w:rsidR="00B95FC1" w:rsidRDefault="00B95FC1">
      <w:pPr>
        <w:pStyle w:val="ListParagraph"/>
        <w:numPr>
          <w:ilvl w:val="0"/>
          <w:numId w:val="47"/>
        </w:numPr>
        <w:jc w:val="both"/>
      </w:pPr>
      <w:r>
        <w:t>forecast performance assessment,</w:t>
      </w:r>
    </w:p>
    <w:p w14:paraId="1919055F" w14:textId="30E15CD9" w:rsidR="00B95FC1" w:rsidRDefault="00B95FC1">
      <w:pPr>
        <w:pStyle w:val="ListParagraph"/>
        <w:numPr>
          <w:ilvl w:val="0"/>
          <w:numId w:val="36"/>
        </w:numPr>
        <w:jc w:val="both"/>
      </w:pPr>
      <w:r>
        <w:t>scenario effectiveness evaluations,</w:t>
      </w:r>
    </w:p>
    <w:p w14:paraId="6FEFC9AD" w14:textId="05E2D289" w:rsidR="00B95FC1" w:rsidRDefault="00B95FC1">
      <w:pPr>
        <w:pStyle w:val="ListParagraph"/>
        <w:numPr>
          <w:ilvl w:val="0"/>
          <w:numId w:val="36"/>
        </w:numPr>
        <w:jc w:val="both"/>
      </w:pPr>
      <w:r>
        <w:t>credibility and expectations analysis,</w:t>
      </w:r>
    </w:p>
    <w:p w14:paraId="5D18EC94" w14:textId="0AD97B82" w:rsidR="00B95FC1" w:rsidRDefault="00B95FC1">
      <w:pPr>
        <w:pStyle w:val="ListParagraph"/>
        <w:numPr>
          <w:ilvl w:val="0"/>
          <w:numId w:val="36"/>
        </w:numPr>
        <w:jc w:val="both"/>
      </w:pPr>
      <w:r>
        <w:t>communication quality checks.</w:t>
      </w:r>
    </w:p>
    <w:p w14:paraId="3FC2BFCE" w14:textId="7CF4E15C" w:rsidR="00B95FC1" w:rsidRDefault="00B95FC1" w:rsidP="00B95FC1">
      <w:pPr>
        <w:jc w:val="both"/>
      </w:pPr>
      <w:r>
        <w:t>These reviews build institutional memory and reinforce learning across policy rounds.</w:t>
      </w:r>
    </w:p>
    <w:p w14:paraId="2D4512D6" w14:textId="351442E8" w:rsidR="00B95FC1" w:rsidRPr="00B95FC1" w:rsidRDefault="00B95FC1" w:rsidP="00B95FC1">
      <w:pPr>
        <w:jc w:val="both"/>
        <w:rPr>
          <w:b/>
          <w:bCs/>
        </w:rPr>
      </w:pPr>
      <w:r w:rsidRPr="00B95FC1">
        <w:rPr>
          <w:b/>
          <w:bCs/>
        </w:rPr>
        <w:t>4.</w:t>
      </w:r>
      <w:r>
        <w:rPr>
          <w:b/>
          <w:bCs/>
        </w:rPr>
        <w:t xml:space="preserve"> </w:t>
      </w:r>
      <w:r w:rsidRPr="00B95FC1">
        <w:rPr>
          <w:b/>
          <w:bCs/>
        </w:rPr>
        <w:t>External Review and Public Accountability</w:t>
      </w:r>
    </w:p>
    <w:p w14:paraId="4DF05CC8" w14:textId="77777777" w:rsidR="00B95FC1" w:rsidRDefault="00B95FC1" w:rsidP="00B95FC1">
      <w:pPr>
        <w:jc w:val="both"/>
      </w:pPr>
      <w:r>
        <w:t>Transparency also requires external accountability. This includes:</w:t>
      </w:r>
    </w:p>
    <w:p w14:paraId="1924319C" w14:textId="204BF3E5" w:rsidR="00B95FC1" w:rsidRDefault="00B95FC1">
      <w:pPr>
        <w:pStyle w:val="ListParagraph"/>
        <w:numPr>
          <w:ilvl w:val="0"/>
          <w:numId w:val="36"/>
        </w:numPr>
        <w:jc w:val="both"/>
      </w:pPr>
      <w:r>
        <w:t>publication of the Monetary Policy Report,</w:t>
      </w:r>
    </w:p>
    <w:p w14:paraId="1C8FF60E" w14:textId="1CAD79EF" w:rsidR="00B95FC1" w:rsidRDefault="00B95FC1">
      <w:pPr>
        <w:pStyle w:val="ListParagraph"/>
        <w:numPr>
          <w:ilvl w:val="0"/>
          <w:numId w:val="36"/>
        </w:numPr>
        <w:jc w:val="both"/>
      </w:pPr>
      <w:r>
        <w:t>the Executive Statement,</w:t>
      </w:r>
    </w:p>
    <w:p w14:paraId="59DF3C65" w14:textId="6D06C755" w:rsidR="00B95FC1" w:rsidRDefault="00B95FC1">
      <w:pPr>
        <w:pStyle w:val="ListParagraph"/>
        <w:numPr>
          <w:ilvl w:val="0"/>
          <w:numId w:val="36"/>
        </w:numPr>
        <w:jc w:val="both"/>
      </w:pPr>
      <w:r>
        <w:t>attributed minutes,</w:t>
      </w:r>
    </w:p>
    <w:p w14:paraId="641CC934" w14:textId="060A9B60" w:rsidR="00B95FC1" w:rsidRDefault="00B95FC1">
      <w:pPr>
        <w:pStyle w:val="ListParagraph"/>
        <w:numPr>
          <w:ilvl w:val="0"/>
          <w:numId w:val="36"/>
        </w:numPr>
        <w:jc w:val="both"/>
      </w:pPr>
      <w:r>
        <w:t>press conferences,</w:t>
      </w:r>
    </w:p>
    <w:p w14:paraId="3F5FB9EA" w14:textId="06D606F3" w:rsidR="00B95FC1" w:rsidRDefault="00B95FC1">
      <w:pPr>
        <w:pStyle w:val="ListParagraph"/>
        <w:numPr>
          <w:ilvl w:val="0"/>
          <w:numId w:val="36"/>
        </w:numPr>
        <w:jc w:val="both"/>
      </w:pPr>
      <w:r>
        <w:t>annual reviews.</w:t>
      </w:r>
    </w:p>
    <w:p w14:paraId="0D2E3816" w14:textId="6B9A2DE7" w:rsidR="00B95FC1" w:rsidRDefault="00B95FC1" w:rsidP="00B95FC1">
      <w:pPr>
        <w:jc w:val="both"/>
      </w:pPr>
      <w:r>
        <w:t>External accountability reinforces democratic legitimacy and allows analysts, experts, and the public to scrutinize policy decisions under FPAS Mark II.</w:t>
      </w:r>
    </w:p>
    <w:p w14:paraId="412A500D" w14:textId="7C78CC07" w:rsidR="00B95FC1" w:rsidRPr="00B95FC1" w:rsidRDefault="00B95FC1" w:rsidP="00B95FC1">
      <w:pPr>
        <w:jc w:val="both"/>
        <w:rPr>
          <w:b/>
          <w:bCs/>
        </w:rPr>
      </w:pPr>
      <w:r w:rsidRPr="00B95FC1">
        <w:rPr>
          <w:b/>
          <w:bCs/>
        </w:rPr>
        <w:t>5.</w:t>
      </w:r>
      <w:r>
        <w:rPr>
          <w:b/>
          <w:bCs/>
        </w:rPr>
        <w:t xml:space="preserve"> </w:t>
      </w:r>
      <w:r w:rsidRPr="00B95FC1">
        <w:rPr>
          <w:b/>
          <w:bCs/>
        </w:rPr>
        <w:t>Embedding Accountability in Institutional Culture</w:t>
      </w:r>
    </w:p>
    <w:p w14:paraId="0F4DD512" w14:textId="77777777" w:rsidR="00B95FC1" w:rsidRDefault="00B95FC1" w:rsidP="00B95FC1">
      <w:pPr>
        <w:jc w:val="both"/>
      </w:pPr>
      <w:r>
        <w:t>Accountability is not merely procedural-it is cultural. FPAS Mark II promotes:</w:t>
      </w:r>
    </w:p>
    <w:p w14:paraId="37F3DEEB" w14:textId="7CF8580E" w:rsidR="00B95FC1" w:rsidRDefault="00B95FC1">
      <w:pPr>
        <w:pStyle w:val="ListParagraph"/>
        <w:numPr>
          <w:ilvl w:val="0"/>
          <w:numId w:val="36"/>
        </w:numPr>
        <w:jc w:val="both"/>
      </w:pPr>
      <w:r>
        <w:t>humility in decision-making,</w:t>
      </w:r>
    </w:p>
    <w:p w14:paraId="21BBACDF" w14:textId="0A3D56C4" w:rsidR="00B95FC1" w:rsidRDefault="00B95FC1">
      <w:pPr>
        <w:pStyle w:val="ListParagraph"/>
        <w:numPr>
          <w:ilvl w:val="0"/>
          <w:numId w:val="36"/>
        </w:numPr>
        <w:jc w:val="both"/>
      </w:pPr>
      <w:r>
        <w:t>openness about uncertainty,</w:t>
      </w:r>
    </w:p>
    <w:p w14:paraId="37E3B623" w14:textId="4CDD22C9" w:rsidR="00B95FC1" w:rsidRDefault="00B95FC1">
      <w:pPr>
        <w:pStyle w:val="ListParagraph"/>
        <w:numPr>
          <w:ilvl w:val="0"/>
          <w:numId w:val="36"/>
        </w:numPr>
        <w:jc w:val="both"/>
      </w:pPr>
      <w:r>
        <w:t>willingness to revise assessments,</w:t>
      </w:r>
    </w:p>
    <w:p w14:paraId="35CF2F5D" w14:textId="7A755CDC" w:rsidR="00B95FC1" w:rsidRDefault="00B95FC1">
      <w:pPr>
        <w:pStyle w:val="ListParagraph"/>
        <w:numPr>
          <w:ilvl w:val="0"/>
          <w:numId w:val="36"/>
        </w:numPr>
        <w:jc w:val="both"/>
      </w:pPr>
      <w:r>
        <w:t>clear communication of risks.</w:t>
      </w:r>
    </w:p>
    <w:p w14:paraId="305782DD" w14:textId="63B6E17D" w:rsidR="00B95FC1" w:rsidRDefault="00B95FC1" w:rsidP="00B95FC1">
      <w:pPr>
        <w:jc w:val="both"/>
      </w:pPr>
      <w:r>
        <w:t>This culture ensures that accountability becomes a source of strength rather than a constraint.</w:t>
      </w:r>
    </w:p>
    <w:p w14:paraId="284428E9" w14:textId="77777777" w:rsidR="00B95FC1" w:rsidRPr="00B95FC1" w:rsidRDefault="00B95FC1" w:rsidP="00B95FC1">
      <w:pPr>
        <w:jc w:val="both"/>
        <w:rPr>
          <w:b/>
          <w:bCs/>
        </w:rPr>
      </w:pPr>
      <w:r w:rsidRPr="00B95FC1">
        <w:rPr>
          <w:b/>
          <w:bCs/>
        </w:rPr>
        <w:t>Conclusion</w:t>
      </w:r>
    </w:p>
    <w:p w14:paraId="6DDBE621" w14:textId="77777777" w:rsidR="00755B5D" w:rsidRDefault="00B95FC1" w:rsidP="00B95FC1">
      <w:pPr>
        <w:jc w:val="both"/>
      </w:pPr>
      <w:r>
        <w:t xml:space="preserve">The Accountability Framework of FPAS Mark II ensures that the Central Bank of Armenia remains transparent, credible, and aligned with its mandate. By integrating </w:t>
      </w:r>
      <w:r>
        <w:lastRenderedPageBreak/>
        <w:t>accountability into analysis, communication, and institutional learning, the Bank strengthens public trust and enhances policy effectiveness.</w:t>
      </w:r>
    </w:p>
    <w:p w14:paraId="0D4D50EF" w14:textId="77777777" w:rsidR="00755B5D" w:rsidRPr="009659F4" w:rsidRDefault="00755B5D" w:rsidP="00755B5D">
      <w:pPr>
        <w:rPr>
          <w:b/>
          <w:bCs/>
        </w:rPr>
      </w:pPr>
      <w:r w:rsidRPr="009659F4">
        <w:rPr>
          <w:b/>
          <w:bCs/>
        </w:rPr>
        <w:t>Literature &amp; Further Reading</w:t>
      </w:r>
    </w:p>
    <w:p w14:paraId="6A26A5FC" w14:textId="77777777" w:rsidR="00755B5D" w:rsidRDefault="00755B5D">
      <w:pPr>
        <w:numPr>
          <w:ilvl w:val="0"/>
          <w:numId w:val="14"/>
        </w:numPr>
        <w:jc w:val="both"/>
      </w:pPr>
      <w:r w:rsidRPr="00B76A1F">
        <w:t xml:space="preserve">Dincer, N., &amp; Eichengreen, B. (2014). “Central Bank Transparency and Independence: Updates and New </w:t>
      </w:r>
      <w:r>
        <w:t>M</w:t>
      </w:r>
      <w:r w:rsidRPr="00B76A1F">
        <w:t>easures.” </w:t>
      </w:r>
    </w:p>
    <w:p w14:paraId="67BA981D" w14:textId="77777777" w:rsidR="00755B5D" w:rsidRPr="00B76A1F" w:rsidRDefault="00755B5D" w:rsidP="00755B5D">
      <w:pPr>
        <w:ind w:left="720"/>
        <w:jc w:val="both"/>
      </w:pPr>
      <w:hyperlink r:id="rId106" w:history="1">
        <w:r w:rsidRPr="00B76A1F">
          <w:rPr>
            <w:rStyle w:val="Hyperlink"/>
          </w:rPr>
          <w:t>https://www.ijcb.org/journal/ijcb14q1a6.htm</w:t>
        </w:r>
      </w:hyperlink>
    </w:p>
    <w:p w14:paraId="7C6A90CF" w14:textId="77777777" w:rsidR="00755B5D" w:rsidRPr="00B76A1F" w:rsidRDefault="00755B5D">
      <w:pPr>
        <w:numPr>
          <w:ilvl w:val="0"/>
          <w:numId w:val="14"/>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07" w:tgtFrame="_blank" w:history="1">
        <w:r w:rsidRPr="00B76A1F">
          <w:rPr>
            <w:rStyle w:val="Hyperlink"/>
          </w:rPr>
          <w:t>https://www.thebetterpolicyproject.org/_files/ugd/bf672a_44316592afd24e26add8648beeb507a2.pdf</w:t>
        </w:r>
      </w:hyperlink>
    </w:p>
    <w:p w14:paraId="1F425434" w14:textId="77777777" w:rsidR="00755B5D" w:rsidRPr="00B76A1F" w:rsidRDefault="00755B5D">
      <w:pPr>
        <w:numPr>
          <w:ilvl w:val="0"/>
          <w:numId w:val="14"/>
        </w:numPr>
        <w:jc w:val="both"/>
      </w:pPr>
      <w:r w:rsidRPr="00B76A1F">
        <w:t>Freedman, C., &amp; Laxton, D. (2009). “Why Inflation Targeting?” IMF Working Paper 09/86. </w:t>
      </w:r>
      <w:hyperlink r:id="rId108" w:tgtFrame="_blank" w:history="1">
        <w:r w:rsidRPr="00B76A1F">
          <w:rPr>
            <w:rStyle w:val="Hyperlink"/>
          </w:rPr>
          <w:t>https://www.imf.org/external/pubs/ft/wp/2009/wp0986.pdf</w:t>
        </w:r>
      </w:hyperlink>
    </w:p>
    <w:p w14:paraId="04880226" w14:textId="77777777" w:rsidR="00755B5D" w:rsidRDefault="00755B5D">
      <w:pPr>
        <w:numPr>
          <w:ilvl w:val="0"/>
          <w:numId w:val="14"/>
        </w:numPr>
        <w:jc w:val="both"/>
      </w:pPr>
      <w:r w:rsidRPr="00B76A1F">
        <w:t>Debelle, G., &amp; Laxton, D. (1996). “Is the Phillips Curve Really a Curve? Some Evidence for Australia.” IMF Working Paper 96/37. </w:t>
      </w:r>
    </w:p>
    <w:p w14:paraId="4DF7F530" w14:textId="746C02A8" w:rsidR="00755B5D" w:rsidRDefault="00755B5D" w:rsidP="00755B5D">
      <w:pPr>
        <w:ind w:left="720"/>
        <w:jc w:val="both"/>
      </w:pPr>
      <w:hyperlink r:id="rId109" w:history="1">
        <w:r w:rsidRPr="002E32F0">
          <w:rPr>
            <w:rStyle w:val="Hyperlink"/>
          </w:rPr>
          <w:t>https://www.imf.org/en/publications/wp/issues/2016/12/30/is-the-phillips-curve-really-a-curve-some-evidence-for-canada-the-united-kingdom-and-the-2079</w:t>
        </w:r>
      </w:hyperlink>
    </w:p>
    <w:p w14:paraId="3A6004B4" w14:textId="3C86060F" w:rsidR="00896F7E" w:rsidRPr="00755B5D" w:rsidRDefault="00000000" w:rsidP="00755B5D">
      <w:pPr>
        <w:jc w:val="both"/>
      </w:pPr>
      <w:r>
        <w:pict w14:anchorId="10A13B18">
          <v:rect id="_x0000_i1046" style="width:0;height:1.5pt" o:hralign="center" o:hrstd="t" o:hr="t" fillcolor="#a0a0a0" stroked="f"/>
        </w:pict>
      </w:r>
    </w:p>
    <w:p w14:paraId="3FC3EA9D" w14:textId="5278147D" w:rsidR="002C62BB" w:rsidRDefault="00B95FC1" w:rsidP="00A4792F">
      <w:pPr>
        <w:rPr>
          <w:b/>
          <w:bCs/>
        </w:rPr>
      </w:pPr>
      <w:r>
        <w:rPr>
          <w:b/>
          <w:bCs/>
        </w:rPr>
        <w:t>Script</w:t>
      </w:r>
    </w:p>
    <w:p w14:paraId="5A0C6891" w14:textId="77777777" w:rsidR="002C62BB" w:rsidRPr="00A069CC" w:rsidRDefault="002C62BB" w:rsidP="00A4792F">
      <w:pPr>
        <w:jc w:val="both"/>
      </w:pPr>
      <w:r w:rsidRPr="00A069CC">
        <w:t>Hello, my name is Susanna Grigoryan. I’m a Level One student at the Global Forecasting School and an economist at the Central Bank of Armenia.</w:t>
      </w:r>
    </w:p>
    <w:p w14:paraId="29147338" w14:textId="77777777" w:rsidR="002C62BB" w:rsidRPr="00A069CC" w:rsidRDefault="002C62BB" w:rsidP="00A4792F">
      <w:pPr>
        <w:jc w:val="both"/>
      </w:pPr>
      <w:r w:rsidRPr="00A069CC">
        <w:t>In today’s video, we explore how FPAS Mark II strengthens credibility through a robust Accountability Framework.</w:t>
      </w:r>
    </w:p>
    <w:p w14:paraId="1094FE71" w14:textId="77777777" w:rsidR="002C62BB" w:rsidRPr="00A069CC" w:rsidRDefault="002C62BB" w:rsidP="00A4792F">
      <w:pPr>
        <w:jc w:val="both"/>
      </w:pPr>
      <w:r w:rsidRPr="00A069CC">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069CC" w:rsidRDefault="002C62BB" w:rsidP="00A4792F">
      <w:pPr>
        <w:jc w:val="both"/>
      </w:pPr>
      <w:r w:rsidRPr="00A069CC">
        <w:t xml:space="preserve">Accountability reinforces credibility by demonstrating that decisions are evaluated against clear objectives, that mistakes are acknowledged and addressed, and that processes improve over time. Under FPAS Mark II, accountability is continuous, not </w:t>
      </w:r>
      <w:r w:rsidRPr="00A069CC">
        <w:lastRenderedPageBreak/>
        <w:t>episodic. It is built directly into the 29-day policy cycle and the institutional communication strategy.</w:t>
      </w:r>
    </w:p>
    <w:p w14:paraId="63F9179D" w14:textId="63A004E0" w:rsidR="002C62BB" w:rsidRPr="00A069CC" w:rsidRDefault="002C62BB" w:rsidP="00A4792F">
      <w:pPr>
        <w:jc w:val="both"/>
      </w:pPr>
      <w:r w:rsidRPr="00A069CC">
        <w:t xml:space="preserve">Policy success is assessed against inflation developments relative to the target, measures of underlying inflation, economic slack and </w:t>
      </w:r>
      <w:r w:rsidR="00DA01B0" w:rsidRPr="00A069CC">
        <w:t>labour</w:t>
      </w:r>
      <w:r w:rsidRPr="00A069CC">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069CC" w:rsidRDefault="002C62BB" w:rsidP="00A4792F">
      <w:pPr>
        <w:jc w:val="both"/>
      </w:pPr>
      <w:r w:rsidRPr="00A069CC">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069CC" w:rsidRDefault="002C62BB" w:rsidP="00A4792F">
      <w:pPr>
        <w:jc w:val="both"/>
      </w:pPr>
      <w:r w:rsidRPr="00A069CC">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069CC" w:rsidRDefault="002C62BB" w:rsidP="00A4792F">
      <w:pPr>
        <w:jc w:val="both"/>
      </w:pPr>
      <w:r w:rsidRPr="00A069CC">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069CC" w:rsidRDefault="002C62BB" w:rsidP="00A4792F">
      <w:pPr>
        <w:jc w:val="both"/>
      </w:pPr>
      <w:r w:rsidRPr="00A069CC">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5525D56" w14:textId="67B99D2B" w:rsidR="002C62BB" w:rsidRPr="00B76A1F" w:rsidRDefault="002C62BB" w:rsidP="00755B5D">
      <w:pPr>
        <w:jc w:val="both"/>
      </w:pPr>
      <w:r w:rsidRPr="00A069CC">
        <w:t xml:space="preserve">I would like to thank </w:t>
      </w:r>
      <w:r w:rsidRPr="00755B5D">
        <w:rPr>
          <w:b/>
          <w:bCs/>
        </w:rPr>
        <w:t>Douglas Laxton</w:t>
      </w:r>
      <w:r w:rsidRPr="00A069CC">
        <w:t xml:space="preserve">, </w:t>
      </w:r>
      <w:r w:rsidRPr="00755B5D">
        <w:rPr>
          <w:b/>
          <w:bCs/>
        </w:rPr>
        <w:t>Jared Laxton</w:t>
      </w:r>
      <w:r w:rsidRPr="00A069CC">
        <w:t xml:space="preserve">, </w:t>
      </w:r>
      <w:r w:rsidR="00DF197D" w:rsidRPr="00DF197D">
        <w:rPr>
          <w:b/>
          <w:bCs/>
        </w:rPr>
        <w:t>Asya Kostanyan</w:t>
      </w:r>
      <w:r w:rsidRPr="00A069CC">
        <w:t xml:space="preserve">, and </w:t>
      </w:r>
      <w:r w:rsidR="00DF197D" w:rsidRPr="00DF197D">
        <w:rPr>
          <w:b/>
          <w:bCs/>
        </w:rPr>
        <w:t>Sopio Mkervalidze</w:t>
      </w:r>
      <w:r w:rsidRPr="00A069CC">
        <w:t xml:space="preserve"> for their guidance and support in helping me prepare this video.</w:t>
      </w:r>
    </w:p>
    <w:p w14:paraId="36263B70" w14:textId="0065808C" w:rsidR="00B95FC1" w:rsidRDefault="00B95FC1">
      <w:r>
        <w:br w:type="page"/>
      </w:r>
    </w:p>
    <w:p w14:paraId="510136A7" w14:textId="393A2A01" w:rsidR="00456F43" w:rsidRDefault="00B95FC1" w:rsidP="00B95FC1">
      <w:pPr>
        <w:pStyle w:val="Heading1"/>
      </w:pPr>
      <w:bookmarkStart w:id="749" w:name="_Toc214669679"/>
      <w:r>
        <w:lastRenderedPageBreak/>
        <w:t>References</w:t>
      </w:r>
      <w:bookmarkEnd w:id="749"/>
    </w:p>
    <w:p w14:paraId="07684E20" w14:textId="77777777" w:rsidR="00B95FC1" w:rsidRDefault="00B95FC1" w:rsidP="00B95FC1">
      <w:r>
        <w:t>[1]</w:t>
      </w:r>
      <w:r>
        <w:tab/>
        <w:t>Adrian, T., Obstfeld, M., &amp; Laxton, D. (2018). Advancing the Frontiers of Monetary Policy. Washington, D.C.: International Monetary Fund.</w:t>
      </w:r>
    </w:p>
    <w:p w14:paraId="4789E6DC" w14:textId="2A36E147" w:rsidR="00B95FC1" w:rsidRDefault="00B95FC1" w:rsidP="00B95FC1">
      <w:r>
        <w:t>[2]</w:t>
      </w:r>
      <w:r>
        <w:tab/>
        <w:t>Barro, R., &amp; Gordon, D. (1983). “Rules, Discretion, and Reputation in a Model of Mone</w:t>
      </w:r>
      <w:r w:rsidR="00DA01B0">
        <w:t>t</w:t>
      </w:r>
      <w:r>
        <w:t>ary Policy.” Journal of Monetary Economics, 12: 101–121.</w:t>
      </w:r>
    </w:p>
    <w:p w14:paraId="106A5978" w14:textId="77777777" w:rsidR="00B95FC1" w:rsidRDefault="00B95FC1" w:rsidP="00B95FC1">
      <w:r>
        <w:t>[3]</w:t>
      </w:r>
      <w:r>
        <w:tab/>
        <w:t>Bernanke, B. (2024). Forecasting for Monetary Policy Making and Communication at the Bank of England: A Review. Bank of England Independent Evaluation Office.</w:t>
      </w:r>
    </w:p>
    <w:p w14:paraId="5AF71860" w14:textId="763F302E" w:rsidR="00B95FC1" w:rsidRDefault="00B95FC1" w:rsidP="00B95FC1">
      <w:r>
        <w:t>[4]</w:t>
      </w:r>
      <w:r>
        <w:tab/>
        <w:t xml:space="preserve">Bernanke, B. (2025). Improving Fed Communications: A Proposal. Hutchins </w:t>
      </w:r>
      <w:r w:rsidR="00DA01B0">
        <w:t>Centre</w:t>
      </w:r>
      <w:r>
        <w:t xml:space="preserve"> Working Paper #102, Brookings Institution.</w:t>
      </w:r>
    </w:p>
    <w:p w14:paraId="546EF52A" w14:textId="77777777" w:rsidR="00B95FC1" w:rsidRDefault="00B95FC1" w:rsidP="00B95FC1">
      <w:r>
        <w:t>[5]</w:t>
      </w:r>
      <w:r>
        <w:tab/>
        <w:t>Better Policy Project. (2023). The Prudent Risk Management Approach to Price Stability. Unpublished mimeograph.</w:t>
      </w:r>
    </w:p>
    <w:p w14:paraId="3FC02160" w14:textId="77777777" w:rsidR="00B95FC1" w:rsidRDefault="00B95FC1" w:rsidP="00B95FC1">
      <w:r>
        <w:t>[6]</w:t>
      </w:r>
      <w:r>
        <w:tab/>
        <w:t>Central Bank of Armenia. (2025). CBA Academy: Onboarding Platform for New Board Members – Monetary Policy. October 2025 edition.</w:t>
      </w:r>
    </w:p>
    <w:p w14:paraId="48CD46E7" w14:textId="77777777" w:rsidR="00B95FC1" w:rsidRDefault="00B95FC1" w:rsidP="00B95FC1">
      <w:r>
        <w:t>[7]</w:t>
      </w:r>
      <w:r>
        <w:tab/>
        <w:t>Debelle, G., &amp; Laxton, D. (1996). Is the Phillips Curve Really Convex? IMF Working Paper No. 96/142. Washington, D.C.: International Monetary Fund.</w:t>
      </w:r>
    </w:p>
    <w:p w14:paraId="0625DC65" w14:textId="77777777" w:rsidR="00B95FC1" w:rsidRDefault="00B95FC1" w:rsidP="00B95FC1">
      <w:r>
        <w:t>[8]</w:t>
      </w:r>
      <w:r>
        <w:tab/>
        <w:t>Debelle, G., &amp; Laxton, D. (1997). “Is the Phillips Curve Really Convex?” IMF Staff Papers, 44(2): 249–282.</w:t>
      </w:r>
    </w:p>
    <w:p w14:paraId="7584C550" w14:textId="77777777" w:rsidR="00B95FC1" w:rsidRDefault="00B95FC1" w:rsidP="00B95FC1">
      <w:r>
        <w:t>[9]</w:t>
      </w:r>
      <w:r>
        <w:tab/>
        <w:t>Friedman, M. (1968). “The Role of Monetary Policy.” American Economic Review, 58(1): 1–17.</w:t>
      </w:r>
    </w:p>
    <w:p w14:paraId="019277DE" w14:textId="77777777" w:rsidR="00B95FC1" w:rsidRDefault="00B95FC1" w:rsidP="00B95FC1">
      <w:r>
        <w:t>[10]</w:t>
      </w:r>
      <w:r>
        <w:tab/>
        <w:t>Freedman, C., &amp; Laxton, D. (2009). Why Inflation Targeting? IMF Working Paper No. 09/86. Washington, D.C.: International Monetary Fund.</w:t>
      </w:r>
    </w:p>
    <w:p w14:paraId="6B0D1F0B" w14:textId="77777777" w:rsidR="00B95FC1" w:rsidRDefault="00B95FC1" w:rsidP="00B95FC1">
      <w:r>
        <w:t>[11]</w:t>
      </w:r>
      <w:r>
        <w:tab/>
        <w:t>Haworth, C., Kostanyan, A., &amp; Laxton, D. (2019). Transparent Monetary Policy: A History of Inflation Targeting in New Zealand. London School of Economics, Institute of Global Affairs.</w:t>
      </w:r>
    </w:p>
    <w:p w14:paraId="716CC6F4" w14:textId="7E639515" w:rsidR="00B95FC1" w:rsidRDefault="00B95FC1" w:rsidP="00B95FC1">
      <w:r>
        <w:t>[12]</w:t>
      </w:r>
      <w:r>
        <w:tab/>
        <w:t>Kiley, M. (2023). “Prospects for a Soft Landing.” Board of Governors of the Federal Reserve System.</w:t>
      </w:r>
    </w:p>
    <w:p w14:paraId="751981D6" w14:textId="77777777" w:rsidR="00B95FC1" w:rsidRDefault="00B95FC1" w:rsidP="00B95FC1">
      <w:r>
        <w:t>[13]</w:t>
      </w:r>
      <w:r>
        <w:tab/>
        <w:t>Kydland, F., &amp; Prescott, E. (1977). “Rules Rather than Discretion: The Inconsistency of Optimal Plans.” Journal of Political Economy, 85: 473–492.</w:t>
      </w:r>
    </w:p>
    <w:p w14:paraId="2286CC0F" w14:textId="61D57758" w:rsidR="00B95FC1" w:rsidRDefault="00B95FC1" w:rsidP="00B95FC1">
      <w:r>
        <w:lastRenderedPageBreak/>
        <w:t>[14]</w:t>
      </w:r>
      <w:r>
        <w:tab/>
        <w:t>Laxton, D., Galstyan, M., &amp; Avagyan, V. (2024). Prudent Risk Management Approach to Price Stability: Theory and Practice of FPAS Mark II at the Central Bank of Armenia.</w:t>
      </w:r>
    </w:p>
    <w:p w14:paraId="284F1A3E" w14:textId="77777777" w:rsidR="00B95FC1" w:rsidRDefault="00B95FC1" w:rsidP="00B95FC1">
      <w:r>
        <w:t>[15]</w:t>
      </w:r>
      <w:r>
        <w:tab/>
        <w:t>Laxton, D., Galstyan, M., &amp; Avagyan, V. (eds.) (2023). Forecasting and Policy Analysis System Mark II. Better Policy Project. Unpublished mimeograph.</w:t>
      </w:r>
    </w:p>
    <w:p w14:paraId="7DAE783D" w14:textId="77777777" w:rsidR="00B95FC1" w:rsidRDefault="00B95FC1" w:rsidP="00B95FC1">
      <w:r>
        <w:t>[16]</w:t>
      </w:r>
      <w:r>
        <w:tab/>
        <w:t>Phelps, E. (1968). “Money-Wage Dynamics and Labor Market Equilibrium.” Journal of Political Economy, 76(4): 678–711.</w:t>
      </w:r>
    </w:p>
    <w:p w14:paraId="2947B373" w14:textId="77777777" w:rsidR="00B95FC1" w:rsidRDefault="00B95FC1" w:rsidP="00B95FC1">
      <w:r>
        <w:t>[17]</w:t>
      </w:r>
      <w:r>
        <w:tab/>
        <w:t>Reserve Bank of New Zealand. (2013–2016). Monetary Policy Statements. Wellington: RBNZ.</w:t>
      </w:r>
    </w:p>
    <w:p w14:paraId="3EBBFCD9" w14:textId="71283A29" w:rsidR="00B95FC1" w:rsidRDefault="00B95FC1" w:rsidP="00B95FC1">
      <w:r>
        <w:t>[18]</w:t>
      </w:r>
      <w:r>
        <w:tab/>
        <w:t>Rogoff, K. (1985). “The Optimal Degree of Commitment to an Intermediate Target.” Quarterly Journal of Economics, 100: 169–190.</w:t>
      </w:r>
    </w:p>
    <w:p w14:paraId="4CDFE1E7" w14:textId="199A0F74" w:rsidR="00B95FC1" w:rsidRDefault="00B95FC1" w:rsidP="00B95FC1">
      <w:r>
        <w:t>[19]</w:t>
      </w:r>
      <w:r>
        <w:tab/>
        <w:t>Waller, C. (2023). Remarks at the Bank of Korea. Seoul: Bank of Korea Research Department.</w:t>
      </w:r>
    </w:p>
    <w:p w14:paraId="475F36E3" w14:textId="43EA494A" w:rsidR="00B95FC1" w:rsidRPr="00B95FC1" w:rsidRDefault="00B95FC1" w:rsidP="00B95FC1">
      <w:r>
        <w:t>[20]</w:t>
      </w:r>
      <w:r>
        <w:tab/>
        <w:t>Walsh, C. (1995). “Optimal Contracts for Central Bankers.” American Economic Review, 85(1): 150–167.</w:t>
      </w:r>
    </w:p>
    <w:sectPr w:rsidR="00B95FC1" w:rsidRPr="00B95FC1" w:rsidSect="006C5AF8">
      <w:headerReference w:type="default" r:id="rId110"/>
      <w:footerReference w:type="default" r:id="rId1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5C767" w14:textId="77777777" w:rsidR="005B1852" w:rsidRDefault="005B1852">
      <w:pPr>
        <w:spacing w:after="0" w:line="240" w:lineRule="auto"/>
      </w:pPr>
      <w:r>
        <w:separator/>
      </w:r>
    </w:p>
  </w:endnote>
  <w:endnote w:type="continuationSeparator" w:id="0">
    <w:p w14:paraId="5F41C8B6" w14:textId="77777777" w:rsidR="005B1852" w:rsidRDefault="005B1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EA2DF" w14:textId="77777777" w:rsidR="005B1852" w:rsidRDefault="005B1852">
      <w:pPr>
        <w:spacing w:after="0" w:line="240" w:lineRule="auto"/>
      </w:pPr>
      <w:r>
        <w:separator/>
      </w:r>
    </w:p>
  </w:footnote>
  <w:footnote w:type="continuationSeparator" w:id="0">
    <w:p w14:paraId="7D6F4C0C" w14:textId="77777777" w:rsidR="005B1852" w:rsidRDefault="005B1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860F1C"/>
    <w:multiLevelType w:val="hybridMultilevel"/>
    <w:tmpl w:val="9B68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23367"/>
    <w:multiLevelType w:val="hybridMultilevel"/>
    <w:tmpl w:val="136460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2"/>
  </w:num>
  <w:num w:numId="2" w16cid:durableId="1737051266">
    <w:abstractNumId w:val="61"/>
  </w:num>
  <w:num w:numId="3" w16cid:durableId="2108572021">
    <w:abstractNumId w:val="63"/>
  </w:num>
  <w:num w:numId="4" w16cid:durableId="1307705611">
    <w:abstractNumId w:val="57"/>
  </w:num>
  <w:num w:numId="5" w16cid:durableId="888955175">
    <w:abstractNumId w:val="33"/>
  </w:num>
  <w:num w:numId="6" w16cid:durableId="578712828">
    <w:abstractNumId w:val="23"/>
  </w:num>
  <w:num w:numId="7" w16cid:durableId="1851723108">
    <w:abstractNumId w:val="35"/>
  </w:num>
  <w:num w:numId="8" w16cid:durableId="1359043874">
    <w:abstractNumId w:val="11"/>
  </w:num>
  <w:num w:numId="9" w16cid:durableId="1224752771">
    <w:abstractNumId w:val="6"/>
  </w:num>
  <w:num w:numId="10" w16cid:durableId="214852304">
    <w:abstractNumId w:val="51"/>
  </w:num>
  <w:num w:numId="11" w16cid:durableId="1425108873">
    <w:abstractNumId w:val="7"/>
  </w:num>
  <w:num w:numId="12" w16cid:durableId="1281300397">
    <w:abstractNumId w:val="65"/>
  </w:num>
  <w:num w:numId="13" w16cid:durableId="1277063196">
    <w:abstractNumId w:val="9"/>
  </w:num>
  <w:num w:numId="14" w16cid:durableId="2079940045">
    <w:abstractNumId w:val="32"/>
  </w:num>
  <w:num w:numId="15" w16cid:durableId="300499619">
    <w:abstractNumId w:val="34"/>
  </w:num>
  <w:num w:numId="16" w16cid:durableId="646741524">
    <w:abstractNumId w:val="2"/>
  </w:num>
  <w:num w:numId="17" w16cid:durableId="1099524002">
    <w:abstractNumId w:val="56"/>
  </w:num>
  <w:num w:numId="18" w16cid:durableId="37901818">
    <w:abstractNumId w:val="13"/>
  </w:num>
  <w:num w:numId="19" w16cid:durableId="646210076">
    <w:abstractNumId w:val="5"/>
  </w:num>
  <w:num w:numId="20" w16cid:durableId="633020558">
    <w:abstractNumId w:val="24"/>
  </w:num>
  <w:num w:numId="21" w16cid:durableId="171265344">
    <w:abstractNumId w:val="38"/>
  </w:num>
  <w:num w:numId="22" w16cid:durableId="1388451920">
    <w:abstractNumId w:val="50"/>
  </w:num>
  <w:num w:numId="23" w16cid:durableId="851535517">
    <w:abstractNumId w:val="55"/>
  </w:num>
  <w:num w:numId="24" w16cid:durableId="789905808">
    <w:abstractNumId w:val="17"/>
  </w:num>
  <w:num w:numId="25" w16cid:durableId="2004117882">
    <w:abstractNumId w:val="28"/>
  </w:num>
  <w:num w:numId="26" w16cid:durableId="466241184">
    <w:abstractNumId w:val="29"/>
  </w:num>
  <w:num w:numId="27" w16cid:durableId="793602759">
    <w:abstractNumId w:val="16"/>
  </w:num>
  <w:num w:numId="28" w16cid:durableId="752967578">
    <w:abstractNumId w:val="43"/>
  </w:num>
  <w:num w:numId="29" w16cid:durableId="1019548736">
    <w:abstractNumId w:val="10"/>
  </w:num>
  <w:num w:numId="30" w16cid:durableId="1668053684">
    <w:abstractNumId w:val="22"/>
  </w:num>
  <w:num w:numId="31" w16cid:durableId="1117942048">
    <w:abstractNumId w:val="27"/>
  </w:num>
  <w:num w:numId="32" w16cid:durableId="915090800">
    <w:abstractNumId w:val="54"/>
  </w:num>
  <w:num w:numId="33" w16cid:durableId="1614363245">
    <w:abstractNumId w:val="14"/>
  </w:num>
  <w:num w:numId="34" w16cid:durableId="771626662">
    <w:abstractNumId w:val="4"/>
  </w:num>
  <w:num w:numId="35" w16cid:durableId="802968885">
    <w:abstractNumId w:val="19"/>
  </w:num>
  <w:num w:numId="36" w16cid:durableId="1423801614">
    <w:abstractNumId w:val="45"/>
  </w:num>
  <w:num w:numId="37" w16cid:durableId="1952856929">
    <w:abstractNumId w:val="25"/>
  </w:num>
  <w:num w:numId="38" w16cid:durableId="1096711498">
    <w:abstractNumId w:val="47"/>
  </w:num>
  <w:num w:numId="39" w16cid:durableId="1015040554">
    <w:abstractNumId w:val="60"/>
  </w:num>
  <w:num w:numId="40" w16cid:durableId="2028484397">
    <w:abstractNumId w:val="3"/>
  </w:num>
  <w:num w:numId="41" w16cid:durableId="1853958285">
    <w:abstractNumId w:val="58"/>
  </w:num>
  <w:num w:numId="42" w16cid:durableId="1828862964">
    <w:abstractNumId w:val="40"/>
  </w:num>
  <w:num w:numId="43" w16cid:durableId="1852527770">
    <w:abstractNumId w:val="53"/>
  </w:num>
  <w:num w:numId="44" w16cid:durableId="567541925">
    <w:abstractNumId w:val="59"/>
  </w:num>
  <w:num w:numId="45" w16cid:durableId="181627770">
    <w:abstractNumId w:val="52"/>
  </w:num>
  <w:num w:numId="46" w16cid:durableId="643200078">
    <w:abstractNumId w:val="18"/>
  </w:num>
  <w:num w:numId="47" w16cid:durableId="555436985">
    <w:abstractNumId w:val="36"/>
  </w:num>
  <w:num w:numId="48" w16cid:durableId="2024044337">
    <w:abstractNumId w:val="49"/>
  </w:num>
  <w:num w:numId="49" w16cid:durableId="344332441">
    <w:abstractNumId w:val="39"/>
  </w:num>
  <w:num w:numId="50" w16cid:durableId="1651401714">
    <w:abstractNumId w:val="1"/>
  </w:num>
  <w:num w:numId="51" w16cid:durableId="1779257839">
    <w:abstractNumId w:val="8"/>
  </w:num>
  <w:num w:numId="52" w16cid:durableId="78404235">
    <w:abstractNumId w:val="37"/>
  </w:num>
  <w:num w:numId="53" w16cid:durableId="1048259188">
    <w:abstractNumId w:val="44"/>
  </w:num>
  <w:num w:numId="54" w16cid:durableId="1447196470">
    <w:abstractNumId w:val="20"/>
  </w:num>
  <w:num w:numId="55" w16cid:durableId="1321036429">
    <w:abstractNumId w:val="0"/>
  </w:num>
  <w:num w:numId="56" w16cid:durableId="1395619793">
    <w:abstractNumId w:val="21"/>
  </w:num>
  <w:num w:numId="57" w16cid:durableId="178202782">
    <w:abstractNumId w:val="64"/>
  </w:num>
  <w:num w:numId="58" w16cid:durableId="1688604615">
    <w:abstractNumId w:val="48"/>
  </w:num>
  <w:num w:numId="59" w16cid:durableId="1911187302">
    <w:abstractNumId w:val="62"/>
  </w:num>
  <w:num w:numId="60" w16cid:durableId="1973512304">
    <w:abstractNumId w:val="12"/>
  </w:num>
  <w:num w:numId="61" w16cid:durableId="627929095">
    <w:abstractNumId w:val="46"/>
  </w:num>
  <w:num w:numId="62" w16cid:durableId="213347642">
    <w:abstractNumId w:val="31"/>
  </w:num>
  <w:num w:numId="63" w16cid:durableId="1250235010">
    <w:abstractNumId w:val="30"/>
  </w:num>
  <w:num w:numId="64" w16cid:durableId="67962615">
    <w:abstractNumId w:val="26"/>
  </w:num>
  <w:num w:numId="65" w16cid:durableId="1533684552">
    <w:abstractNumId w:val="41"/>
  </w:num>
  <w:num w:numId="66" w16cid:durableId="426922179">
    <w:abstractNumId w:val="15"/>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ya Kostanyan">
    <w15:presenceInfo w15:providerId="Windows Live" w15:userId="39f008b31736b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4765E"/>
    <w:rsid w:val="00085647"/>
    <w:rsid w:val="000D59FD"/>
    <w:rsid w:val="0010629E"/>
    <w:rsid w:val="001245DC"/>
    <w:rsid w:val="0017656F"/>
    <w:rsid w:val="0018474D"/>
    <w:rsid w:val="001917F0"/>
    <w:rsid w:val="001B005F"/>
    <w:rsid w:val="001C740D"/>
    <w:rsid w:val="002042DA"/>
    <w:rsid w:val="00265B8F"/>
    <w:rsid w:val="002717FD"/>
    <w:rsid w:val="002936BC"/>
    <w:rsid w:val="002C62BB"/>
    <w:rsid w:val="0032738F"/>
    <w:rsid w:val="003412B2"/>
    <w:rsid w:val="00341EFD"/>
    <w:rsid w:val="0035150A"/>
    <w:rsid w:val="00372925"/>
    <w:rsid w:val="00376953"/>
    <w:rsid w:val="00382080"/>
    <w:rsid w:val="00386AC6"/>
    <w:rsid w:val="003C458F"/>
    <w:rsid w:val="003C7A44"/>
    <w:rsid w:val="003E0332"/>
    <w:rsid w:val="003E42F8"/>
    <w:rsid w:val="004104A6"/>
    <w:rsid w:val="00456ABE"/>
    <w:rsid w:val="00456F43"/>
    <w:rsid w:val="0047572D"/>
    <w:rsid w:val="004E60D5"/>
    <w:rsid w:val="004F65DD"/>
    <w:rsid w:val="0051406C"/>
    <w:rsid w:val="00527ACB"/>
    <w:rsid w:val="00542BDE"/>
    <w:rsid w:val="005862E2"/>
    <w:rsid w:val="005B1852"/>
    <w:rsid w:val="005B3D01"/>
    <w:rsid w:val="005D3544"/>
    <w:rsid w:val="005F1F72"/>
    <w:rsid w:val="005F2ECE"/>
    <w:rsid w:val="006606FA"/>
    <w:rsid w:val="006679C0"/>
    <w:rsid w:val="006726EC"/>
    <w:rsid w:val="006A32A5"/>
    <w:rsid w:val="006C5AF8"/>
    <w:rsid w:val="006D03E2"/>
    <w:rsid w:val="006D198F"/>
    <w:rsid w:val="006D1AEC"/>
    <w:rsid w:val="006E6FE9"/>
    <w:rsid w:val="006F6EB8"/>
    <w:rsid w:val="00721C29"/>
    <w:rsid w:val="00724943"/>
    <w:rsid w:val="0073131C"/>
    <w:rsid w:val="00755B5D"/>
    <w:rsid w:val="007705C4"/>
    <w:rsid w:val="00792F67"/>
    <w:rsid w:val="00851B0F"/>
    <w:rsid w:val="008945A7"/>
    <w:rsid w:val="0089519E"/>
    <w:rsid w:val="00896F7E"/>
    <w:rsid w:val="008A3560"/>
    <w:rsid w:val="008A78BF"/>
    <w:rsid w:val="008B1F4D"/>
    <w:rsid w:val="008E573A"/>
    <w:rsid w:val="00903DCC"/>
    <w:rsid w:val="00917E80"/>
    <w:rsid w:val="00937B8A"/>
    <w:rsid w:val="00943A7C"/>
    <w:rsid w:val="009754AB"/>
    <w:rsid w:val="00996A1F"/>
    <w:rsid w:val="009C4496"/>
    <w:rsid w:val="009D531C"/>
    <w:rsid w:val="009D6B2A"/>
    <w:rsid w:val="009F5336"/>
    <w:rsid w:val="00A06473"/>
    <w:rsid w:val="00A16ACB"/>
    <w:rsid w:val="00A20BB6"/>
    <w:rsid w:val="00A4792F"/>
    <w:rsid w:val="00A52B43"/>
    <w:rsid w:val="00A64777"/>
    <w:rsid w:val="00A964E7"/>
    <w:rsid w:val="00AA05BF"/>
    <w:rsid w:val="00AD2914"/>
    <w:rsid w:val="00AD43C2"/>
    <w:rsid w:val="00B119CC"/>
    <w:rsid w:val="00B16879"/>
    <w:rsid w:val="00B37298"/>
    <w:rsid w:val="00B73D27"/>
    <w:rsid w:val="00B80666"/>
    <w:rsid w:val="00B864BA"/>
    <w:rsid w:val="00B95FC1"/>
    <w:rsid w:val="00BB765D"/>
    <w:rsid w:val="00BC3059"/>
    <w:rsid w:val="00BD19FC"/>
    <w:rsid w:val="00BD6D95"/>
    <w:rsid w:val="00BE7E94"/>
    <w:rsid w:val="00C16237"/>
    <w:rsid w:val="00C554BD"/>
    <w:rsid w:val="00C667F5"/>
    <w:rsid w:val="00C814BB"/>
    <w:rsid w:val="00C848EB"/>
    <w:rsid w:val="00CB466F"/>
    <w:rsid w:val="00CF1E9F"/>
    <w:rsid w:val="00D034D5"/>
    <w:rsid w:val="00D2574A"/>
    <w:rsid w:val="00D34156"/>
    <w:rsid w:val="00D55B9A"/>
    <w:rsid w:val="00D66C2E"/>
    <w:rsid w:val="00DA01B0"/>
    <w:rsid w:val="00DB544F"/>
    <w:rsid w:val="00DC71D9"/>
    <w:rsid w:val="00DD1C5F"/>
    <w:rsid w:val="00DD1DCE"/>
    <w:rsid w:val="00DF197D"/>
    <w:rsid w:val="00DF76E9"/>
    <w:rsid w:val="00E2176A"/>
    <w:rsid w:val="00E24EB7"/>
    <w:rsid w:val="00E43D72"/>
    <w:rsid w:val="00E544EC"/>
    <w:rsid w:val="00E54BAF"/>
    <w:rsid w:val="00E54FD7"/>
    <w:rsid w:val="00E60CC4"/>
    <w:rsid w:val="00E622F9"/>
    <w:rsid w:val="00E9695A"/>
    <w:rsid w:val="00EC26B4"/>
    <w:rsid w:val="00ED5AA0"/>
    <w:rsid w:val="00EF13D7"/>
    <w:rsid w:val="00EF1E6B"/>
    <w:rsid w:val="00F068D9"/>
    <w:rsid w:val="00F445A0"/>
    <w:rsid w:val="00F61CB8"/>
    <w:rsid w:val="00FA066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96"/>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55"/>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21" Type="http://schemas.openxmlformats.org/officeDocument/2006/relationships/hyperlink" Target="https://www.aeaweb.org/aer/top20/58.1.1-17.pdf" TargetMode="External"/><Relationship Id="rId42" Type="http://schemas.openxmlformats.org/officeDocument/2006/relationships/hyperlink" Target="https://www.imf.org/external/pubs/ft/wp/2009/wp0986.pdf" TargetMode="External"/><Relationship Id="rId47" Type="http://schemas.openxmlformats.org/officeDocument/2006/relationships/hyperlink" Target="https://miltonfriedman.hoover.org/internal/media/dispatcher/214919/full" TargetMode="External"/><Relationship Id="rId63" Type="http://schemas.openxmlformats.org/officeDocument/2006/relationships/hyperlink" Target="https://www.aeaweb.org/aer/top20/58.1.1-17.pdf" TargetMode="External"/><Relationship Id="rId68" Type="http://schemas.openxmlformats.org/officeDocument/2006/relationships/hyperlink" Target="https://www.imf.org/external/pubs/ft/wp/2009/wp0986.pdf" TargetMode="External"/><Relationship Id="rId84" Type="http://schemas.openxmlformats.org/officeDocument/2006/relationships/hyperlink" Target="https://www.ijcb.org/journal/ijcb14q1a6.htm" TargetMode="External"/><Relationship Id="rId89" Type="http://schemas.openxmlformats.org/officeDocument/2006/relationships/hyperlink" Target="https://www.thebetterpolicyproject.org/_files/ugd/bf672a_44316592afd24e26add8648beeb507a2.pdf" TargetMode="External"/><Relationship Id="rId112" Type="http://schemas.openxmlformats.org/officeDocument/2006/relationships/fontTable" Target="fontTable.xm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thebetterpolicyproject.org/_files/ugd/bf672a_44316592afd24e26add8648beeb507a2.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miltonfriedman.hoover.org/internal/media/dispatcher/214919/full" TargetMode="External"/><Relationship Id="rId37" Type="http://schemas.openxmlformats.org/officeDocument/2006/relationships/hyperlink" Target="https://www.elibrary.imf.org/display/book/9781484347255/9781484347255.xml" TargetMode="External"/><Relationship Id="rId53" Type="http://schemas.openxmlformats.org/officeDocument/2006/relationships/hyperlink" Target="https://mitpress.mit.edu/9780262539165/central-bank-strategy-credibility-and-independence/" TargetMode="External"/><Relationship Id="rId58" Type="http://schemas.openxmlformats.org/officeDocument/2006/relationships/hyperlink" Target="https://www.bankofengland.co.uk/-/media/boe/files/independent-evaluation-office/2024/forecasting-for-monetary-policy-making-and-communication-at-the-bank-of-england-a-review.pdf" TargetMode="External"/><Relationship Id="rId74" Type="http://schemas.openxmlformats.org/officeDocument/2006/relationships/hyperlink" Target="https://www.bankofengland.co.uk/-/media/boe/files/independent-evaluation-office/2024/forecasting-for-monetary-policy-making-and-communication-at-the-bank-of-england-a-review.pdf" TargetMode="External"/><Relationship Id="rId79" Type="http://schemas.openxmlformats.org/officeDocument/2006/relationships/hyperlink" Target="https://www.bankofengland.co.uk/-/media/boe/files/independent-evaluation-office/2024/forecasting-for-monetary-policy-making-and-communication-at-the-bank-of-england-a-review.pdf" TargetMode="External"/><Relationship Id="rId102" Type="http://schemas.openxmlformats.org/officeDocument/2006/relationships/hyperlink" Target="https://www.ijcb.org/journal/ijcb14q1a6.htm" TargetMode="External"/><Relationship Id="rId5" Type="http://schemas.openxmlformats.org/officeDocument/2006/relationships/webSettings" Target="webSettings.xml"/><Relationship Id="rId90" Type="http://schemas.openxmlformats.org/officeDocument/2006/relationships/hyperlink" Target="https://www.imf.org/external/pubs/ft/wp/2009/wp0986.pdf" TargetMode="External"/><Relationship Id="rId95" Type="http://schemas.openxmlformats.org/officeDocument/2006/relationships/hyperlink" Target="https://www.thebetterpolicyproject.org/_files/ugd/bf672a_44316592afd24e26add8648beeb507a2.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www.douglaslaxton.org/sitebuildercontent/sitebuilderfiles/LRR.pdf" TargetMode="External"/><Relationship Id="rId43" Type="http://schemas.openxmlformats.org/officeDocument/2006/relationships/hyperlink" Target="https://www.sfu.ca/~kkasa/prescott_77.pdf" TargetMode="External"/><Relationship Id="rId48" Type="http://schemas.openxmlformats.org/officeDocument/2006/relationships/hyperlink" Target="https://www.federalreserve.gov/newsevents/speech/kiley20230420a.htm" TargetMode="External"/><Relationship Id="rId64" Type="http://schemas.openxmlformats.org/officeDocument/2006/relationships/hyperlink" Target="https://www.jstor.org/stable/1831070" TargetMode="External"/><Relationship Id="rId69" Type="http://schemas.openxmlformats.org/officeDocument/2006/relationships/hyperlink" Target="https://www.lse.ac.uk/iga/assets/documents/reports/Transparent-Monetary-Policy-A-History-of-Inflation-Targeting-in-New-Zealand.pdf" TargetMode="External"/><Relationship Id="rId113" Type="http://schemas.microsoft.com/office/2011/relationships/people" Target="people.xml"/><Relationship Id="rId80" Type="http://schemas.openxmlformats.org/officeDocument/2006/relationships/hyperlink" Target="https://www.ijcb.org/journal/ijcb14q1a6.htm" TargetMode="External"/><Relationship Id="rId85" Type="http://schemas.openxmlformats.org/officeDocument/2006/relationships/hyperlink" Target="https://www.thebetterpolicyproject.org/_files/ugd/bf672a_44316592afd24e26add8648beeb507a2.pdf"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sfu.ca/~kkasa/prescott_77.pdf" TargetMode="External"/><Relationship Id="rId38" Type="http://schemas.openxmlformats.org/officeDocument/2006/relationships/hyperlink" Target="https://www.imf.org/external/pubs/ft/wp/2009/wp0986.pdf" TargetMode="External"/><Relationship Id="rId59" Type="http://schemas.openxmlformats.org/officeDocument/2006/relationships/hyperlink" Target="https://www.thebetterpolicyproject.org/_files/ugd/bf672a_44316592afd24e26add8648beeb507a2.pdf" TargetMode="External"/><Relationship Id="rId103" Type="http://schemas.openxmlformats.org/officeDocument/2006/relationships/hyperlink" Target="https://www.thebetterpolicyproject.org/_files/ugd/bf672a_44316592afd24e26add8648beeb507a2.pdf" TargetMode="External"/><Relationship Id="rId108" Type="http://schemas.openxmlformats.org/officeDocument/2006/relationships/hyperlink" Target="https://www.imf.org/external/pubs/ft/wp/2009/wp0986.pdf" TargetMode="External"/><Relationship Id="rId54" Type="http://schemas.openxmlformats.org/officeDocument/2006/relationships/hyperlink" Target="https://www.nber.org/system/files/working_papers/w4646/w4646.pdf" TargetMode="External"/><Relationship Id="rId70" Type="http://schemas.openxmlformats.org/officeDocument/2006/relationships/hyperlink" Target="https://www.thebetterpolicyproject.org/_files/ugd/bf672a_44316592afd24e26add8648beeb507a2.pdf" TargetMode="External"/><Relationship Id="rId75" Type="http://schemas.openxmlformats.org/officeDocument/2006/relationships/hyperlink" Target="https://www.imf.org/external/pubs/ft/wp/2009/wp0986.pdf" TargetMode="External"/><Relationship Id="rId91" Type="http://schemas.openxmlformats.org/officeDocument/2006/relationships/hyperlink" Target="https://www.imf.org/en/publications/wp/issues/2016/12/30/is-the-phillips-curve-really-a-curve-some-evidence-for-canada-the-united-kingdom-and-the-2079" TargetMode="External"/><Relationship Id="rId96" Type="http://schemas.openxmlformats.org/officeDocument/2006/relationships/hyperlink" Target="https://www.imf.org/external/pubs/ft/wp/2009/wp0986.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imf.org/en/Publications/WP/Issues/2016/12/30/Is-the-Phillips-Curve-Really-a-Curve-Some-Evidence-for-Canada-the-United-Kingdom-and-the-2079" TargetMode="Externa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cnb.cz/export/sites/cnb/en/about_cnb/.galleries/publications/download/forecasting_2003_1-4.pdf" TargetMode="External"/><Relationship Id="rId36" Type="http://schemas.openxmlformats.org/officeDocument/2006/relationships/hyperlink" Target="https://www.thebetterpolicyproject.org/_files/ugd/bf672a_44316592afd24e26add8648beeb507a2.pdf" TargetMode="External"/><Relationship Id="rId49" Type="http://schemas.openxmlformats.org/officeDocument/2006/relationships/hyperlink" Target="https://www.imf.org/external/pubs/ft/wp/2009/wp0986.pdf" TargetMode="External"/><Relationship Id="rId57" Type="http://schemas.openxmlformats.org/officeDocument/2006/relationships/hyperlink" Target="https://www.thebetterpolicyproject.org/_files/ugd/bf672a_44316592afd24e26add8648beeb507a2.pdf" TargetMode="External"/><Relationship Id="rId106" Type="http://schemas.openxmlformats.org/officeDocument/2006/relationships/hyperlink" Target="https://www.ijcb.org/journal/ijcb14q1a6.htm" TargetMode="External"/><Relationship Id="rId114" Type="http://schemas.openxmlformats.org/officeDocument/2006/relationships/theme" Target="theme/theme1.xm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nber.org/papers/w1079" TargetMode="External"/><Relationship Id="rId44" Type="http://schemas.openxmlformats.org/officeDocument/2006/relationships/hyperlink" Target="https://nber.org/papers/w1079.pdf" TargetMode="External"/><Relationship Id="rId52" Type="http://schemas.openxmlformats.org/officeDocument/2006/relationships/hyperlink" Target="https://www.thebetterpolicyproject.org/_files/ugd/bf672a_6ae27711ba7b4e0e9bd2a0c1b3557289.pdf" TargetMode="External"/><Relationship Id="rId60" Type="http://schemas.openxmlformats.org/officeDocument/2006/relationships/hyperlink" Target="https://www.imf.org/external/pubs/ft/wp/2009/wp0986.pdf" TargetMode="External"/><Relationship Id="rId65" Type="http://schemas.openxmlformats.org/officeDocument/2006/relationships/hyperlink" Target="https://www.imf.org/en/Publications/WP/Issues/2016/12/30/Is-the-Phillips-Curve-Really-a-Curve-Some-Evidence-for-Canada-the-United-Kingdom-and-the-2079" TargetMode="External"/><Relationship Id="rId73" Type="http://schemas.openxmlformats.org/officeDocument/2006/relationships/hyperlink" Target="https://www.aeaweb.org/aer/top20/58.1.1-17.pdf" TargetMode="External"/><Relationship Id="rId78" Type="http://schemas.openxmlformats.org/officeDocument/2006/relationships/hyperlink" Target="https://www.thebetterpolicyproject.org/_files/ugd/bf672a_44316592afd24e26add8648beeb507a2.pdf" TargetMode="External"/><Relationship Id="rId81" Type="http://schemas.openxmlformats.org/officeDocument/2006/relationships/hyperlink" Target="https://www.thebetterpolicyproject.org/_files/ugd/bf672a_44316592afd24e26add8648beeb507a2.pdf" TargetMode="External"/><Relationship Id="rId86" Type="http://schemas.openxmlformats.org/officeDocument/2006/relationships/hyperlink" Target="https://www.imf.org/external/pubs/ft/wp/2009/wp0986.pdf" TargetMode="External"/><Relationship Id="rId94" Type="http://schemas.openxmlformats.org/officeDocument/2006/relationships/hyperlink" Target="https://www.ijcb.org/journal/ijcb14q1a6.htm" TargetMode="External"/><Relationship Id="rId99" Type="http://schemas.openxmlformats.org/officeDocument/2006/relationships/hyperlink" Target="https://www.thebetterpolicyproject.org/_files/ugd/bf672a_44316592afd24e26add8648beeb507a2.pdf" TargetMode="External"/><Relationship Id="rId101" Type="http://schemas.openxmlformats.org/officeDocument/2006/relationships/hyperlink" Target="https://www.imf.org/en/publications/wp/issues/2016/12/30/is-the-phillips-curve-really-a-curve-some-evidence-for-canada-the-united-kingdom-and-the-2079"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lse.ac.uk/iga/assets/documents/research-and-publications/Transparent-Monetary-Policy-a-history-of-inflation-targeting-in-New-Zealand.pdf" TargetMode="External"/><Relationship Id="rId109" Type="http://schemas.openxmlformats.org/officeDocument/2006/relationships/hyperlink" Target="https://www.imf.org/en/publications/wp/issues/2016/12/30/is-the-phillips-curve-really-a-curve-some-evidence-for-canada-the-united-kingdom-and-the-2079" TargetMode="External"/><Relationship Id="rId34" Type="http://schemas.openxmlformats.org/officeDocument/2006/relationships/hyperlink" Target="https://www.jstor.org/stable/1830370" TargetMode="External"/><Relationship Id="rId50" Type="http://schemas.openxmlformats.org/officeDocument/2006/relationships/hyperlink" Target="https://www.thebetterpolicyproject.org/_files/ugd/bf672a_44316592afd24e26add8648beeb507a2.pdf" TargetMode="External"/><Relationship Id="rId55" Type="http://schemas.openxmlformats.org/officeDocument/2006/relationships/hyperlink" Target="https://www.imf.org/external/pubs/ft/wp/2009/wp0986.pdf" TargetMode="External"/><Relationship Id="rId76" Type="http://schemas.openxmlformats.org/officeDocument/2006/relationships/hyperlink" Target="https://www.imf.org/en/Publications/WP/Issues/2016/12/30/Is-the-Phillips-Curve-Really-a-Curve-Some-Evidence-for-Canada-the-United-Kingdom-and-the-2079" TargetMode="External"/><Relationship Id="rId97" Type="http://schemas.openxmlformats.org/officeDocument/2006/relationships/hyperlink" Target="https://www.imf.org/en/publications/wp/issues/2016/12/30/is-the-phillips-curve-really-a-curve-some-evidence-for-canada-the-united-kingdom-and-the-2079" TargetMode="External"/><Relationship Id="rId104" Type="http://schemas.openxmlformats.org/officeDocument/2006/relationships/hyperlink" Target="https://www.imf.org/external/pubs/ft/wp/2009/wp0986.pdf" TargetMode="External"/><Relationship Id="rId7" Type="http://schemas.openxmlformats.org/officeDocument/2006/relationships/endnotes" Target="endnotes.xml"/><Relationship Id="rId71" Type="http://schemas.openxmlformats.org/officeDocument/2006/relationships/hyperlink" Target="https://www.imf.org/external/pubs/ft/wp/2009/wp0986.pdf" TargetMode="External"/><Relationship Id="rId92" Type="http://schemas.openxmlformats.org/officeDocument/2006/relationships/hyperlink" Target="https://www.thebetterpolicyproject.org/_files/ugd/bf672a_44316592afd24e26add8648beeb507a2.pdf" TargetMode="External"/><Relationship Id="rId2" Type="http://schemas.openxmlformats.org/officeDocument/2006/relationships/numbering" Target="numbering.xml"/><Relationship Id="rId29"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hyperlink" Target="https://www.thebetterpolicyproject.org/_files/ugd/bf672a_44316592afd24e26add8648beeb507a2.pdf" TargetMode="External"/><Relationship Id="rId40" Type="http://schemas.openxmlformats.org/officeDocument/2006/relationships/hyperlink" Target="https://www.thebetterpolicyproject.org/_files/ugd/bf672a_44316592afd24e26add8648beeb507a2.pdf" TargetMode="External"/><Relationship Id="rId45" Type="http://schemas.openxmlformats.org/officeDocument/2006/relationships/hyperlink" Target="https://www.thebetterpolicyproject.org/_files/ugd/bf672a_44316592afd24e26add8648beeb507a2.pdf" TargetMode="External"/><Relationship Id="rId66" Type="http://schemas.openxmlformats.org/officeDocument/2006/relationships/hyperlink" Target="https://www.elibrary.imf.org/view/journals/024/1997/002/article-A005-en.xml" TargetMode="External"/><Relationship Id="rId87" Type="http://schemas.openxmlformats.org/officeDocument/2006/relationships/hyperlink" Target="https://www.imf.org/en/publications/wp/issues/2016/12/30/is-the-phillips-curve-really-a-curve-some-evidence-for-canada-the-united-kingdom-and-the-2079" TargetMode="External"/><Relationship Id="rId110" Type="http://schemas.openxmlformats.org/officeDocument/2006/relationships/header" Target="header1.xml"/><Relationship Id="rId61" Type="http://schemas.openxmlformats.org/officeDocument/2006/relationships/hyperlink" Target="https://www.bankofengland.co.uk/-/media/boe/files/independent-evaluation-office/2024/forecasting-for-monetary-policy-making-and-communication-at-the-bank-of-england-a-review.pdf" TargetMode="External"/><Relationship Id="rId82" Type="http://schemas.openxmlformats.org/officeDocument/2006/relationships/hyperlink" Target="https://www.imf.org/external/pubs/ft/wp/2009/wp0986.pdf"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ciencedirect.com/science/article/abs/pii/S0264999399000310" TargetMode="External"/><Relationship Id="rId35" Type="http://schemas.openxmlformats.org/officeDocument/2006/relationships/hyperlink" Target="https://www.imf.org/external/pubs/ft/wp/2009/wp0986.pdf" TargetMode="External"/><Relationship Id="rId56" Type="http://schemas.openxmlformats.org/officeDocument/2006/relationships/hyperlink" Target="https://www.lse.ac.uk/iga/assets/documents/reports/Transparent-Monetary-Policy-A-History-of-Inflation-Targeting-in-New-Zealand.pdf" TargetMode="External"/><Relationship Id="rId77" Type="http://schemas.openxmlformats.org/officeDocument/2006/relationships/hyperlink" Target="https://www.aeaweb.org/aer/top20/58.1.1-17.pdf" TargetMode="External"/><Relationship Id="rId100" Type="http://schemas.openxmlformats.org/officeDocument/2006/relationships/hyperlink" Target="https://www.imf.org/external/pubs/ft/wp/2009/wp0986.pdf" TargetMode="External"/><Relationship Id="rId105" Type="http://schemas.openxmlformats.org/officeDocument/2006/relationships/hyperlink" Target="https://www.imf.org/en/publications/wp/issues/2016/12/30/is-the-phillips-curve-really-a-curve-some-evidence-for-canada-the-united-kingdom-and-the-2079" TargetMode="External"/><Relationship Id="rId8" Type="http://schemas.openxmlformats.org/officeDocument/2006/relationships/hyperlink" Target="https://www.cba.am/en" TargetMode="External"/><Relationship Id="rId51" Type="http://schemas.openxmlformats.org/officeDocument/2006/relationships/hyperlink" Target="https://www.bankofengland.co.uk/-/media/boe/files/independent-evaluation-office/2024/forecasting-for-monetary-policy-making-and-communication-at-the-bank-of-england-a-review.pdf" TargetMode="External"/><Relationship Id="rId72" Type="http://schemas.openxmlformats.org/officeDocument/2006/relationships/hyperlink" Target="https://www.imf.org/en/Publications/WP/Issues/2016/12/30/Is-the-Phillips-Curve-Really-a-Curve-Some-Evidence-for-Canada-the-United-Kingdom-and-the-2079" TargetMode="External"/><Relationship Id="rId93" Type="http://schemas.openxmlformats.org/officeDocument/2006/relationships/hyperlink" Target="https://www.thebetterpolicyproject.org/_files/ugd/bf672a_0f285f6cca2f48dc98860aaf2cf0f3be.pdf" TargetMode="External"/><Relationship Id="rId98" Type="http://schemas.openxmlformats.org/officeDocument/2006/relationships/hyperlink" Target="https://www.ijcb.org/journal/ijcb14q1a6.htm" TargetMode="External"/><Relationship Id="rId3" Type="http://schemas.openxmlformats.org/officeDocument/2006/relationships/styles" Target="styles.xml"/><Relationship Id="rId25" Type="http://schemas.openxmlformats.org/officeDocument/2006/relationships/hyperlink" Target="https://www.federalreserve.gov/conferences/files/bernanke-session-6-presentation-laubach-20250516.pdf" TargetMode="External"/><Relationship Id="rId46" Type="http://schemas.openxmlformats.org/officeDocument/2006/relationships/hyperlink" Target="https://www.elibrary.imf.org/display/book/9781484347255/9781484347255.xml" TargetMode="External"/><Relationship Id="rId67" Type="http://schemas.openxmlformats.org/officeDocument/2006/relationships/hyperlink" Target="https://www.nber.org/system/files/working_papers/w4646/w4646.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thebetterpolicyproject.org/_files/ugd/bf672a_8de64ff0b60b4b5b84ce827b82627fe8.pdf" TargetMode="External"/><Relationship Id="rId62" Type="http://schemas.openxmlformats.org/officeDocument/2006/relationships/hyperlink" Target="https://www.thebetterpolicyproject.org/_files/ugd/bf672a_44316592afd24e26add8648beeb507a2.pdf" TargetMode="External"/><Relationship Id="rId83" Type="http://schemas.openxmlformats.org/officeDocument/2006/relationships/hyperlink" Target="https://www.imf.org/en/publications/wp/issues/2016/12/30/is-the-phillips-curve-really-a-curve-some-evidence-for-canada-the-united-kingdom-and-the-2079" TargetMode="External"/><Relationship Id="rId88" Type="http://schemas.openxmlformats.org/officeDocument/2006/relationships/hyperlink" Target="https://www.ijcb.org/journal/ijcb14q1a6.htm" TargetMode="External"/><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143</Pages>
  <Words>44004</Words>
  <Characters>263588</Characters>
  <Application>Microsoft Office Word</Application>
  <DocSecurity>0</DocSecurity>
  <Lines>4624</Lines>
  <Paragraphs>1747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17</cp:revision>
  <cp:lastPrinted>2025-11-21T22:07:00Z</cp:lastPrinted>
  <dcterms:created xsi:type="dcterms:W3CDTF">2025-11-21T22:06:00Z</dcterms:created>
  <dcterms:modified xsi:type="dcterms:W3CDTF">2025-11-27T17:05:00Z</dcterms:modified>
</cp:coreProperties>
</file>