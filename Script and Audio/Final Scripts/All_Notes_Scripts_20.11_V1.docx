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4"/>
          <w:szCs w:val="24"/>
          <w14:ligatures w14:val="standardContextual"/>
        </w:rPr>
        <w:id w:val="1930684708"/>
        <w:docPartObj>
          <w:docPartGallery w:val="Table of Contents"/>
          <w:docPartUnique/>
        </w:docPartObj>
      </w:sdtPr>
      <w:sdtEndPr>
        <w:rPr>
          <w:b/>
          <w:bCs/>
        </w:rPr>
      </w:sdtEndPr>
      <w:sdtContent>
        <w:p w14:paraId="189C9386" w14:textId="263AD1A7" w:rsidR="0032738F" w:rsidRDefault="0032738F">
          <w:pPr>
            <w:pStyle w:val="TOCHeading"/>
          </w:pPr>
          <w:r>
            <w:t>Contents</w:t>
          </w:r>
        </w:p>
        <w:p w14:paraId="33B719C0" w14:textId="6DFE3A6A" w:rsidR="0032738F" w:rsidRDefault="0032738F">
          <w:pPr>
            <w:pStyle w:val="TOC1"/>
            <w:tabs>
              <w:tab w:val="right" w:leader="dot" w:pos="9016"/>
            </w:tabs>
            <w:rPr>
              <w:noProof/>
            </w:rPr>
          </w:pPr>
          <w:r>
            <w:fldChar w:fldCharType="begin"/>
          </w:r>
          <w:r>
            <w:instrText xml:space="preserve"> TOC \o "1-3" \h \z \u </w:instrText>
          </w:r>
          <w:r>
            <w:fldChar w:fldCharType="separate"/>
          </w:r>
          <w:hyperlink w:anchor="_Toc214436094" w:history="1">
            <w:r w:rsidRPr="001552E0">
              <w:rPr>
                <w:rStyle w:val="Hyperlink"/>
                <w:noProof/>
              </w:rPr>
              <w:t>Welcome to the Central Bank of Armenia</w:t>
            </w:r>
            <w:r>
              <w:rPr>
                <w:noProof/>
                <w:webHidden/>
              </w:rPr>
              <w:tab/>
            </w:r>
            <w:r>
              <w:rPr>
                <w:noProof/>
                <w:webHidden/>
              </w:rPr>
              <w:fldChar w:fldCharType="begin"/>
            </w:r>
            <w:r>
              <w:rPr>
                <w:noProof/>
                <w:webHidden/>
              </w:rPr>
              <w:instrText xml:space="preserve"> PAGEREF _Toc214436094 \h </w:instrText>
            </w:r>
            <w:r>
              <w:rPr>
                <w:noProof/>
                <w:webHidden/>
              </w:rPr>
            </w:r>
            <w:r>
              <w:rPr>
                <w:noProof/>
                <w:webHidden/>
              </w:rPr>
              <w:fldChar w:fldCharType="separate"/>
            </w:r>
            <w:r w:rsidR="006E6FE9">
              <w:rPr>
                <w:noProof/>
                <w:webHidden/>
              </w:rPr>
              <w:t>2</w:t>
            </w:r>
            <w:r>
              <w:rPr>
                <w:noProof/>
                <w:webHidden/>
              </w:rPr>
              <w:fldChar w:fldCharType="end"/>
            </w:r>
          </w:hyperlink>
        </w:p>
        <w:p w14:paraId="1263BB09" w14:textId="14539F3B" w:rsidR="0032738F" w:rsidRDefault="0032738F">
          <w:pPr>
            <w:pStyle w:val="TOC1"/>
            <w:tabs>
              <w:tab w:val="right" w:leader="dot" w:pos="9016"/>
            </w:tabs>
            <w:rPr>
              <w:noProof/>
            </w:rPr>
          </w:pPr>
          <w:hyperlink w:anchor="_Toc214436095" w:history="1">
            <w:r w:rsidRPr="001552E0">
              <w:rPr>
                <w:rStyle w:val="Hyperlink"/>
                <w:noProof/>
              </w:rPr>
              <w:t>Lessons from the 1970s: The “Great Inflation”</w:t>
            </w:r>
            <w:r>
              <w:rPr>
                <w:noProof/>
                <w:webHidden/>
              </w:rPr>
              <w:tab/>
            </w:r>
            <w:r>
              <w:rPr>
                <w:noProof/>
                <w:webHidden/>
              </w:rPr>
              <w:fldChar w:fldCharType="begin"/>
            </w:r>
            <w:r>
              <w:rPr>
                <w:noProof/>
                <w:webHidden/>
              </w:rPr>
              <w:instrText xml:space="preserve"> PAGEREF _Toc214436095 \h </w:instrText>
            </w:r>
            <w:r>
              <w:rPr>
                <w:noProof/>
                <w:webHidden/>
              </w:rPr>
            </w:r>
            <w:r>
              <w:rPr>
                <w:noProof/>
                <w:webHidden/>
              </w:rPr>
              <w:fldChar w:fldCharType="separate"/>
            </w:r>
            <w:r w:rsidR="006E6FE9">
              <w:rPr>
                <w:noProof/>
                <w:webHidden/>
              </w:rPr>
              <w:t>5</w:t>
            </w:r>
            <w:r>
              <w:rPr>
                <w:noProof/>
                <w:webHidden/>
              </w:rPr>
              <w:fldChar w:fldCharType="end"/>
            </w:r>
          </w:hyperlink>
        </w:p>
        <w:p w14:paraId="170B0B68" w14:textId="79A33D21" w:rsidR="0032738F" w:rsidRDefault="0032738F">
          <w:pPr>
            <w:pStyle w:val="TOC1"/>
            <w:tabs>
              <w:tab w:val="right" w:leader="dot" w:pos="9016"/>
            </w:tabs>
            <w:rPr>
              <w:noProof/>
            </w:rPr>
          </w:pPr>
          <w:hyperlink w:anchor="_Toc214436096" w:history="1">
            <w:r w:rsidRPr="001552E0">
              <w:rPr>
                <w:rStyle w:val="Hyperlink"/>
                <w:noProof/>
              </w:rPr>
              <w:t>When Money Aggregates Failed Why the Money “Abandoned” Us</w:t>
            </w:r>
            <w:r>
              <w:rPr>
                <w:noProof/>
                <w:webHidden/>
              </w:rPr>
              <w:tab/>
            </w:r>
            <w:r>
              <w:rPr>
                <w:noProof/>
                <w:webHidden/>
              </w:rPr>
              <w:fldChar w:fldCharType="begin"/>
            </w:r>
            <w:r>
              <w:rPr>
                <w:noProof/>
                <w:webHidden/>
              </w:rPr>
              <w:instrText xml:space="preserve"> PAGEREF _Toc214436096 \h </w:instrText>
            </w:r>
            <w:r>
              <w:rPr>
                <w:noProof/>
                <w:webHidden/>
              </w:rPr>
            </w:r>
            <w:r>
              <w:rPr>
                <w:noProof/>
                <w:webHidden/>
              </w:rPr>
              <w:fldChar w:fldCharType="separate"/>
            </w:r>
            <w:r w:rsidR="006E6FE9">
              <w:rPr>
                <w:noProof/>
                <w:webHidden/>
              </w:rPr>
              <w:t>10</w:t>
            </w:r>
            <w:r>
              <w:rPr>
                <w:noProof/>
                <w:webHidden/>
              </w:rPr>
              <w:fldChar w:fldCharType="end"/>
            </w:r>
          </w:hyperlink>
        </w:p>
        <w:p w14:paraId="1DC16508" w14:textId="22265F12" w:rsidR="0032738F" w:rsidRDefault="0032738F">
          <w:pPr>
            <w:pStyle w:val="TOC1"/>
            <w:tabs>
              <w:tab w:val="right" w:leader="dot" w:pos="9016"/>
            </w:tabs>
            <w:rPr>
              <w:noProof/>
            </w:rPr>
          </w:pPr>
          <w:hyperlink w:anchor="_Toc214436097" w:history="1">
            <w:r w:rsidRPr="001552E0">
              <w:rPr>
                <w:rStyle w:val="Hyperlink"/>
                <w:noProof/>
              </w:rPr>
              <w:t>The Birth of Inflation Targeting: A New Era in Monetary Policy</w:t>
            </w:r>
            <w:r>
              <w:rPr>
                <w:noProof/>
                <w:webHidden/>
              </w:rPr>
              <w:tab/>
            </w:r>
            <w:r>
              <w:rPr>
                <w:noProof/>
                <w:webHidden/>
              </w:rPr>
              <w:fldChar w:fldCharType="begin"/>
            </w:r>
            <w:r>
              <w:rPr>
                <w:noProof/>
                <w:webHidden/>
              </w:rPr>
              <w:instrText xml:space="preserve"> PAGEREF _Toc214436097 \h </w:instrText>
            </w:r>
            <w:r>
              <w:rPr>
                <w:noProof/>
                <w:webHidden/>
              </w:rPr>
            </w:r>
            <w:r>
              <w:rPr>
                <w:noProof/>
                <w:webHidden/>
              </w:rPr>
              <w:fldChar w:fldCharType="separate"/>
            </w:r>
            <w:r w:rsidR="006E6FE9">
              <w:rPr>
                <w:noProof/>
                <w:webHidden/>
              </w:rPr>
              <w:t>16</w:t>
            </w:r>
            <w:r>
              <w:rPr>
                <w:noProof/>
                <w:webHidden/>
              </w:rPr>
              <w:fldChar w:fldCharType="end"/>
            </w:r>
          </w:hyperlink>
        </w:p>
        <w:p w14:paraId="1F4DABFD" w14:textId="40BC1137" w:rsidR="0032738F" w:rsidRDefault="0032738F">
          <w:pPr>
            <w:pStyle w:val="TOC1"/>
            <w:tabs>
              <w:tab w:val="right" w:leader="dot" w:pos="9016"/>
            </w:tabs>
            <w:rPr>
              <w:noProof/>
            </w:rPr>
          </w:pPr>
          <w:hyperlink w:anchor="_Toc214436098" w:history="1">
            <w:r w:rsidRPr="001552E0">
              <w:rPr>
                <w:rStyle w:val="Hyperlink"/>
                <w:noProof/>
              </w:rPr>
              <w:t>Principles 1 &amp; 2 A Clear Nominal Anchor and Consistency Between Objectives</w:t>
            </w:r>
            <w:r>
              <w:rPr>
                <w:noProof/>
                <w:webHidden/>
              </w:rPr>
              <w:tab/>
            </w:r>
            <w:r>
              <w:rPr>
                <w:noProof/>
                <w:webHidden/>
              </w:rPr>
              <w:fldChar w:fldCharType="begin"/>
            </w:r>
            <w:r>
              <w:rPr>
                <w:noProof/>
                <w:webHidden/>
              </w:rPr>
              <w:instrText xml:space="preserve"> PAGEREF _Toc214436098 \h </w:instrText>
            </w:r>
            <w:r>
              <w:rPr>
                <w:noProof/>
                <w:webHidden/>
              </w:rPr>
            </w:r>
            <w:r>
              <w:rPr>
                <w:noProof/>
                <w:webHidden/>
              </w:rPr>
              <w:fldChar w:fldCharType="separate"/>
            </w:r>
            <w:r w:rsidR="006E6FE9">
              <w:rPr>
                <w:noProof/>
                <w:webHidden/>
              </w:rPr>
              <w:t>23</w:t>
            </w:r>
            <w:r>
              <w:rPr>
                <w:noProof/>
                <w:webHidden/>
              </w:rPr>
              <w:fldChar w:fldCharType="end"/>
            </w:r>
          </w:hyperlink>
        </w:p>
        <w:p w14:paraId="01CBD8B7" w14:textId="7044C923" w:rsidR="0032738F" w:rsidRDefault="0032738F">
          <w:pPr>
            <w:pStyle w:val="TOC1"/>
            <w:tabs>
              <w:tab w:val="right" w:leader="dot" w:pos="9016"/>
            </w:tabs>
            <w:rPr>
              <w:noProof/>
            </w:rPr>
          </w:pPr>
          <w:hyperlink w:anchor="_Toc214436099" w:history="1">
            <w:r w:rsidRPr="001552E0">
              <w:rPr>
                <w:rStyle w:val="Hyperlink"/>
                <w:noProof/>
              </w:rPr>
              <w:t>Principles 3 &amp; 4: MP and Other Policies — The Inflation–Output Trade-Off</w:t>
            </w:r>
            <w:r>
              <w:rPr>
                <w:noProof/>
                <w:webHidden/>
              </w:rPr>
              <w:tab/>
            </w:r>
            <w:r>
              <w:rPr>
                <w:noProof/>
                <w:webHidden/>
              </w:rPr>
              <w:fldChar w:fldCharType="begin"/>
            </w:r>
            <w:r>
              <w:rPr>
                <w:noProof/>
                <w:webHidden/>
              </w:rPr>
              <w:instrText xml:space="preserve"> PAGEREF _Toc214436099 \h </w:instrText>
            </w:r>
            <w:r>
              <w:rPr>
                <w:noProof/>
                <w:webHidden/>
              </w:rPr>
            </w:r>
            <w:r>
              <w:rPr>
                <w:noProof/>
                <w:webHidden/>
              </w:rPr>
              <w:fldChar w:fldCharType="separate"/>
            </w:r>
            <w:r w:rsidR="006E6FE9">
              <w:rPr>
                <w:noProof/>
                <w:webHidden/>
              </w:rPr>
              <w:t>28</w:t>
            </w:r>
            <w:r>
              <w:rPr>
                <w:noProof/>
                <w:webHidden/>
              </w:rPr>
              <w:fldChar w:fldCharType="end"/>
            </w:r>
          </w:hyperlink>
        </w:p>
        <w:p w14:paraId="044582C1" w14:textId="09A81480" w:rsidR="0032738F" w:rsidRDefault="0032738F">
          <w:pPr>
            <w:pStyle w:val="TOC1"/>
            <w:tabs>
              <w:tab w:val="right" w:leader="dot" w:pos="9016"/>
            </w:tabs>
            <w:rPr>
              <w:noProof/>
            </w:rPr>
          </w:pPr>
          <w:hyperlink w:anchor="_Toc214436100" w:history="1">
            <w:r w:rsidRPr="001552E0">
              <w:rPr>
                <w:rStyle w:val="Hyperlink"/>
                <w:noProof/>
              </w:rPr>
              <w:t>Monetary Policy Transmission Mechanisms</w:t>
            </w:r>
            <w:r>
              <w:rPr>
                <w:noProof/>
                <w:webHidden/>
              </w:rPr>
              <w:tab/>
            </w:r>
            <w:r>
              <w:rPr>
                <w:noProof/>
                <w:webHidden/>
              </w:rPr>
              <w:fldChar w:fldCharType="begin"/>
            </w:r>
            <w:r>
              <w:rPr>
                <w:noProof/>
                <w:webHidden/>
              </w:rPr>
              <w:instrText xml:space="preserve"> PAGEREF _Toc214436100 \h </w:instrText>
            </w:r>
            <w:r>
              <w:rPr>
                <w:noProof/>
                <w:webHidden/>
              </w:rPr>
            </w:r>
            <w:r>
              <w:rPr>
                <w:noProof/>
                <w:webHidden/>
              </w:rPr>
              <w:fldChar w:fldCharType="separate"/>
            </w:r>
            <w:r w:rsidR="006E6FE9">
              <w:rPr>
                <w:noProof/>
                <w:webHidden/>
              </w:rPr>
              <w:t>35</w:t>
            </w:r>
            <w:r>
              <w:rPr>
                <w:noProof/>
                <w:webHidden/>
              </w:rPr>
              <w:fldChar w:fldCharType="end"/>
            </w:r>
          </w:hyperlink>
        </w:p>
        <w:p w14:paraId="79B5E846" w14:textId="4A27CB23" w:rsidR="0032738F" w:rsidRDefault="0032738F">
          <w:pPr>
            <w:pStyle w:val="TOC1"/>
            <w:tabs>
              <w:tab w:val="right" w:leader="dot" w:pos="9016"/>
            </w:tabs>
            <w:rPr>
              <w:noProof/>
            </w:rPr>
          </w:pPr>
          <w:hyperlink w:anchor="_Toc214436101" w:history="1">
            <w:r w:rsidRPr="001552E0">
              <w:rPr>
                <w:rStyle w:val="Hyperlink"/>
                <w:noProof/>
              </w:rPr>
              <w:t>Principles 5 &amp; 6: Independence, Transparency, and Accountability</w:t>
            </w:r>
            <w:r>
              <w:rPr>
                <w:noProof/>
                <w:webHidden/>
              </w:rPr>
              <w:tab/>
            </w:r>
            <w:r>
              <w:rPr>
                <w:noProof/>
                <w:webHidden/>
              </w:rPr>
              <w:fldChar w:fldCharType="begin"/>
            </w:r>
            <w:r>
              <w:rPr>
                <w:noProof/>
                <w:webHidden/>
              </w:rPr>
              <w:instrText xml:space="preserve"> PAGEREF _Toc214436101 \h </w:instrText>
            </w:r>
            <w:r>
              <w:rPr>
                <w:noProof/>
                <w:webHidden/>
              </w:rPr>
            </w:r>
            <w:r>
              <w:rPr>
                <w:noProof/>
                <w:webHidden/>
              </w:rPr>
              <w:fldChar w:fldCharType="separate"/>
            </w:r>
            <w:r w:rsidR="006E6FE9">
              <w:rPr>
                <w:noProof/>
                <w:webHidden/>
              </w:rPr>
              <w:t>41</w:t>
            </w:r>
            <w:r>
              <w:rPr>
                <w:noProof/>
                <w:webHidden/>
              </w:rPr>
              <w:fldChar w:fldCharType="end"/>
            </w:r>
          </w:hyperlink>
        </w:p>
        <w:p w14:paraId="529CC52C" w14:textId="2FC10FFE" w:rsidR="0032738F" w:rsidRDefault="0032738F">
          <w:pPr>
            <w:pStyle w:val="TOC1"/>
            <w:tabs>
              <w:tab w:val="right" w:leader="dot" w:pos="9016"/>
            </w:tabs>
            <w:rPr>
              <w:noProof/>
            </w:rPr>
          </w:pPr>
          <w:hyperlink w:anchor="_Toc214436102" w:history="1">
            <w:r w:rsidRPr="001552E0">
              <w:rPr>
                <w:rStyle w:val="Hyperlink"/>
                <w:noProof/>
              </w:rPr>
              <w:t>When the World Changed: The Limits of FPAS Mark I</w:t>
            </w:r>
            <w:r>
              <w:rPr>
                <w:noProof/>
                <w:webHidden/>
              </w:rPr>
              <w:tab/>
            </w:r>
            <w:r>
              <w:rPr>
                <w:noProof/>
                <w:webHidden/>
              </w:rPr>
              <w:fldChar w:fldCharType="begin"/>
            </w:r>
            <w:r>
              <w:rPr>
                <w:noProof/>
                <w:webHidden/>
              </w:rPr>
              <w:instrText xml:space="preserve"> PAGEREF _Toc214436102 \h </w:instrText>
            </w:r>
            <w:r>
              <w:rPr>
                <w:noProof/>
                <w:webHidden/>
              </w:rPr>
            </w:r>
            <w:r>
              <w:rPr>
                <w:noProof/>
                <w:webHidden/>
              </w:rPr>
              <w:fldChar w:fldCharType="separate"/>
            </w:r>
            <w:r w:rsidR="006E6FE9">
              <w:rPr>
                <w:noProof/>
                <w:webHidden/>
              </w:rPr>
              <w:t>47</w:t>
            </w:r>
            <w:r>
              <w:rPr>
                <w:noProof/>
                <w:webHidden/>
              </w:rPr>
              <w:fldChar w:fldCharType="end"/>
            </w:r>
          </w:hyperlink>
        </w:p>
        <w:p w14:paraId="63450E5C" w14:textId="3FC397F0" w:rsidR="0032738F" w:rsidRDefault="0032738F">
          <w:pPr>
            <w:pStyle w:val="TOC1"/>
            <w:tabs>
              <w:tab w:val="right" w:leader="dot" w:pos="9016"/>
            </w:tabs>
            <w:rPr>
              <w:noProof/>
            </w:rPr>
          </w:pPr>
          <w:hyperlink w:anchor="_Toc214436103" w:history="1">
            <w:r w:rsidRPr="001552E0">
              <w:rPr>
                <w:rStyle w:val="Hyperlink"/>
                <w:noProof/>
              </w:rPr>
              <w:t>FPAS Mark II: The Least-Regrets Mindset</w:t>
            </w:r>
            <w:r>
              <w:rPr>
                <w:noProof/>
                <w:webHidden/>
              </w:rPr>
              <w:tab/>
            </w:r>
            <w:r>
              <w:rPr>
                <w:noProof/>
                <w:webHidden/>
              </w:rPr>
              <w:fldChar w:fldCharType="begin"/>
            </w:r>
            <w:r>
              <w:rPr>
                <w:noProof/>
                <w:webHidden/>
              </w:rPr>
              <w:instrText xml:space="preserve"> PAGEREF _Toc214436103 \h </w:instrText>
            </w:r>
            <w:r>
              <w:rPr>
                <w:noProof/>
                <w:webHidden/>
              </w:rPr>
            </w:r>
            <w:r>
              <w:rPr>
                <w:noProof/>
                <w:webHidden/>
              </w:rPr>
              <w:fldChar w:fldCharType="separate"/>
            </w:r>
            <w:r w:rsidR="006E6FE9">
              <w:rPr>
                <w:noProof/>
                <w:webHidden/>
              </w:rPr>
              <w:t>53</w:t>
            </w:r>
            <w:r>
              <w:rPr>
                <w:noProof/>
                <w:webHidden/>
              </w:rPr>
              <w:fldChar w:fldCharType="end"/>
            </w:r>
          </w:hyperlink>
        </w:p>
        <w:p w14:paraId="6B44D668" w14:textId="57F6BB94" w:rsidR="0032738F" w:rsidRDefault="0032738F">
          <w:pPr>
            <w:pStyle w:val="TOC1"/>
            <w:tabs>
              <w:tab w:val="right" w:leader="dot" w:pos="9016"/>
            </w:tabs>
            <w:rPr>
              <w:noProof/>
            </w:rPr>
          </w:pPr>
          <w:hyperlink w:anchor="_Toc214436104" w:history="1">
            <w:r w:rsidRPr="001552E0">
              <w:rPr>
                <w:rStyle w:val="Hyperlink"/>
                <w:noProof/>
              </w:rPr>
              <w:t>Scenario-Based Forward Guidance</w:t>
            </w:r>
            <w:r>
              <w:rPr>
                <w:noProof/>
                <w:webHidden/>
              </w:rPr>
              <w:tab/>
            </w:r>
            <w:r>
              <w:rPr>
                <w:noProof/>
                <w:webHidden/>
              </w:rPr>
              <w:fldChar w:fldCharType="begin"/>
            </w:r>
            <w:r>
              <w:rPr>
                <w:noProof/>
                <w:webHidden/>
              </w:rPr>
              <w:instrText xml:space="preserve"> PAGEREF _Toc214436104 \h </w:instrText>
            </w:r>
            <w:r>
              <w:rPr>
                <w:noProof/>
                <w:webHidden/>
              </w:rPr>
            </w:r>
            <w:r>
              <w:rPr>
                <w:noProof/>
                <w:webHidden/>
              </w:rPr>
              <w:fldChar w:fldCharType="separate"/>
            </w:r>
            <w:r w:rsidR="006E6FE9">
              <w:rPr>
                <w:noProof/>
                <w:webHidden/>
              </w:rPr>
              <w:t>60</w:t>
            </w:r>
            <w:r>
              <w:rPr>
                <w:noProof/>
                <w:webHidden/>
              </w:rPr>
              <w:fldChar w:fldCharType="end"/>
            </w:r>
          </w:hyperlink>
        </w:p>
        <w:p w14:paraId="4AE23EB4" w14:textId="6BBA3B6C" w:rsidR="0032738F" w:rsidRDefault="0032738F">
          <w:pPr>
            <w:pStyle w:val="TOC1"/>
            <w:tabs>
              <w:tab w:val="right" w:leader="dot" w:pos="9016"/>
            </w:tabs>
            <w:rPr>
              <w:noProof/>
            </w:rPr>
          </w:pPr>
          <w:hyperlink w:anchor="_Toc214436105" w:history="1">
            <w:r w:rsidRPr="001552E0">
              <w:rPr>
                <w:rStyle w:val="Hyperlink"/>
                <w:noProof/>
              </w:rPr>
              <w:t>Building Scenarios: The 3R Principle</w:t>
            </w:r>
            <w:r>
              <w:rPr>
                <w:noProof/>
                <w:webHidden/>
              </w:rPr>
              <w:tab/>
            </w:r>
            <w:r>
              <w:rPr>
                <w:noProof/>
                <w:webHidden/>
              </w:rPr>
              <w:fldChar w:fldCharType="begin"/>
            </w:r>
            <w:r>
              <w:rPr>
                <w:noProof/>
                <w:webHidden/>
              </w:rPr>
              <w:instrText xml:space="preserve"> PAGEREF _Toc214436105 \h </w:instrText>
            </w:r>
            <w:r>
              <w:rPr>
                <w:noProof/>
                <w:webHidden/>
              </w:rPr>
            </w:r>
            <w:r>
              <w:rPr>
                <w:noProof/>
                <w:webHidden/>
              </w:rPr>
              <w:fldChar w:fldCharType="separate"/>
            </w:r>
            <w:r w:rsidR="006E6FE9">
              <w:rPr>
                <w:noProof/>
                <w:webHidden/>
              </w:rPr>
              <w:t>68</w:t>
            </w:r>
            <w:r>
              <w:rPr>
                <w:noProof/>
                <w:webHidden/>
              </w:rPr>
              <w:fldChar w:fldCharType="end"/>
            </w:r>
          </w:hyperlink>
        </w:p>
        <w:p w14:paraId="648C6105" w14:textId="5D8AEDB2" w:rsidR="0032738F" w:rsidRDefault="0032738F">
          <w:pPr>
            <w:pStyle w:val="TOC1"/>
            <w:tabs>
              <w:tab w:val="right" w:leader="dot" w:pos="9016"/>
            </w:tabs>
            <w:rPr>
              <w:noProof/>
            </w:rPr>
          </w:pPr>
          <w:hyperlink w:anchor="_Toc214436106" w:history="1">
            <w:r w:rsidRPr="001552E0">
              <w:rPr>
                <w:rStyle w:val="Hyperlink"/>
                <w:noProof/>
              </w:rPr>
              <w:t>Changing Roles: Board and Staff under FPAS Mark II</w:t>
            </w:r>
            <w:r>
              <w:rPr>
                <w:noProof/>
                <w:webHidden/>
              </w:rPr>
              <w:tab/>
            </w:r>
            <w:r>
              <w:rPr>
                <w:noProof/>
                <w:webHidden/>
              </w:rPr>
              <w:fldChar w:fldCharType="begin"/>
            </w:r>
            <w:r>
              <w:rPr>
                <w:noProof/>
                <w:webHidden/>
              </w:rPr>
              <w:instrText xml:space="preserve"> PAGEREF _Toc214436106 \h </w:instrText>
            </w:r>
            <w:r>
              <w:rPr>
                <w:noProof/>
                <w:webHidden/>
              </w:rPr>
            </w:r>
            <w:r>
              <w:rPr>
                <w:noProof/>
                <w:webHidden/>
              </w:rPr>
              <w:fldChar w:fldCharType="separate"/>
            </w:r>
            <w:r w:rsidR="006E6FE9">
              <w:rPr>
                <w:noProof/>
                <w:webHidden/>
              </w:rPr>
              <w:t>75</w:t>
            </w:r>
            <w:r>
              <w:rPr>
                <w:noProof/>
                <w:webHidden/>
              </w:rPr>
              <w:fldChar w:fldCharType="end"/>
            </w:r>
          </w:hyperlink>
        </w:p>
        <w:p w14:paraId="7872F0A7" w14:textId="30D696B6" w:rsidR="0032738F" w:rsidRDefault="0032738F">
          <w:pPr>
            <w:pStyle w:val="TOC1"/>
            <w:tabs>
              <w:tab w:val="right" w:leader="dot" w:pos="9016"/>
            </w:tabs>
            <w:rPr>
              <w:noProof/>
            </w:rPr>
          </w:pPr>
          <w:hyperlink w:anchor="_Toc214436107" w:history="1">
            <w:r w:rsidRPr="001552E0">
              <w:rPr>
                <w:rStyle w:val="Hyperlink"/>
                <w:noProof/>
              </w:rPr>
              <w:t>Policy-Making Cycle and Policy-Relevant Analysis</w:t>
            </w:r>
            <w:r>
              <w:rPr>
                <w:noProof/>
                <w:webHidden/>
              </w:rPr>
              <w:tab/>
            </w:r>
            <w:r>
              <w:rPr>
                <w:noProof/>
                <w:webHidden/>
              </w:rPr>
              <w:fldChar w:fldCharType="begin"/>
            </w:r>
            <w:r>
              <w:rPr>
                <w:noProof/>
                <w:webHidden/>
              </w:rPr>
              <w:instrText xml:space="preserve"> PAGEREF _Toc214436107 \h </w:instrText>
            </w:r>
            <w:r>
              <w:rPr>
                <w:noProof/>
                <w:webHidden/>
              </w:rPr>
            </w:r>
            <w:r>
              <w:rPr>
                <w:noProof/>
                <w:webHidden/>
              </w:rPr>
              <w:fldChar w:fldCharType="separate"/>
            </w:r>
            <w:r w:rsidR="006E6FE9">
              <w:rPr>
                <w:noProof/>
                <w:webHidden/>
              </w:rPr>
              <w:t>80</w:t>
            </w:r>
            <w:r>
              <w:rPr>
                <w:noProof/>
                <w:webHidden/>
              </w:rPr>
              <w:fldChar w:fldCharType="end"/>
            </w:r>
          </w:hyperlink>
        </w:p>
        <w:p w14:paraId="6C872FD3" w14:textId="1B4840CF" w:rsidR="0032738F" w:rsidRDefault="0032738F">
          <w:pPr>
            <w:pStyle w:val="TOC1"/>
            <w:tabs>
              <w:tab w:val="right" w:leader="dot" w:pos="9016"/>
            </w:tabs>
            <w:rPr>
              <w:noProof/>
            </w:rPr>
          </w:pPr>
          <w:hyperlink w:anchor="_Toc214436108" w:history="1">
            <w:r w:rsidRPr="001552E0">
              <w:rPr>
                <w:rStyle w:val="Hyperlink"/>
                <w:noProof/>
              </w:rPr>
              <w:t>Analytical Toolkit and Modeling Innovations</w:t>
            </w:r>
            <w:r>
              <w:rPr>
                <w:noProof/>
                <w:webHidden/>
              </w:rPr>
              <w:tab/>
            </w:r>
            <w:r>
              <w:rPr>
                <w:noProof/>
                <w:webHidden/>
              </w:rPr>
              <w:fldChar w:fldCharType="begin"/>
            </w:r>
            <w:r>
              <w:rPr>
                <w:noProof/>
                <w:webHidden/>
              </w:rPr>
              <w:instrText xml:space="preserve"> PAGEREF _Toc214436108 \h </w:instrText>
            </w:r>
            <w:r>
              <w:rPr>
                <w:noProof/>
                <w:webHidden/>
              </w:rPr>
            </w:r>
            <w:r>
              <w:rPr>
                <w:noProof/>
                <w:webHidden/>
              </w:rPr>
              <w:fldChar w:fldCharType="separate"/>
            </w:r>
            <w:r w:rsidR="006E6FE9">
              <w:rPr>
                <w:noProof/>
                <w:webHidden/>
              </w:rPr>
              <w:t>87</w:t>
            </w:r>
            <w:r>
              <w:rPr>
                <w:noProof/>
                <w:webHidden/>
              </w:rPr>
              <w:fldChar w:fldCharType="end"/>
            </w:r>
          </w:hyperlink>
        </w:p>
        <w:p w14:paraId="1942A6EB" w14:textId="7D8611A8" w:rsidR="0032738F" w:rsidRDefault="0032738F">
          <w:pPr>
            <w:pStyle w:val="TOC1"/>
            <w:tabs>
              <w:tab w:val="right" w:leader="dot" w:pos="9016"/>
            </w:tabs>
            <w:rPr>
              <w:noProof/>
            </w:rPr>
          </w:pPr>
          <w:hyperlink w:anchor="_Toc214436109" w:history="1">
            <w:r w:rsidRPr="001552E0">
              <w:rPr>
                <w:rStyle w:val="Hyperlink"/>
                <w:noProof/>
              </w:rPr>
              <w:t>Dynamic Learning and Human Capital Development</w:t>
            </w:r>
            <w:r>
              <w:rPr>
                <w:noProof/>
                <w:webHidden/>
              </w:rPr>
              <w:tab/>
            </w:r>
            <w:r>
              <w:rPr>
                <w:noProof/>
                <w:webHidden/>
              </w:rPr>
              <w:fldChar w:fldCharType="begin"/>
            </w:r>
            <w:r>
              <w:rPr>
                <w:noProof/>
                <w:webHidden/>
              </w:rPr>
              <w:instrText xml:space="preserve"> PAGEREF _Toc214436109 \h </w:instrText>
            </w:r>
            <w:r>
              <w:rPr>
                <w:noProof/>
                <w:webHidden/>
              </w:rPr>
            </w:r>
            <w:r>
              <w:rPr>
                <w:noProof/>
                <w:webHidden/>
              </w:rPr>
              <w:fldChar w:fldCharType="separate"/>
            </w:r>
            <w:r w:rsidR="006E6FE9">
              <w:rPr>
                <w:noProof/>
                <w:webHidden/>
              </w:rPr>
              <w:t>93</w:t>
            </w:r>
            <w:r>
              <w:rPr>
                <w:noProof/>
                <w:webHidden/>
              </w:rPr>
              <w:fldChar w:fldCharType="end"/>
            </w:r>
          </w:hyperlink>
        </w:p>
        <w:p w14:paraId="2D0A4330" w14:textId="5C9788EA" w:rsidR="0032738F" w:rsidRDefault="0032738F">
          <w:pPr>
            <w:pStyle w:val="TOC1"/>
            <w:tabs>
              <w:tab w:val="right" w:leader="dot" w:pos="9016"/>
            </w:tabs>
            <w:rPr>
              <w:noProof/>
            </w:rPr>
          </w:pPr>
          <w:hyperlink w:anchor="_Toc214436110" w:history="1">
            <w:r w:rsidRPr="001552E0">
              <w:rPr>
                <w:rStyle w:val="Hyperlink"/>
                <w:noProof/>
              </w:rPr>
              <w:t>Organization, Rotation, and Performance Management</w:t>
            </w:r>
            <w:r>
              <w:rPr>
                <w:noProof/>
                <w:webHidden/>
              </w:rPr>
              <w:tab/>
            </w:r>
            <w:r>
              <w:rPr>
                <w:noProof/>
                <w:webHidden/>
              </w:rPr>
              <w:fldChar w:fldCharType="begin"/>
            </w:r>
            <w:r>
              <w:rPr>
                <w:noProof/>
                <w:webHidden/>
              </w:rPr>
              <w:instrText xml:space="preserve"> PAGEREF _Toc214436110 \h </w:instrText>
            </w:r>
            <w:r>
              <w:rPr>
                <w:noProof/>
                <w:webHidden/>
              </w:rPr>
            </w:r>
            <w:r>
              <w:rPr>
                <w:noProof/>
                <w:webHidden/>
              </w:rPr>
              <w:fldChar w:fldCharType="separate"/>
            </w:r>
            <w:r w:rsidR="006E6FE9">
              <w:rPr>
                <w:noProof/>
                <w:webHidden/>
              </w:rPr>
              <w:t>98</w:t>
            </w:r>
            <w:r>
              <w:rPr>
                <w:noProof/>
                <w:webHidden/>
              </w:rPr>
              <w:fldChar w:fldCharType="end"/>
            </w:r>
          </w:hyperlink>
        </w:p>
        <w:p w14:paraId="7DC05CA7" w14:textId="277E8949" w:rsidR="0032738F" w:rsidRDefault="0032738F">
          <w:pPr>
            <w:pStyle w:val="TOC1"/>
            <w:tabs>
              <w:tab w:val="right" w:leader="dot" w:pos="9016"/>
            </w:tabs>
            <w:rPr>
              <w:noProof/>
            </w:rPr>
          </w:pPr>
          <w:hyperlink w:anchor="_Toc214436111" w:history="1">
            <w:r w:rsidRPr="001552E0">
              <w:rPr>
                <w:rStyle w:val="Hyperlink"/>
                <w:noProof/>
              </w:rPr>
              <w:t>Strategic Communication in Modern Central Banking</w:t>
            </w:r>
            <w:r>
              <w:rPr>
                <w:noProof/>
                <w:webHidden/>
              </w:rPr>
              <w:tab/>
            </w:r>
            <w:r>
              <w:rPr>
                <w:noProof/>
                <w:webHidden/>
              </w:rPr>
              <w:fldChar w:fldCharType="begin"/>
            </w:r>
            <w:r>
              <w:rPr>
                <w:noProof/>
                <w:webHidden/>
              </w:rPr>
              <w:instrText xml:space="preserve"> PAGEREF _Toc214436111 \h </w:instrText>
            </w:r>
            <w:r>
              <w:rPr>
                <w:noProof/>
                <w:webHidden/>
              </w:rPr>
            </w:r>
            <w:r>
              <w:rPr>
                <w:noProof/>
                <w:webHidden/>
              </w:rPr>
              <w:fldChar w:fldCharType="separate"/>
            </w:r>
            <w:r w:rsidR="006E6FE9">
              <w:rPr>
                <w:noProof/>
                <w:webHidden/>
              </w:rPr>
              <w:t>103</w:t>
            </w:r>
            <w:r>
              <w:rPr>
                <w:noProof/>
                <w:webHidden/>
              </w:rPr>
              <w:fldChar w:fldCharType="end"/>
            </w:r>
          </w:hyperlink>
        </w:p>
        <w:p w14:paraId="57AF792A" w14:textId="1A29286C" w:rsidR="0032738F" w:rsidRDefault="0032738F">
          <w:pPr>
            <w:pStyle w:val="TOC1"/>
            <w:tabs>
              <w:tab w:val="right" w:leader="dot" w:pos="9016"/>
            </w:tabs>
            <w:rPr>
              <w:noProof/>
            </w:rPr>
          </w:pPr>
          <w:hyperlink w:anchor="_Toc214436112" w:history="1">
            <w:r w:rsidRPr="001552E0">
              <w:rPr>
                <w:rStyle w:val="Hyperlink"/>
                <w:noProof/>
              </w:rPr>
              <w:t>Measuring and Enhancing Transparency</w:t>
            </w:r>
            <w:r>
              <w:rPr>
                <w:noProof/>
                <w:webHidden/>
              </w:rPr>
              <w:tab/>
            </w:r>
            <w:r>
              <w:rPr>
                <w:noProof/>
                <w:webHidden/>
              </w:rPr>
              <w:fldChar w:fldCharType="begin"/>
            </w:r>
            <w:r>
              <w:rPr>
                <w:noProof/>
                <w:webHidden/>
              </w:rPr>
              <w:instrText xml:space="preserve"> PAGEREF _Toc214436112 \h </w:instrText>
            </w:r>
            <w:r>
              <w:rPr>
                <w:noProof/>
                <w:webHidden/>
              </w:rPr>
            </w:r>
            <w:r>
              <w:rPr>
                <w:noProof/>
                <w:webHidden/>
              </w:rPr>
              <w:fldChar w:fldCharType="separate"/>
            </w:r>
            <w:r w:rsidR="006E6FE9">
              <w:rPr>
                <w:noProof/>
                <w:webHidden/>
              </w:rPr>
              <w:t>109</w:t>
            </w:r>
            <w:r>
              <w:rPr>
                <w:noProof/>
                <w:webHidden/>
              </w:rPr>
              <w:fldChar w:fldCharType="end"/>
            </w:r>
          </w:hyperlink>
        </w:p>
        <w:p w14:paraId="01C81BE6" w14:textId="058B9CF4" w:rsidR="0032738F" w:rsidRDefault="0032738F">
          <w:pPr>
            <w:pStyle w:val="TOC1"/>
            <w:tabs>
              <w:tab w:val="right" w:leader="dot" w:pos="9016"/>
            </w:tabs>
            <w:rPr>
              <w:noProof/>
            </w:rPr>
          </w:pPr>
          <w:hyperlink w:anchor="_Toc214436113" w:history="1">
            <w:r w:rsidRPr="001552E0">
              <w:rPr>
                <w:rStyle w:val="Hyperlink"/>
                <w:noProof/>
              </w:rPr>
              <w:t>Decision-Making Transparency and Individual Accountability</w:t>
            </w:r>
            <w:r>
              <w:rPr>
                <w:noProof/>
                <w:webHidden/>
              </w:rPr>
              <w:tab/>
            </w:r>
            <w:r>
              <w:rPr>
                <w:noProof/>
                <w:webHidden/>
              </w:rPr>
              <w:fldChar w:fldCharType="begin"/>
            </w:r>
            <w:r>
              <w:rPr>
                <w:noProof/>
                <w:webHidden/>
              </w:rPr>
              <w:instrText xml:space="preserve"> PAGEREF _Toc214436113 \h </w:instrText>
            </w:r>
            <w:r>
              <w:rPr>
                <w:noProof/>
                <w:webHidden/>
              </w:rPr>
            </w:r>
            <w:r>
              <w:rPr>
                <w:noProof/>
                <w:webHidden/>
              </w:rPr>
              <w:fldChar w:fldCharType="separate"/>
            </w:r>
            <w:r w:rsidR="006E6FE9">
              <w:rPr>
                <w:noProof/>
                <w:webHidden/>
              </w:rPr>
              <w:t>112</w:t>
            </w:r>
            <w:r>
              <w:rPr>
                <w:noProof/>
                <w:webHidden/>
              </w:rPr>
              <w:fldChar w:fldCharType="end"/>
            </w:r>
          </w:hyperlink>
        </w:p>
        <w:p w14:paraId="74E2FFA6" w14:textId="1D095E60" w:rsidR="0032738F" w:rsidRDefault="0032738F">
          <w:pPr>
            <w:pStyle w:val="TOC1"/>
            <w:tabs>
              <w:tab w:val="right" w:leader="dot" w:pos="9016"/>
            </w:tabs>
            <w:rPr>
              <w:noProof/>
            </w:rPr>
          </w:pPr>
          <w:hyperlink w:anchor="_Toc214436114" w:history="1">
            <w:r w:rsidRPr="001552E0">
              <w:rPr>
                <w:rStyle w:val="Hyperlink"/>
                <w:noProof/>
              </w:rPr>
              <w:t>The Accountability Framework</w:t>
            </w:r>
            <w:r>
              <w:rPr>
                <w:noProof/>
                <w:webHidden/>
              </w:rPr>
              <w:tab/>
            </w:r>
            <w:r>
              <w:rPr>
                <w:noProof/>
                <w:webHidden/>
              </w:rPr>
              <w:fldChar w:fldCharType="begin"/>
            </w:r>
            <w:r>
              <w:rPr>
                <w:noProof/>
                <w:webHidden/>
              </w:rPr>
              <w:instrText xml:space="preserve"> PAGEREF _Toc214436114 \h </w:instrText>
            </w:r>
            <w:r>
              <w:rPr>
                <w:noProof/>
                <w:webHidden/>
              </w:rPr>
            </w:r>
            <w:r>
              <w:rPr>
                <w:noProof/>
                <w:webHidden/>
              </w:rPr>
              <w:fldChar w:fldCharType="separate"/>
            </w:r>
            <w:r w:rsidR="006E6FE9">
              <w:rPr>
                <w:noProof/>
                <w:webHidden/>
              </w:rPr>
              <w:t>117</w:t>
            </w:r>
            <w:r>
              <w:rPr>
                <w:noProof/>
                <w:webHidden/>
              </w:rPr>
              <w:fldChar w:fldCharType="end"/>
            </w:r>
          </w:hyperlink>
        </w:p>
        <w:p w14:paraId="49D42A6F" w14:textId="759D14FB" w:rsidR="0032738F" w:rsidRDefault="0032738F">
          <w:r>
            <w:rPr>
              <w:b/>
              <w:bCs/>
            </w:rPr>
            <w:fldChar w:fldCharType="end"/>
          </w:r>
        </w:p>
      </w:sdtContent>
    </w:sdt>
    <w:p w14:paraId="53ACD164" w14:textId="6049DDAA" w:rsidR="002C62BB" w:rsidRDefault="002C62BB"/>
    <w:p w14:paraId="50A4CDBF" w14:textId="77777777" w:rsidR="0032738F" w:rsidRDefault="0032738F" w:rsidP="002C62BB">
      <w:pPr>
        <w:pStyle w:val="Heading1"/>
      </w:pPr>
    </w:p>
    <w:p w14:paraId="34BC4760" w14:textId="2976E10F" w:rsidR="006C5AF8" w:rsidRDefault="006C5AF8" w:rsidP="002C62BB">
      <w:pPr>
        <w:pStyle w:val="Heading1"/>
      </w:pPr>
      <w:bookmarkStart w:id="0" w:name="_Toc214436067"/>
      <w:bookmarkStart w:id="1" w:name="_Toc214436094"/>
      <w:r w:rsidRPr="0072308F">
        <w:t>Welcome to the Central Bank of Armenia</w:t>
      </w:r>
      <w:bookmarkEnd w:id="0"/>
      <w:bookmarkEnd w:id="1"/>
    </w:p>
    <w:p w14:paraId="360AF236" w14:textId="77777777" w:rsidR="006C5AF8" w:rsidRDefault="006C5AF8" w:rsidP="00A4792F">
      <w:pPr>
        <w:jc w:val="center"/>
        <w:rPr>
          <w:b/>
          <w:bCs/>
          <w:color w:val="156082" w:themeColor="accent1"/>
          <w:sz w:val="28"/>
          <w:szCs w:val="28"/>
        </w:rPr>
      </w:pPr>
    </w:p>
    <w:p w14:paraId="5CFACE44" w14:textId="77777777" w:rsidR="006C5AF8" w:rsidRPr="004171D3" w:rsidRDefault="006C5AF8" w:rsidP="00A4792F">
      <w:r w:rsidRPr="004171D3">
        <w:rPr>
          <w:b/>
          <w:bCs/>
        </w:rPr>
        <w:t>Note</w:t>
      </w:r>
    </w:p>
    <w:p w14:paraId="1CC7FFF1" w14:textId="77777777" w:rsidR="006C5AF8" w:rsidRPr="004171D3" w:rsidRDefault="006C5AF8" w:rsidP="00A4792F">
      <w:pPr>
        <w:jc w:val="both"/>
      </w:pPr>
      <w:r w:rsidRPr="004171D3">
        <w:t xml:space="preserve">Welcome to the Central Bank of Armenia and the </w:t>
      </w:r>
      <w:r w:rsidRPr="004171D3">
        <w:rPr>
          <w:b/>
          <w:bCs/>
        </w:rPr>
        <w:t>CBA Academy</w:t>
      </w:r>
      <w:r w:rsidRPr="004171D3">
        <w:t>!</w:t>
      </w:r>
      <w:r>
        <w:t xml:space="preserve"> </w:t>
      </w:r>
      <w:r w:rsidRPr="004171D3">
        <w:t xml:space="preserve">This onboarding program introduces you to the ideas, principles, and practices that guide modern monetary policy and the CBA’s </w:t>
      </w:r>
      <w:r w:rsidRPr="004171D3">
        <w:rPr>
          <w:b/>
          <w:bCs/>
        </w:rPr>
        <w:t>Prudent Risk Management Approach (FPAS Mark II)</w:t>
      </w:r>
      <w:r w:rsidRPr="004171D3">
        <w:t>.</w:t>
      </w:r>
      <w:r w:rsidRPr="004171D3">
        <w:br/>
        <w:t>Through short, focused videos, you’ll explore how the CBA makes policy decisions under uncertainty—combining global lessons with Armenia’s own experience.</w:t>
      </w:r>
      <w:r w:rsidRPr="004171D3">
        <w:br/>
        <w:t>The goal is not technical mastery, but shared understanding, sound judgment, and a common language for effective decision-making.</w:t>
      </w:r>
    </w:p>
    <w:p w14:paraId="3FB26FFB" w14:textId="77777777" w:rsidR="006C5AF8" w:rsidRPr="004171D3" w:rsidRDefault="00000000" w:rsidP="00A4792F">
      <w:pPr>
        <w:jc w:val="both"/>
      </w:pPr>
      <w:r>
        <w:pict w14:anchorId="43B292F3">
          <v:rect id="_x0000_i1025" style="width:0;height:1.5pt" o:hralign="center" o:hrstd="t" o:hr="t" fillcolor="#a0a0a0" stroked="f"/>
        </w:pict>
      </w:r>
    </w:p>
    <w:p w14:paraId="3B7EC933" w14:textId="77777777" w:rsidR="006C5AF8" w:rsidRDefault="006C5AF8" w:rsidP="00A4792F">
      <w:pPr>
        <w:jc w:val="both"/>
        <w:rPr>
          <w:b/>
          <w:bCs/>
        </w:rPr>
      </w:pPr>
    </w:p>
    <w:p w14:paraId="09F97B47" w14:textId="77777777" w:rsidR="006C5AF8" w:rsidRDefault="006C5AF8" w:rsidP="00A4792F">
      <w:pPr>
        <w:rPr>
          <w:b/>
          <w:bCs/>
        </w:rPr>
      </w:pPr>
      <w:r w:rsidRPr="00F53F4C">
        <w:rPr>
          <w:b/>
          <w:bCs/>
        </w:rPr>
        <w:t>Welcome to the Central Bank of Armenia</w:t>
      </w:r>
    </w:p>
    <w:p w14:paraId="42FB0CCA" w14:textId="77777777" w:rsidR="006C5AF8" w:rsidRDefault="006C5AF8" w:rsidP="00A4792F">
      <w:pPr>
        <w:jc w:val="both"/>
      </w:pPr>
      <w:r w:rsidRPr="004171D3">
        <w:t xml:space="preserve">Hi, I’m </w:t>
      </w:r>
      <w:r w:rsidRPr="004171D3">
        <w:rPr>
          <w:b/>
          <w:bCs/>
        </w:rPr>
        <w:t>Va</w:t>
      </w:r>
      <w:r>
        <w:rPr>
          <w:b/>
          <w:bCs/>
        </w:rPr>
        <w:t>z</w:t>
      </w:r>
      <w:r w:rsidRPr="004171D3">
        <w:rPr>
          <w:b/>
          <w:bCs/>
        </w:rPr>
        <w:t>gen Poghosyan</w:t>
      </w:r>
      <w:r w:rsidRPr="004171D3">
        <w:t>, Head of the Monetary Policy Department at the Central Bank of Armenia.</w:t>
      </w:r>
      <w:r>
        <w:t xml:space="preserve"> </w:t>
      </w:r>
    </w:p>
    <w:p w14:paraId="34266B7D" w14:textId="77777777" w:rsidR="006C5AF8" w:rsidRPr="004171D3" w:rsidRDefault="006C5AF8" w:rsidP="00A4792F">
      <w:pPr>
        <w:jc w:val="both"/>
      </w:pPr>
      <w:r w:rsidRPr="004171D3">
        <w:t xml:space="preserve">I want to start by welcoming you to the Central Bank of Armenia and to this special learning platform we call the </w:t>
      </w:r>
      <w:r w:rsidRPr="004171D3">
        <w:rPr>
          <w:b/>
          <w:bCs/>
        </w:rPr>
        <w:t>CBA Academy</w:t>
      </w:r>
      <w:r w:rsidRPr="004171D3">
        <w:t>.</w:t>
      </w:r>
    </w:p>
    <w:p w14:paraId="40F6668A" w14:textId="77777777" w:rsidR="006C5AF8" w:rsidRDefault="006C5AF8" w:rsidP="00A4792F">
      <w:pPr>
        <w:jc w:val="both"/>
      </w:pPr>
      <w:r w:rsidRPr="004171D3">
        <w:t>Congratulations on your appointment!</w:t>
      </w:r>
      <w:r>
        <w:t xml:space="preserve"> </w:t>
      </w:r>
    </w:p>
    <w:p w14:paraId="47C88497" w14:textId="77777777" w:rsidR="006C5AF8" w:rsidRPr="004171D3" w:rsidRDefault="006C5AF8" w:rsidP="00A4792F">
      <w:pPr>
        <w:jc w:val="both"/>
      </w:pPr>
      <w:r w:rsidRPr="004171D3">
        <w:t xml:space="preserve">Joining the </w:t>
      </w:r>
      <w:r>
        <w:t>Central Bank of Armenia</w:t>
      </w:r>
      <w:r w:rsidRPr="004171D3">
        <w:t xml:space="preserve"> is not just an </w:t>
      </w:r>
      <w:proofErr w:type="spellStart"/>
      <w:r w:rsidRPr="004171D3">
        <w:t>honor</w:t>
      </w:r>
      <w:proofErr w:type="spellEnd"/>
      <w:r w:rsidRPr="004171D3">
        <w:t>—it’s a responsibility. You’re stepping into a role that helps shape the future of Armenia’s economy, and we’re here to ensure you’re fully equipped for that task.</w:t>
      </w:r>
    </w:p>
    <w:p w14:paraId="72936121" w14:textId="77777777" w:rsidR="006C5AF8" w:rsidRPr="004171D3" w:rsidRDefault="006C5AF8" w:rsidP="00A4792F">
      <w:pPr>
        <w:jc w:val="both"/>
      </w:pPr>
      <w:r w:rsidRPr="004171D3">
        <w:t>This onboarding journey is about more than learning the mechanics of monetary policy.</w:t>
      </w:r>
      <w:r w:rsidRPr="004171D3">
        <w:br/>
        <w:t>It’s about building a shared mindset for making decisions under uncertainty—that’s what modern central banking is really about.</w:t>
      </w:r>
    </w:p>
    <w:p w14:paraId="1B022BBF" w14:textId="77777777" w:rsidR="006C5AF8" w:rsidRDefault="006C5AF8" w:rsidP="00A4792F">
      <w:pPr>
        <w:jc w:val="both"/>
      </w:pPr>
      <w:r w:rsidRPr="004171D3">
        <w:t xml:space="preserve">So, what is the </w:t>
      </w:r>
      <w:r w:rsidRPr="004171D3">
        <w:rPr>
          <w:b/>
          <w:bCs/>
        </w:rPr>
        <w:t>CBA Academy</w:t>
      </w:r>
      <w:r w:rsidRPr="004171D3">
        <w:t>?</w:t>
      </w:r>
      <w:r>
        <w:t xml:space="preserve"> </w:t>
      </w:r>
    </w:p>
    <w:p w14:paraId="3D55027F" w14:textId="77777777" w:rsidR="006C5AF8" w:rsidRDefault="006C5AF8" w:rsidP="00A4792F">
      <w:pPr>
        <w:jc w:val="both"/>
      </w:pPr>
      <w:r w:rsidRPr="004171D3">
        <w:t>It’s our internal learning hub—a space to reflect, ask questions, and engage with the big ideas that guide our work.</w:t>
      </w:r>
      <w:r>
        <w:t xml:space="preserve"> </w:t>
      </w:r>
    </w:p>
    <w:p w14:paraId="014DA040" w14:textId="77777777" w:rsidR="006C5AF8" w:rsidRPr="004171D3" w:rsidRDefault="006C5AF8" w:rsidP="00A4792F">
      <w:pPr>
        <w:jc w:val="both"/>
      </w:pPr>
      <w:r w:rsidRPr="004171D3">
        <w:lastRenderedPageBreak/>
        <w:t xml:space="preserve">We’ve designed this video series to help you connect the dots between </w:t>
      </w:r>
      <w:r w:rsidRPr="004171D3">
        <w:rPr>
          <w:b/>
          <w:bCs/>
        </w:rPr>
        <w:t>global monetary-policy thinking</w:t>
      </w:r>
      <w:r w:rsidRPr="004171D3">
        <w:t xml:space="preserve"> and the specific framework we use here in Armenia—a framework known as </w:t>
      </w:r>
      <w:r w:rsidRPr="004171D3">
        <w:rPr>
          <w:b/>
          <w:bCs/>
        </w:rPr>
        <w:t>FPAS Mark II</w:t>
      </w:r>
      <w:r w:rsidRPr="004171D3">
        <w:t xml:space="preserve">, or the </w:t>
      </w:r>
      <w:r w:rsidRPr="004171D3">
        <w:rPr>
          <w:b/>
          <w:bCs/>
        </w:rPr>
        <w:t>Prudent Risk Management Approach</w:t>
      </w:r>
      <w:r w:rsidRPr="004171D3">
        <w:t>.</w:t>
      </w:r>
    </w:p>
    <w:p w14:paraId="1A097020" w14:textId="77777777" w:rsidR="006C5AF8" w:rsidRPr="004171D3" w:rsidRDefault="006C5AF8" w:rsidP="00A4792F">
      <w:pPr>
        <w:jc w:val="both"/>
      </w:pPr>
      <w:r w:rsidRPr="004171D3">
        <w:t>The structure is simple:</w:t>
      </w:r>
    </w:p>
    <w:p w14:paraId="771F29EE" w14:textId="77777777" w:rsidR="006C5AF8" w:rsidRPr="004171D3" w:rsidRDefault="006C5AF8" w:rsidP="00A4792F">
      <w:pPr>
        <w:numPr>
          <w:ilvl w:val="0"/>
          <w:numId w:val="3"/>
        </w:numPr>
        <w:jc w:val="both"/>
      </w:pPr>
      <w:r w:rsidRPr="004171D3">
        <w:rPr>
          <w:b/>
          <w:bCs/>
        </w:rPr>
        <w:t>We begin with history</w:t>
      </w:r>
      <w:r w:rsidRPr="004171D3">
        <w:t>—lessons from past policy failures and successes.</w:t>
      </w:r>
    </w:p>
    <w:p w14:paraId="01987E8C" w14:textId="77777777" w:rsidR="006C5AF8" w:rsidRPr="004171D3" w:rsidRDefault="006C5AF8" w:rsidP="00A4792F">
      <w:pPr>
        <w:numPr>
          <w:ilvl w:val="0"/>
          <w:numId w:val="3"/>
        </w:numPr>
        <w:jc w:val="both"/>
      </w:pPr>
      <w:r w:rsidRPr="004171D3">
        <w:t xml:space="preserve">Then we walk through the </w:t>
      </w:r>
      <w:r w:rsidRPr="004171D3">
        <w:rPr>
          <w:b/>
          <w:bCs/>
        </w:rPr>
        <w:t>core principles of inflation targeting</w:t>
      </w:r>
      <w:r w:rsidRPr="004171D3">
        <w:t>: establishing clear nominal anchors, strengthening communication, and designing resilient institutions.</w:t>
      </w:r>
    </w:p>
    <w:p w14:paraId="523B6C18" w14:textId="77777777" w:rsidR="006C5AF8" w:rsidRPr="004171D3" w:rsidRDefault="006C5AF8" w:rsidP="00A4792F">
      <w:pPr>
        <w:numPr>
          <w:ilvl w:val="0"/>
          <w:numId w:val="3"/>
        </w:numPr>
        <w:jc w:val="both"/>
      </w:pPr>
      <w:r w:rsidRPr="004171D3">
        <w:t xml:space="preserve">From there, we examine the </w:t>
      </w:r>
      <w:r w:rsidRPr="004171D3">
        <w:rPr>
          <w:b/>
          <w:bCs/>
        </w:rPr>
        <w:t>limits of FPAS Mark I</w:t>
      </w:r>
      <w:r w:rsidRPr="004171D3">
        <w:t xml:space="preserve"> and how </w:t>
      </w:r>
      <w:r w:rsidRPr="004171D3">
        <w:rPr>
          <w:b/>
          <w:bCs/>
        </w:rPr>
        <w:t>FPAS Mark II</w:t>
      </w:r>
      <w:r w:rsidRPr="004171D3">
        <w:t xml:space="preserve"> evolved to address a more uncertain and complex world.</w:t>
      </w:r>
    </w:p>
    <w:p w14:paraId="4CAEA724" w14:textId="77777777" w:rsidR="006C5AF8" w:rsidRPr="004171D3" w:rsidRDefault="006C5AF8" w:rsidP="00A4792F">
      <w:pPr>
        <w:jc w:val="both"/>
      </w:pPr>
      <w:r w:rsidRPr="004171D3">
        <w:t xml:space="preserve">We’ll also walk you through our </w:t>
      </w:r>
      <w:r w:rsidRPr="004171D3">
        <w:rPr>
          <w:b/>
          <w:bCs/>
        </w:rPr>
        <w:t>decision-making cycle</w:t>
      </w:r>
      <w:r w:rsidRPr="004171D3">
        <w:t xml:space="preserve">, the scenarios we use, and how staff and Board roles are designed to support </w:t>
      </w:r>
      <w:r w:rsidRPr="004171D3">
        <w:rPr>
          <w:b/>
          <w:bCs/>
        </w:rPr>
        <w:t>high-quality judgment</w:t>
      </w:r>
      <w:r w:rsidRPr="004171D3">
        <w:t>.</w:t>
      </w:r>
    </w:p>
    <w:p w14:paraId="634EEDE3" w14:textId="77777777" w:rsidR="006C5AF8" w:rsidRPr="004171D3" w:rsidRDefault="006C5AF8" w:rsidP="00A4792F">
      <w:pPr>
        <w:jc w:val="both"/>
      </w:pPr>
      <w:r w:rsidRPr="004171D3">
        <w:t>These are short videos—five to ten minutes each—but don’t mistake brevity for simplicity.</w:t>
      </w:r>
      <w:r w:rsidRPr="004171D3">
        <w:br/>
        <w:t xml:space="preserve">The goal isn’t to give you a checklist; it’s to build </w:t>
      </w:r>
      <w:r w:rsidRPr="004171D3">
        <w:rPr>
          <w:b/>
          <w:bCs/>
        </w:rPr>
        <w:t>intuition</w:t>
      </w:r>
      <w:r w:rsidRPr="004171D3">
        <w:t>—a way of thinking, a toolkit for navigating complexity.</w:t>
      </w:r>
    </w:p>
    <w:p w14:paraId="66090730" w14:textId="77777777" w:rsidR="006C5AF8" w:rsidRPr="004171D3" w:rsidRDefault="006C5AF8" w:rsidP="00A4792F">
      <w:pPr>
        <w:jc w:val="both"/>
      </w:pPr>
      <w:r w:rsidRPr="004171D3">
        <w:t xml:space="preserve">There are no exams, no equations—just meaningful conversations backed by </w:t>
      </w:r>
      <w:r w:rsidRPr="004171D3">
        <w:rPr>
          <w:b/>
          <w:bCs/>
        </w:rPr>
        <w:t>practical experience</w:t>
      </w:r>
      <w:r w:rsidRPr="004171D3">
        <w:t xml:space="preserve"> and </w:t>
      </w:r>
      <w:r w:rsidRPr="004171D3">
        <w:rPr>
          <w:b/>
          <w:bCs/>
        </w:rPr>
        <w:t>modern institutional thinking</w:t>
      </w:r>
      <w:r w:rsidRPr="004171D3">
        <w:t xml:space="preserve"> from Armenia and beyond.</w:t>
      </w:r>
    </w:p>
    <w:p w14:paraId="0365A198" w14:textId="77777777" w:rsidR="006C5AF8" w:rsidRPr="004171D3" w:rsidRDefault="006C5AF8" w:rsidP="00A4792F">
      <w:pPr>
        <w:jc w:val="both"/>
      </w:pPr>
      <w:r w:rsidRPr="004171D3">
        <w:t xml:space="preserve">As you watch, I encourage you to think not only about the technical content, but also about </w:t>
      </w:r>
      <w:r w:rsidRPr="004171D3">
        <w:rPr>
          <w:b/>
          <w:bCs/>
        </w:rPr>
        <w:t>how we make decisions together</w:t>
      </w:r>
      <w:r w:rsidRPr="004171D3">
        <w:t>.</w:t>
      </w:r>
    </w:p>
    <w:p w14:paraId="6CF4FFEF" w14:textId="77777777" w:rsidR="006C5AF8" w:rsidRDefault="006C5AF8" w:rsidP="00A4792F">
      <w:pPr>
        <w:jc w:val="both"/>
      </w:pPr>
      <w:r w:rsidRPr="004171D3">
        <w:t xml:space="preserve">At the CBA, we take pride in being a </w:t>
      </w:r>
      <w:r w:rsidRPr="004171D3">
        <w:rPr>
          <w:b/>
          <w:bCs/>
        </w:rPr>
        <w:t>learning organization</w:t>
      </w:r>
      <w:r w:rsidRPr="004171D3">
        <w:t>.</w:t>
      </w:r>
      <w:r>
        <w:t xml:space="preserve"> </w:t>
      </w:r>
    </w:p>
    <w:p w14:paraId="0E0B6B1D" w14:textId="77777777" w:rsidR="006C5AF8" w:rsidRPr="004171D3" w:rsidRDefault="006C5AF8" w:rsidP="00A4792F">
      <w:pPr>
        <w:jc w:val="both"/>
      </w:pPr>
      <w:r w:rsidRPr="004171D3">
        <w:t>That means we expect questions, welcome diverse views, and value reflection just as much as action.</w:t>
      </w:r>
    </w:p>
    <w:p w14:paraId="6718F19A" w14:textId="77777777" w:rsidR="006C5AF8" w:rsidRDefault="006C5AF8" w:rsidP="00A4792F">
      <w:pPr>
        <w:jc w:val="both"/>
      </w:pPr>
      <w:r w:rsidRPr="004171D3">
        <w:t>This series is only the beginning—it’s designed to get us on the same page and build a shared foundation.</w:t>
      </w:r>
    </w:p>
    <w:p w14:paraId="42F99862" w14:textId="77777777" w:rsidR="006C5AF8" w:rsidRPr="004171D3" w:rsidRDefault="006C5AF8" w:rsidP="00A4792F">
      <w:pPr>
        <w:jc w:val="both"/>
      </w:pPr>
      <w:r w:rsidRPr="004171D3">
        <w:t xml:space="preserve">But the real learning will happen in the conversations you have with staff, </w:t>
      </w:r>
      <w:r>
        <w:t xml:space="preserve"> </w:t>
      </w:r>
      <w:r w:rsidRPr="004171D3">
        <w:t xml:space="preserve">Board members, and—most importantly—in the </w:t>
      </w:r>
      <w:r w:rsidRPr="004171D3">
        <w:rPr>
          <w:b/>
          <w:bCs/>
        </w:rPr>
        <w:t>decisions you help make</w:t>
      </w:r>
      <w:r w:rsidRPr="004171D3">
        <w:t>.</w:t>
      </w:r>
    </w:p>
    <w:p w14:paraId="7C57AF9B" w14:textId="77777777" w:rsidR="006C5AF8" w:rsidRDefault="006C5AF8" w:rsidP="00A4792F">
      <w:pPr>
        <w:jc w:val="both"/>
      </w:pPr>
      <w:r w:rsidRPr="004171D3">
        <w:t xml:space="preserve">So once again, </w:t>
      </w:r>
      <w:r w:rsidRPr="004171D3">
        <w:rPr>
          <w:b/>
          <w:bCs/>
        </w:rPr>
        <w:t>welcome to the CBA</w:t>
      </w:r>
      <w:r w:rsidRPr="004171D3">
        <w:t>.</w:t>
      </w:r>
    </w:p>
    <w:p w14:paraId="4AF8BC80" w14:textId="77777777" w:rsidR="006C5AF8" w:rsidRDefault="006C5AF8" w:rsidP="00A4792F">
      <w:pPr>
        <w:jc w:val="both"/>
      </w:pPr>
      <w:r w:rsidRPr="004171D3">
        <w:t xml:space="preserve">I’m </w:t>
      </w:r>
      <w:r w:rsidRPr="004171D3">
        <w:rPr>
          <w:b/>
          <w:bCs/>
        </w:rPr>
        <w:t>Va</w:t>
      </w:r>
      <w:r>
        <w:rPr>
          <w:b/>
          <w:bCs/>
        </w:rPr>
        <w:t>z</w:t>
      </w:r>
      <w:r w:rsidRPr="004171D3">
        <w:rPr>
          <w:b/>
          <w:bCs/>
        </w:rPr>
        <w:t>gen Poghosyan</w:t>
      </w:r>
      <w:r w:rsidRPr="004171D3">
        <w:t>, and I look forward to learning and growing together in the next episodes.</w:t>
      </w:r>
    </w:p>
    <w:p w14:paraId="4364699E" w14:textId="77777777" w:rsidR="006C5AF8" w:rsidRPr="004171D3" w:rsidRDefault="006C5AF8" w:rsidP="00A4792F">
      <w:pPr>
        <w:jc w:val="both"/>
      </w:pPr>
    </w:p>
    <w:p w14:paraId="7E34BA8C" w14:textId="77777777" w:rsidR="006C5AF8" w:rsidRPr="00B421EB" w:rsidRDefault="006C5AF8">
      <w:pPr>
        <w:rPr>
          <w:b/>
          <w:bCs/>
        </w:rPr>
      </w:pPr>
      <w:r w:rsidRPr="00B421EB">
        <w:rPr>
          <w:b/>
          <w:bCs/>
        </w:rPr>
        <w:lastRenderedPageBreak/>
        <w:t>Literature &amp; Further Reading</w:t>
      </w:r>
    </w:p>
    <w:p w14:paraId="47E57921" w14:textId="77777777" w:rsidR="006C5AF8" w:rsidRPr="00B421EB" w:rsidRDefault="006C5AF8" w:rsidP="00A4792F">
      <w:pPr>
        <w:numPr>
          <w:ilvl w:val="0"/>
          <w:numId w:val="2"/>
        </w:numPr>
      </w:pPr>
      <w:hyperlink r:id="rId8" w:tgtFrame="_blank" w:history="1">
        <w:r w:rsidRPr="00B421EB">
          <w:rPr>
            <w:rStyle w:val="Hyperlink"/>
          </w:rPr>
          <w:t>Central Bank of Armenia — Official Website</w:t>
        </w:r>
      </w:hyperlink>
    </w:p>
    <w:p w14:paraId="4964D2F6" w14:textId="77777777" w:rsidR="006C5AF8" w:rsidRPr="00B421EB" w:rsidRDefault="006C5AF8" w:rsidP="00A4792F">
      <w:pPr>
        <w:numPr>
          <w:ilvl w:val="0"/>
          <w:numId w:val="2"/>
        </w:numPr>
      </w:pPr>
      <w:hyperlink r:id="rId9" w:tgtFrame="_blank" w:history="1">
        <w:r w:rsidRPr="00B421EB">
          <w:rPr>
            <w:rStyle w:val="Hyperlink"/>
          </w:rPr>
          <w:t>The Better Policy Project</w:t>
        </w:r>
      </w:hyperlink>
    </w:p>
    <w:p w14:paraId="3BFDF764" w14:textId="77777777" w:rsidR="006C5AF8" w:rsidRPr="00B421EB" w:rsidRDefault="006C5AF8" w:rsidP="00A4792F">
      <w:pPr>
        <w:numPr>
          <w:ilvl w:val="0"/>
          <w:numId w:val="2"/>
        </w:numPr>
      </w:pPr>
      <w:hyperlink r:id="rId10" w:tgtFrame="_blank" w:history="1">
        <w:r w:rsidRPr="00B421EB">
          <w:rPr>
            <w:rStyle w:val="Hyperlink"/>
          </w:rPr>
          <w:t>Prudent Risk Management Approach to Monetary Policy (Book)</w:t>
        </w:r>
      </w:hyperlink>
    </w:p>
    <w:p w14:paraId="190890DF" w14:textId="77777777" w:rsidR="006C5AF8" w:rsidRPr="00B421EB" w:rsidRDefault="006C5AF8" w:rsidP="00A4792F">
      <w:pPr>
        <w:numPr>
          <w:ilvl w:val="0"/>
          <w:numId w:val="2"/>
        </w:numPr>
      </w:pPr>
      <w:hyperlink r:id="rId11" w:tgtFrame="_blank" w:history="1">
        <w:r w:rsidRPr="00B421EB">
          <w:rPr>
            <w:rStyle w:val="Hyperlink"/>
          </w:rPr>
          <w:t>FPAS Mark II: Avoiding Dark Corners and Eliminating the Folly in Baselines and Local Approximations</w:t>
        </w:r>
      </w:hyperlink>
    </w:p>
    <w:p w14:paraId="78AA70CF" w14:textId="77777777" w:rsidR="006C5AF8" w:rsidRDefault="006C5AF8"/>
    <w:p w14:paraId="0EB15D99" w14:textId="2C3841B9" w:rsidR="006C5AF8" w:rsidRDefault="006C5AF8">
      <w:r>
        <w:br w:type="page"/>
      </w:r>
    </w:p>
    <w:p w14:paraId="3F9D5D15" w14:textId="77777777" w:rsidR="006C5AF8" w:rsidRDefault="006C5AF8" w:rsidP="002C62BB">
      <w:pPr>
        <w:pStyle w:val="Heading1"/>
      </w:pPr>
      <w:bookmarkStart w:id="2" w:name="_Toc214436068"/>
      <w:bookmarkStart w:id="3" w:name="_Toc214436095"/>
      <w:r w:rsidRPr="00D43124">
        <w:lastRenderedPageBreak/>
        <w:t>Lessons from the 1970s: The “Great Inflation”</w:t>
      </w:r>
      <w:bookmarkEnd w:id="2"/>
      <w:bookmarkEnd w:id="3"/>
    </w:p>
    <w:p w14:paraId="1308B37E" w14:textId="77777777" w:rsidR="006C5AF8" w:rsidRDefault="006C5AF8" w:rsidP="00A4792F">
      <w:pPr>
        <w:jc w:val="center"/>
        <w:rPr>
          <w:b/>
          <w:bCs/>
        </w:rPr>
      </w:pPr>
    </w:p>
    <w:p w14:paraId="4FDA997A" w14:textId="77777777" w:rsidR="006C5AF8" w:rsidRDefault="006C5AF8" w:rsidP="00A4792F">
      <w:pPr>
        <w:rPr>
          <w:b/>
          <w:bCs/>
        </w:rPr>
      </w:pPr>
      <w:r>
        <w:rPr>
          <w:b/>
          <w:bCs/>
        </w:rPr>
        <w:t>Susanna Grigoryan</w:t>
      </w:r>
    </w:p>
    <w:p w14:paraId="103EB9B6" w14:textId="77777777" w:rsidR="006C5AF8" w:rsidRPr="009659F4" w:rsidRDefault="006C5AF8" w:rsidP="00A4792F">
      <w:pPr>
        <w:rPr>
          <w:b/>
          <w:bCs/>
        </w:rPr>
      </w:pPr>
      <w:r w:rsidRPr="009659F4">
        <w:rPr>
          <w:b/>
          <w:bCs/>
        </w:rPr>
        <w:t>Recent Staff Member, Monetary Policy Department, Central Bank of Armenia</w:t>
      </w:r>
    </w:p>
    <w:p w14:paraId="51672D2B" w14:textId="77777777" w:rsidR="006C5AF8" w:rsidRPr="009659F4" w:rsidRDefault="006C5AF8" w:rsidP="00A4792F">
      <w:pPr>
        <w:rPr>
          <w:b/>
          <w:bCs/>
        </w:rPr>
      </w:pPr>
      <w:r w:rsidRPr="009659F4">
        <w:rPr>
          <w:b/>
          <w:bCs/>
        </w:rPr>
        <w:t>Student, Global Forecasting School</w:t>
      </w:r>
    </w:p>
    <w:p w14:paraId="7E3CB158" w14:textId="77777777" w:rsidR="006C5AF8" w:rsidRDefault="006C5AF8" w:rsidP="00A4792F">
      <w:pPr>
        <w:rPr>
          <w:b/>
          <w:bCs/>
        </w:rPr>
      </w:pPr>
      <w:r>
        <w:rPr>
          <w:b/>
          <w:bCs/>
        </w:rPr>
        <w:t xml:space="preserve">November </w:t>
      </w:r>
      <w:r w:rsidRPr="009659F4">
        <w:rPr>
          <w:b/>
          <w:bCs/>
        </w:rPr>
        <w:t>2025</w:t>
      </w:r>
    </w:p>
    <w:p w14:paraId="796C7E4B" w14:textId="77777777" w:rsidR="006C5AF8" w:rsidRDefault="006C5AF8" w:rsidP="00A4792F">
      <w:pPr>
        <w:rPr>
          <w:b/>
          <w:bCs/>
        </w:rPr>
      </w:pPr>
    </w:p>
    <w:p w14:paraId="1A28AEAC" w14:textId="00410743" w:rsidR="00AA05BF" w:rsidRPr="006D03E2" w:rsidRDefault="00896F7E" w:rsidP="006D03E2">
      <w:pPr>
        <w:rPr>
          <w:b/>
          <w:bCs/>
        </w:rPr>
      </w:pPr>
      <w:r w:rsidRPr="00896F7E">
        <w:rPr>
          <w:b/>
          <w:bCs/>
        </w:rPr>
        <w:t>Note</w:t>
      </w:r>
    </w:p>
    <w:p w14:paraId="2157C319" w14:textId="0B746F14" w:rsidR="006D03E2" w:rsidRPr="006D03E2" w:rsidRDefault="006D03E2" w:rsidP="006D03E2">
      <w:pPr>
        <w:jc w:val="both"/>
        <w:rPr>
          <w:b/>
          <w:bCs/>
        </w:rPr>
      </w:pPr>
      <w:r w:rsidRPr="006D03E2">
        <w:rPr>
          <w:b/>
          <w:bCs/>
        </w:rPr>
        <w:t>1. Overview and Historical Context</w:t>
      </w:r>
    </w:p>
    <w:p w14:paraId="3EE454CC" w14:textId="77777777" w:rsidR="006D03E2" w:rsidRDefault="006D03E2" w:rsidP="006D03E2">
      <w:pPr>
        <w:jc w:val="both"/>
      </w:pPr>
      <w:r>
        <w:t>The Great Inflation of the 1970s stands as one of the defining episodes in the history of modern macroeconomics. It marked the breakdown of the post-war Keynesian consensus and forced a fundamental rethinking of how monetary policy should be conducted. Throughout the 1950s and early 1960s, policymakers believed they could fine-tune the economy, maintaining both full employment and price stability. This confidence was grounded in the apparent stability of the Phillips Curve, which suggested a reliable trade-off between inflation and unemployment.</w:t>
      </w:r>
    </w:p>
    <w:p w14:paraId="0B53ECC1" w14:textId="39709273" w:rsidR="006D03E2" w:rsidRDefault="006D03E2" w:rsidP="006D03E2">
      <w:pPr>
        <w:jc w:val="both"/>
      </w:pPr>
      <w:r>
        <w:t>However, the economic environment of the late 1960s and 1970s proved far more complex. Wage-setting behaviour, productivity shocks, and shifts in inflation expectations all interacted in ways that made this trade-off unstable. As inflation accelerated, the credibility of central banks deteriorated, and inflation expectations became unanchored. These developments ushered in a new era of macroeconomic instability, culminating in what became known as the Great Inflation.</w:t>
      </w:r>
    </w:p>
    <w:p w14:paraId="2DAE61CF" w14:textId="35462967" w:rsidR="006D03E2" w:rsidRPr="006D03E2" w:rsidRDefault="006D03E2" w:rsidP="006D03E2">
      <w:pPr>
        <w:jc w:val="both"/>
        <w:rPr>
          <w:b/>
          <w:bCs/>
        </w:rPr>
      </w:pPr>
      <w:r w:rsidRPr="006D03E2">
        <w:rPr>
          <w:b/>
          <w:bCs/>
        </w:rPr>
        <w:t>2. The Phillips Curve Debate and the Natural Rate Hypothesis</w:t>
      </w:r>
    </w:p>
    <w:p w14:paraId="15EB16CC" w14:textId="35C3AC80" w:rsidR="006D03E2" w:rsidRDefault="006D03E2" w:rsidP="006D03E2">
      <w:pPr>
        <w:jc w:val="both"/>
      </w:pPr>
      <w:r>
        <w:t>At the heart of this intellectual shift were two seminal contributions: Milton Friedman’s 1968 American Economic Association presidential address, “The Role of Monetary Policy,” and Edmund Phelps’s work on wage and price dynamics. Both argued that any apparent trade-off between inflation and unemployment was temporary. In the long run, unemployment would return to its “natural rate,” determined by structural features of the labour market, while inflation would continue to rise if monetary policy remained too loose.</w:t>
      </w:r>
    </w:p>
    <w:p w14:paraId="1555FE62" w14:textId="2948B3CD" w:rsidR="006D03E2" w:rsidRDefault="006D03E2" w:rsidP="006D03E2">
      <w:pPr>
        <w:jc w:val="both"/>
      </w:pPr>
      <w:r>
        <w:lastRenderedPageBreak/>
        <w:t>Friedman and Phelps introduced the idea that expectations play a central role in determining inflation outcomes. Once workers and firms anticipate higher prices, they adjust wages and contracts accordingly, embedding inflation into the system. The result is an upward drift in inflation without any sustained employment gains. This insight marked the birth of the expectations-augmented Phillips Curve, the foundation of modern monetary theory.</w:t>
      </w:r>
    </w:p>
    <w:p w14:paraId="1F0CA9AE" w14:textId="18E0ED0C" w:rsidR="006D03E2" w:rsidRPr="006D03E2" w:rsidRDefault="006D03E2" w:rsidP="006D03E2">
      <w:pPr>
        <w:jc w:val="both"/>
        <w:rPr>
          <w:b/>
          <w:bCs/>
        </w:rPr>
      </w:pPr>
      <w:r w:rsidRPr="006D03E2">
        <w:rPr>
          <w:b/>
          <w:bCs/>
        </w:rPr>
        <w:t>3. Policy Failures and the Great Inflation</w:t>
      </w:r>
    </w:p>
    <w:p w14:paraId="53381EFA" w14:textId="4EDD991A" w:rsidR="006D03E2" w:rsidRDefault="006D03E2" w:rsidP="006D03E2">
      <w:pPr>
        <w:jc w:val="both"/>
      </w:pPr>
      <w:r>
        <w:t>The Great Inflation was not caused by a single shock but by a series of policy misjudgements that interacted with external disturbances. Expansionary fiscal and monetary policies, aimed at maintaining high employment, were pursued even as inflation pressures grew. The first oil shock of 1973–74 amplified these pressures, pushing up costs and further unsettling expectations.</w:t>
      </w:r>
    </w:p>
    <w:p w14:paraId="1D79CC70" w14:textId="782A236C" w:rsidR="006D03E2" w:rsidRDefault="006D03E2" w:rsidP="006D03E2">
      <w:pPr>
        <w:jc w:val="both"/>
      </w:pPr>
      <w:r>
        <w:t>Policymakers initially viewed these developments as temporary and believed inflation could be reduced gradually without recession. However, as inflation expectations ratcheted upward, the economy entered a vicious circle of wage-price dynamics. Attempts to restrain inflation through price and wage controls failed, and the credibility of central banks declined sharply. By the late 1970s, inflation had become deeply entrenched, with long-term expectations rising well above target-consistent levels.</w:t>
      </w:r>
    </w:p>
    <w:p w14:paraId="64A49F6E" w14:textId="09B90D2B" w:rsidR="006D03E2" w:rsidRPr="006D03E2" w:rsidRDefault="006D03E2" w:rsidP="006D03E2">
      <w:pPr>
        <w:jc w:val="both"/>
        <w:rPr>
          <w:b/>
          <w:bCs/>
        </w:rPr>
      </w:pPr>
      <w:r w:rsidRPr="006D03E2">
        <w:rPr>
          <w:b/>
          <w:bCs/>
        </w:rPr>
        <w:t>4. The Volcker Disinflation and the Return to Credibility</w:t>
      </w:r>
    </w:p>
    <w:p w14:paraId="1A852863" w14:textId="77777777" w:rsidR="006D03E2" w:rsidRDefault="006D03E2" w:rsidP="006D03E2">
      <w:pPr>
        <w:jc w:val="both"/>
      </w:pPr>
      <w:r>
        <w:t>It was only after a dramatic policy shift under Paul Volcker at the U.S. Federal Reserve that inflation began to fall. Volcker’s approach emphasized monetary restraint and a willingness to tolerate short-term output losses to restore price stability. The resulting disinflation was painful but transformative: it demonstrated that credible policy actions could realign expectations and bring inflation under control.</w:t>
      </w:r>
    </w:p>
    <w:p w14:paraId="06CD6818" w14:textId="302BD1E3" w:rsidR="006D03E2" w:rsidRDefault="006D03E2" w:rsidP="006D03E2">
      <w:pPr>
        <w:jc w:val="both"/>
      </w:pPr>
      <w:r>
        <w:t>The Volcker episode also illustrated a key principle of modern monetary policy, that central banks must act decisively and communicate clearly about their commitment to price stability. This experience laid the groundwork for the inflation-targeting frameworks that emerged in the 1990s and later evolved into flexible, risk-aware approaches such as FPAS Mark II.</w:t>
      </w:r>
    </w:p>
    <w:p w14:paraId="111F09C9" w14:textId="6375C75C" w:rsidR="006D03E2" w:rsidRPr="006D03E2" w:rsidRDefault="006D03E2" w:rsidP="006D03E2">
      <w:pPr>
        <w:jc w:val="both"/>
        <w:rPr>
          <w:b/>
          <w:bCs/>
        </w:rPr>
      </w:pPr>
      <w:r w:rsidRPr="006D03E2">
        <w:rPr>
          <w:b/>
          <w:bCs/>
        </w:rPr>
        <w:t>5. Legacy for Modern Frameworks</w:t>
      </w:r>
    </w:p>
    <w:p w14:paraId="6EC71150" w14:textId="35AA4612" w:rsidR="006D03E2" w:rsidRDefault="006D03E2" w:rsidP="006D03E2">
      <w:pPr>
        <w:jc w:val="both"/>
      </w:pPr>
      <w:r>
        <w:t>The lessons of the Great Inflation reshaped central banking worldwide. They led to the recognition that monetary policy cannot exploit short-run trade-offs indefinitely and that credibility, transparency, and accountability are essential for maintaining price stability.</w:t>
      </w:r>
    </w:p>
    <w:p w14:paraId="458EA2A5" w14:textId="5E442669" w:rsidR="006D03E2" w:rsidRDefault="006D03E2" w:rsidP="006D03E2">
      <w:pPr>
        <w:jc w:val="both"/>
      </w:pPr>
      <w:r>
        <w:lastRenderedPageBreak/>
        <w:t>In practice, this intellectual transformation gave rise to inflation targeting, a framework that emphasizes forward-looking policy, clear nominal anchors, and communication as tools for shaping expectations. As inflation targeting matured, it evolved into the Forecasting and Policy Analysis System (FPAS), which integrated modelling, scenario analysis, and structured policy discussions to support consistent, credible decision-making.</w:t>
      </w:r>
    </w:p>
    <w:p w14:paraId="0C02804B" w14:textId="4058B62E" w:rsidR="006D03E2" w:rsidRPr="006D03E2" w:rsidRDefault="006D03E2" w:rsidP="006D03E2">
      <w:pPr>
        <w:jc w:val="both"/>
        <w:rPr>
          <w:b/>
          <w:bCs/>
        </w:rPr>
      </w:pPr>
      <w:r w:rsidRPr="006D03E2">
        <w:rPr>
          <w:b/>
          <w:bCs/>
        </w:rPr>
        <w:t xml:space="preserve">6. Armenia’s Application: The Prudent Risk Management Ap- </w:t>
      </w:r>
      <w:proofErr w:type="spellStart"/>
      <w:r w:rsidRPr="006D03E2">
        <w:rPr>
          <w:b/>
          <w:bCs/>
        </w:rPr>
        <w:t>proach</w:t>
      </w:r>
      <w:proofErr w:type="spellEnd"/>
    </w:p>
    <w:p w14:paraId="2AAB331F" w14:textId="29768533" w:rsidR="006D03E2" w:rsidRDefault="006D03E2" w:rsidP="006D03E2">
      <w:pPr>
        <w:jc w:val="both"/>
      </w:pPr>
      <w:r>
        <w:t>For the Central Bank of Armenia, the lessons of the Great Inflation are not abstract history. They underpin the evolution of the Prudent Risk Management Approach to Price Stability, FPAS Mark II. This framework recognizes that policymakers must operate under uncertainty and that overconfidence in a single model or baseline scenario can lead to costly mistakes.</w:t>
      </w:r>
    </w:p>
    <w:p w14:paraId="0B061030" w14:textId="04D5050F" w:rsidR="00896F7E" w:rsidRPr="00896F7E" w:rsidRDefault="006D03E2" w:rsidP="006D03E2">
      <w:pPr>
        <w:jc w:val="both"/>
      </w:pPr>
      <w:r>
        <w:t>FPAS Mark II moves beyond deterministic analysis toward a system that explicitly weighs risks and alternative scenarios. It builds credibility not by claiming precision, but by demonstrating prudence, acknowledging uncertainty, managing expectations, and acting consistently with a well-defined objective of price stability. This approach directly reflects the intellectual legacy of the 1970s: humility, adaptability, and a deep understanding of how expectations drive eco- nomic outcomes.</w:t>
      </w:r>
      <w:r w:rsidR="00000000">
        <w:pict w14:anchorId="02A7C9D3">
          <v:rect id="_x0000_i1026" style="width:0;height:1.5pt" o:hralign="center" o:hrstd="t" o:hr="t" fillcolor="#a0a0a0" stroked="f"/>
        </w:pict>
      </w:r>
    </w:p>
    <w:p w14:paraId="7F3E5A1F" w14:textId="49327B2F" w:rsidR="00896F7E" w:rsidRDefault="00456ABE" w:rsidP="00A4792F">
      <w:pPr>
        <w:rPr>
          <w:b/>
          <w:bCs/>
        </w:rPr>
      </w:pPr>
      <w:r>
        <w:rPr>
          <w:b/>
          <w:bCs/>
        </w:rPr>
        <w:t>Script</w:t>
      </w:r>
    </w:p>
    <w:p w14:paraId="5235F0DE" w14:textId="77777777" w:rsidR="006C5AF8" w:rsidRPr="009659F4" w:rsidRDefault="006C5AF8" w:rsidP="00A4792F">
      <w:pPr>
        <w:jc w:val="both"/>
      </w:pPr>
      <w:r w:rsidRPr="009659F4">
        <w:t xml:space="preserve">Hello everyone, I’m </w:t>
      </w:r>
      <w:r w:rsidRPr="009659F4">
        <w:rPr>
          <w:b/>
          <w:bCs/>
        </w:rPr>
        <w:t>Susanna Grigoryan</w:t>
      </w:r>
      <w:r w:rsidRPr="009659F4">
        <w:t xml:space="preserve"> from the Monetary Policy Department at the Central Bank of Armenia. Welcome to this episode of the CBA Academy series.</w:t>
      </w:r>
    </w:p>
    <w:p w14:paraId="14435FE0" w14:textId="77C1D9AE" w:rsidR="001C740D" w:rsidRDefault="001C740D" w:rsidP="00A4792F">
      <w:pPr>
        <w:rPr>
          <w:b/>
          <w:bCs/>
        </w:rPr>
      </w:pPr>
      <w:r w:rsidRPr="001C740D">
        <w:t>In this video, we explore the essential lessons from the Great Inflation and how they remain directly relevant today.</w:t>
      </w:r>
      <w:r w:rsidRPr="001C740D">
        <w:br/>
      </w:r>
      <w:r w:rsidRPr="001C740D">
        <w:br/>
        <w:t>A key reference for this discussion is the IMF Working Paper by Charles Freedman and Douglas Laxton, “Why Inflation Targeting?” This paper explains that modern inflation targeting rests on two crucial ideas: first, there is no long-run trade-off between inflation and unemployment; and second, policymakers face a time-inconsistency problem that encourages surprise inflation without long-run benefits.</w:t>
      </w:r>
      <w:r w:rsidRPr="001C740D">
        <w:br/>
      </w:r>
      <w:r w:rsidRPr="001C740D">
        <w:br/>
        <w:t>Another important insight comes from Guy Debelle and Douglas Laxton’s 1996 paper on the convex Phillips curve. The authors show that when inflation expectations drift higher, the costs of bringing inflation back down increase disproportionately. This explains why the disinflation in the early 1980s required such forceful action.</w:t>
      </w:r>
      <w:r w:rsidRPr="001C740D">
        <w:br/>
      </w:r>
      <w:r w:rsidRPr="001C740D">
        <w:lastRenderedPageBreak/>
        <w:br/>
        <w:t>To understand the inflation process, we must distinguish between flexible and sticky prices. Flexible prices react quickly, but they often respond to idiosyncratic shocks. Sticky prices, which make up about 70 percent of the CPI basket, adjust infrequently and reveal firms’ beliefs about inflation over the contract horizon. Sticky-price inflation provides some of the best signals about the underlying inflation process.</w:t>
      </w:r>
      <w:r w:rsidRPr="001C740D">
        <w:br/>
      </w:r>
      <w:r w:rsidRPr="001C740D">
        <w:br/>
        <w:t xml:space="preserve">During both the 1970s and the 2021–22 inflation surge, sticky-price components moved sharply upward, </w:t>
      </w:r>
      <w:proofErr w:type="spellStart"/>
      <w:r w:rsidRPr="001C740D">
        <w:t>signaling</w:t>
      </w:r>
      <w:proofErr w:type="spellEnd"/>
      <w:r w:rsidRPr="001C740D">
        <w:t xml:space="preserve"> persistent inflation pressures earlier than many policymakers recognized.</w:t>
      </w:r>
      <w:r w:rsidRPr="001C740D">
        <w:br/>
      </w:r>
      <w:r w:rsidRPr="001C740D">
        <w:br/>
        <w:t>Unfortunately, in 2021–22 many central banks relied too heavily on mechanical nowcasting models, unreliable survey expectations, and output gap estimates that did not account for pandemic-driven supply disruptions. These errors delayed policy tightening and allowed inflationary pressures to build.</w:t>
      </w:r>
      <w:r w:rsidRPr="001C740D">
        <w:br/>
      </w:r>
      <w:r w:rsidRPr="001C740D">
        <w:br/>
        <w:t xml:space="preserve">FPAS Mark II is designed to avoid such mistakes by focusing on scenario-based analysis and embedding uncertainty directly into the policy process. It encourages economists to examine price-setting </w:t>
      </w:r>
      <w:proofErr w:type="spellStart"/>
      <w:r w:rsidRPr="001C740D">
        <w:t>behavior</w:t>
      </w:r>
      <w:proofErr w:type="spellEnd"/>
      <w:r w:rsidRPr="001C740D">
        <w:t>, expectations, and sectoral demand conditions—not just model-generated baselines.</w:t>
      </w:r>
      <w:r w:rsidRPr="001C740D">
        <w:br/>
      </w:r>
      <w:r w:rsidRPr="001C740D">
        <w:br/>
        <w:t>Thank you for watching. I would like to thank Douglas Laxton, Jared Laxton, Asya Kostanyan, and Sopio Mkervalidze for their guidance in producing this series. See you in the next video.</w:t>
      </w:r>
      <w:r w:rsidRPr="001C740D">
        <w:br/>
      </w:r>
    </w:p>
    <w:p w14:paraId="66E452FD" w14:textId="21C4C196" w:rsidR="00456ABE" w:rsidRDefault="006C5AF8" w:rsidP="00A4792F">
      <w:pPr>
        <w:rPr>
          <w:b/>
          <w:bCs/>
        </w:rPr>
      </w:pPr>
      <w:r w:rsidRPr="00B07A92">
        <w:rPr>
          <w:b/>
          <w:bCs/>
        </w:rPr>
        <w:t>See you there.</w:t>
      </w:r>
    </w:p>
    <w:p w14:paraId="195398B8" w14:textId="77777777" w:rsidR="006C5AF8" w:rsidRPr="009659F4" w:rsidRDefault="006C5AF8" w:rsidP="00A4792F">
      <w:pPr>
        <w:rPr>
          <w:b/>
          <w:bCs/>
        </w:rPr>
      </w:pPr>
      <w:r w:rsidRPr="009659F4">
        <w:rPr>
          <w:b/>
          <w:bCs/>
        </w:rPr>
        <w:t>Literature &amp; Further Reading</w:t>
      </w:r>
    </w:p>
    <w:p w14:paraId="37168D15" w14:textId="62C8E916" w:rsidR="006C5AF8" w:rsidRPr="00017610" w:rsidRDefault="006C5AF8" w:rsidP="006C5AF8">
      <w:pPr>
        <w:numPr>
          <w:ilvl w:val="0"/>
          <w:numId w:val="1"/>
        </w:numPr>
      </w:pPr>
      <w:r w:rsidRPr="00017610">
        <w:t>CBA Academy. 2025. </w:t>
      </w:r>
      <w:hyperlink r:id="rId12" w:tgtFrame="_blank" w:history="1">
        <w:r w:rsidRPr="00017610">
          <w:rPr>
            <w:rStyle w:val="Hyperlink"/>
            <w:i/>
            <w:iCs/>
          </w:rPr>
          <w:t>Onboarding Platform for New Board Members: Monetary Policy and the Evolution of Modern Central Banking.</w:t>
        </w:r>
        <w:r w:rsidRPr="00017610">
          <w:rPr>
            <w:rStyle w:val="Hyperlink"/>
          </w:rPr>
          <w:t> </w:t>
        </w:r>
      </w:hyperlink>
      <w:r w:rsidRPr="00017610">
        <w:t>Central Bank of Armenia, October.</w:t>
      </w:r>
    </w:p>
    <w:p w14:paraId="772F27FB" w14:textId="77777777" w:rsidR="006C5AF8" w:rsidRPr="00017610" w:rsidRDefault="006C5AF8" w:rsidP="006C5AF8">
      <w:pPr>
        <w:numPr>
          <w:ilvl w:val="0"/>
          <w:numId w:val="1"/>
        </w:numPr>
      </w:pPr>
      <w:r w:rsidRPr="00017610">
        <w:t>Friedman, M. 1968. </w:t>
      </w:r>
      <w:hyperlink r:id="rId13" w:tgtFrame="_blank" w:history="1">
        <w:r w:rsidRPr="00017610">
          <w:rPr>
            <w:rStyle w:val="Hyperlink"/>
          </w:rPr>
          <w:t>“The Role of Monetary Policy.” </w:t>
        </w:r>
        <w:r w:rsidRPr="00017610">
          <w:rPr>
            <w:rStyle w:val="Hyperlink"/>
            <w:i/>
            <w:iCs/>
          </w:rPr>
          <w:t>American Economic Review</w:t>
        </w:r>
        <w:r w:rsidRPr="00017610">
          <w:rPr>
            <w:rStyle w:val="Hyperlink"/>
          </w:rPr>
          <w:t> 58 (1): 1–17.</w:t>
        </w:r>
      </w:hyperlink>
    </w:p>
    <w:p w14:paraId="671DC1B7" w14:textId="77777777" w:rsidR="006C5AF8" w:rsidRPr="00017610" w:rsidRDefault="006C5AF8" w:rsidP="006C5AF8">
      <w:pPr>
        <w:numPr>
          <w:ilvl w:val="0"/>
          <w:numId w:val="1"/>
        </w:numPr>
      </w:pPr>
      <w:r w:rsidRPr="00017610">
        <w:t>Phelps, E. 1968. </w:t>
      </w:r>
      <w:hyperlink r:id="rId14" w:tgtFrame="_blank" w:history="1">
        <w:r w:rsidRPr="00017610">
          <w:rPr>
            <w:rStyle w:val="Hyperlink"/>
          </w:rPr>
          <w:t>“Money-Wage Dynamics and Labor Market Equilibrium.” </w:t>
        </w:r>
        <w:r w:rsidRPr="00017610">
          <w:rPr>
            <w:rStyle w:val="Hyperlink"/>
            <w:i/>
            <w:iCs/>
          </w:rPr>
          <w:t>Journal of Political Economy</w:t>
        </w:r>
        <w:r w:rsidRPr="00017610">
          <w:rPr>
            <w:rStyle w:val="Hyperlink"/>
          </w:rPr>
          <w:t> 76 (4): 678–711.</w:t>
        </w:r>
      </w:hyperlink>
    </w:p>
    <w:p w14:paraId="7B9D7B4B" w14:textId="77777777" w:rsidR="006C5AF8" w:rsidRPr="00017610" w:rsidRDefault="006C5AF8" w:rsidP="006C5AF8">
      <w:pPr>
        <w:numPr>
          <w:ilvl w:val="0"/>
          <w:numId w:val="1"/>
        </w:numPr>
      </w:pPr>
      <w:r w:rsidRPr="00017610">
        <w:t>Debelle, G., and D. Laxton. 1996. </w:t>
      </w:r>
      <w:hyperlink r:id="rId15" w:tgtFrame="_blank" w:history="1">
        <w:r w:rsidRPr="00017610">
          <w:rPr>
            <w:rStyle w:val="Hyperlink"/>
            <w:i/>
            <w:iCs/>
          </w:rPr>
          <w:t>Is the Phillips Curve Really Convex?</w:t>
        </w:r>
      </w:hyperlink>
    </w:p>
    <w:p w14:paraId="638FE913" w14:textId="77777777" w:rsidR="006C5AF8" w:rsidRPr="00017610" w:rsidRDefault="006C5AF8" w:rsidP="006C5AF8">
      <w:pPr>
        <w:numPr>
          <w:ilvl w:val="0"/>
          <w:numId w:val="1"/>
        </w:numPr>
      </w:pPr>
      <w:r w:rsidRPr="00017610">
        <w:lastRenderedPageBreak/>
        <w:t>Debelle, G., and D. Laxton. 1997. </w:t>
      </w:r>
      <w:hyperlink r:id="rId16" w:tgtFrame="_blank" w:history="1">
        <w:r w:rsidRPr="00017610">
          <w:rPr>
            <w:rStyle w:val="Hyperlink"/>
          </w:rPr>
          <w:t>“Is the Phillips Curve Really Convex?” </w:t>
        </w:r>
        <w:r w:rsidRPr="00017610">
          <w:rPr>
            <w:rStyle w:val="Hyperlink"/>
            <w:i/>
            <w:iCs/>
          </w:rPr>
          <w:t>IMF Staff Papers</w:t>
        </w:r>
        <w:r w:rsidRPr="00017610">
          <w:rPr>
            <w:rStyle w:val="Hyperlink"/>
          </w:rPr>
          <w:t> 44 (2): 249–282.</w:t>
        </w:r>
      </w:hyperlink>
    </w:p>
    <w:p w14:paraId="47A26C81" w14:textId="0E482F1E" w:rsidR="006C5AF8" w:rsidRDefault="006C5AF8" w:rsidP="00A64777">
      <w:pPr>
        <w:numPr>
          <w:ilvl w:val="0"/>
          <w:numId w:val="1"/>
        </w:numPr>
      </w:pPr>
      <w:r w:rsidRPr="00017610">
        <w:t>Freedman, C., and D. Laxton. 2009. </w:t>
      </w:r>
      <w:hyperlink r:id="rId17" w:tgtFrame="_blank" w:history="1">
        <w:r w:rsidRPr="00017610">
          <w:rPr>
            <w:rStyle w:val="Hyperlink"/>
            <w:i/>
            <w:iCs/>
          </w:rPr>
          <w:t>Why Inflation Targeting?</w:t>
        </w:r>
        <w:r w:rsidRPr="00017610">
          <w:rPr>
            <w:rStyle w:val="Hyperlink"/>
          </w:rPr>
          <w:t> IMF Working Paper No. 09/86. Washington, DC: International Monetary Fund.</w:t>
        </w:r>
      </w:hyperlink>
    </w:p>
    <w:p w14:paraId="12160DC6" w14:textId="68484A65" w:rsidR="00BC3059" w:rsidRPr="00416680" w:rsidRDefault="00B95FC1" w:rsidP="00BC3059">
      <w:pPr>
        <w:pStyle w:val="ListParagraph"/>
        <w:numPr>
          <w:ilvl w:val="0"/>
          <w:numId w:val="1"/>
        </w:numPr>
        <w:spacing w:before="227" w:line="312" w:lineRule="auto"/>
        <w:ind w:right="524"/>
      </w:pPr>
      <w:r w:rsidRPr="00B95FC1">
        <w:t>Laxton, D., Galstyan, M., and Avagyan, V. January 2024</w:t>
      </w:r>
      <w:r w:rsidR="00BC3059">
        <w:t>.</w:t>
      </w:r>
      <w:r w:rsidR="00BC3059" w:rsidRPr="00456ABE">
        <w:rPr>
          <w:spacing w:val="80"/>
        </w:rPr>
        <w:t xml:space="preserve"> </w:t>
      </w:r>
      <w:hyperlink r:id="rId18"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31B2417" w14:textId="6EED7A47" w:rsidR="00BC3059" w:rsidRPr="00416680" w:rsidRDefault="00B95FC1" w:rsidP="00BC3059">
      <w:pPr>
        <w:pStyle w:val="ListParagraph"/>
        <w:numPr>
          <w:ilvl w:val="0"/>
          <w:numId w:val="1"/>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053E1F1E" w14:textId="4ABD2567" w:rsidR="006C5AF8" w:rsidRDefault="006C5AF8">
      <w:r>
        <w:br w:type="page"/>
      </w:r>
    </w:p>
    <w:p w14:paraId="5E4DA455" w14:textId="77777777" w:rsidR="006C5AF8" w:rsidRDefault="006C5AF8" w:rsidP="002C62BB">
      <w:pPr>
        <w:pStyle w:val="Heading1"/>
      </w:pPr>
      <w:bookmarkStart w:id="4" w:name="_Toc214436069"/>
      <w:bookmarkStart w:id="5" w:name="_Toc214436096"/>
      <w:r w:rsidRPr="00346ACA">
        <w:lastRenderedPageBreak/>
        <w:t>When Money Aggregates Failed Why the Money “Abandoned” Us</w:t>
      </w:r>
      <w:bookmarkEnd w:id="4"/>
      <w:bookmarkEnd w:id="5"/>
    </w:p>
    <w:p w14:paraId="63A633C8" w14:textId="77777777" w:rsidR="006C5AF8" w:rsidRDefault="006C5AF8" w:rsidP="00A4792F">
      <w:pPr>
        <w:rPr>
          <w:b/>
          <w:bCs/>
        </w:rPr>
      </w:pPr>
    </w:p>
    <w:p w14:paraId="7A1D76DD" w14:textId="77777777" w:rsidR="006C5AF8" w:rsidRDefault="006C5AF8" w:rsidP="00A4792F">
      <w:pPr>
        <w:rPr>
          <w:b/>
          <w:bCs/>
        </w:rPr>
      </w:pPr>
      <w:r>
        <w:rPr>
          <w:b/>
          <w:bCs/>
        </w:rPr>
        <w:t>Susanna Grigoryan</w:t>
      </w:r>
    </w:p>
    <w:p w14:paraId="5765FC1D" w14:textId="77777777" w:rsidR="006C5AF8" w:rsidRPr="009659F4" w:rsidRDefault="006C5AF8" w:rsidP="00A4792F">
      <w:pPr>
        <w:rPr>
          <w:b/>
          <w:bCs/>
        </w:rPr>
      </w:pPr>
      <w:r w:rsidRPr="009659F4">
        <w:rPr>
          <w:b/>
          <w:bCs/>
        </w:rPr>
        <w:t>Recent Staff Member, Monetary Policy Department, Central Bank of Armenia</w:t>
      </w:r>
    </w:p>
    <w:p w14:paraId="7E85B9E0" w14:textId="77777777" w:rsidR="006C5AF8" w:rsidRPr="009659F4" w:rsidRDefault="006C5AF8" w:rsidP="00A4792F">
      <w:pPr>
        <w:rPr>
          <w:b/>
          <w:bCs/>
        </w:rPr>
      </w:pPr>
      <w:r w:rsidRPr="009659F4">
        <w:rPr>
          <w:b/>
          <w:bCs/>
        </w:rPr>
        <w:t>Student, Global Forecasting School</w:t>
      </w:r>
    </w:p>
    <w:p w14:paraId="5B49BA33" w14:textId="0D9DDED0" w:rsidR="00896F7E" w:rsidRDefault="006C5AF8" w:rsidP="00A4792F">
      <w:pPr>
        <w:rPr>
          <w:b/>
          <w:bCs/>
        </w:rPr>
      </w:pPr>
      <w:r>
        <w:rPr>
          <w:b/>
          <w:bCs/>
        </w:rPr>
        <w:t xml:space="preserve">November </w:t>
      </w:r>
      <w:r w:rsidRPr="009659F4">
        <w:rPr>
          <w:b/>
          <w:bCs/>
        </w:rPr>
        <w:t>2025</w:t>
      </w:r>
    </w:p>
    <w:p w14:paraId="26B0C99B" w14:textId="77777777" w:rsidR="00896F7E" w:rsidRDefault="00896F7E" w:rsidP="00896F7E">
      <w:pPr>
        <w:rPr>
          <w:b/>
          <w:bCs/>
        </w:rPr>
      </w:pPr>
      <w:r w:rsidRPr="00896F7E">
        <w:rPr>
          <w:b/>
          <w:bCs/>
        </w:rPr>
        <w:t>Note</w:t>
      </w:r>
    </w:p>
    <w:p w14:paraId="2D910011" w14:textId="0E12BBAC" w:rsidR="00456ABE" w:rsidRPr="00456ABE" w:rsidRDefault="00456ABE" w:rsidP="00456ABE">
      <w:pPr>
        <w:jc w:val="both"/>
        <w:rPr>
          <w:b/>
          <w:bCs/>
        </w:rPr>
      </w:pPr>
      <w:r w:rsidRPr="00456ABE">
        <w:rPr>
          <w:b/>
          <w:bCs/>
        </w:rPr>
        <w:t>1.</w:t>
      </w:r>
      <w:r>
        <w:rPr>
          <w:b/>
          <w:bCs/>
        </w:rPr>
        <w:t xml:space="preserve"> </w:t>
      </w:r>
      <w:r w:rsidRPr="00456ABE">
        <w:rPr>
          <w:b/>
          <w:bCs/>
        </w:rPr>
        <w:t>The Limits of Monetary Targeting</w:t>
      </w:r>
    </w:p>
    <w:p w14:paraId="2EBC65B7" w14:textId="69DE2DDE" w:rsidR="00456ABE" w:rsidRDefault="00456ABE" w:rsidP="00456ABE">
      <w:pPr>
        <w:jc w:val="both"/>
      </w:pPr>
      <w:r>
        <w:t>After the Great Inflation of the 1970s, monetary targeting appeared to offer a disciplined solution. If inflation was caused by excessive money growth, then targeting the money supply seemed the logical response. However, this strategy relied on two assumptions that proved unrealistic: that the central bank could control the money supply, and that the relationship between money, output, and prices was stable. Both assumptions were false.</w:t>
      </w:r>
    </w:p>
    <w:p w14:paraId="16F3F274" w14:textId="0E5EF2FC" w:rsidR="00456ABE" w:rsidRDefault="00456ABE" w:rsidP="00456ABE">
      <w:pPr>
        <w:jc w:val="both"/>
      </w:pPr>
      <w:r>
        <w:t>Financial innovation rapidly destabilized money demand. The rise of credit cards, money- market funds, and electronic payments changed how liquidity was held and transferred. Velocity, the rate at which money circulates, became unpredictable. As a result, central banks discovered that attempts to achieve monetary targets often failed, even when policy was tightened or eased as intended.</w:t>
      </w:r>
    </w:p>
    <w:p w14:paraId="27A918DE" w14:textId="68E45F00" w:rsidR="00456ABE" w:rsidRPr="00456ABE" w:rsidRDefault="00456ABE" w:rsidP="00456ABE">
      <w:pPr>
        <w:jc w:val="both"/>
        <w:rPr>
          <w:b/>
          <w:bCs/>
        </w:rPr>
      </w:pPr>
      <w:r w:rsidRPr="00456ABE">
        <w:rPr>
          <w:b/>
          <w:bCs/>
        </w:rPr>
        <w:t>2. Endogenous Money and the Role of Credit</w:t>
      </w:r>
    </w:p>
    <w:p w14:paraId="1D2BD67D" w14:textId="77777777" w:rsidR="00456ABE" w:rsidRDefault="00456ABE" w:rsidP="00456ABE">
      <w:pPr>
        <w:jc w:val="both"/>
      </w:pPr>
      <w:r>
        <w:t>The deeper realization was that money is created endogenously within the financial system. When banks issue new loans, they simultaneously create new deposits, expanding the money supply. Repayments and write-offs destroy money. Thus, the central bank’s control over money is indirect, operating through the incentives that influence credit conditions and interest rates.</w:t>
      </w:r>
    </w:p>
    <w:p w14:paraId="12DD3E05" w14:textId="05948AEB" w:rsidR="00456ABE" w:rsidRDefault="00456ABE" w:rsidP="00456ABE">
      <w:pPr>
        <w:jc w:val="both"/>
      </w:pPr>
      <w:r>
        <w:t xml:space="preserve">In this sense, monetary targeting failed not because policymakers lost control, but because it became clear that they never had it. The illusion of control gave way to a more accurate understanding of the monetary transmission mechanism, one </w:t>
      </w:r>
      <w:proofErr w:type="spellStart"/>
      <w:r>
        <w:t>centered</w:t>
      </w:r>
      <w:proofErr w:type="spellEnd"/>
      <w:r>
        <w:t xml:space="preserve"> on expectations, credit, and interest rates.</w:t>
      </w:r>
    </w:p>
    <w:p w14:paraId="4CA1140B" w14:textId="17610EB3" w:rsidR="00456ABE" w:rsidRPr="00456ABE" w:rsidRDefault="00456ABE" w:rsidP="00456ABE">
      <w:pPr>
        <w:jc w:val="both"/>
        <w:rPr>
          <w:b/>
          <w:bCs/>
        </w:rPr>
      </w:pPr>
      <w:r w:rsidRPr="00456ABE">
        <w:rPr>
          <w:b/>
          <w:bCs/>
        </w:rPr>
        <w:lastRenderedPageBreak/>
        <w:t>3.</w:t>
      </w:r>
      <w:r>
        <w:rPr>
          <w:b/>
          <w:bCs/>
        </w:rPr>
        <w:t xml:space="preserve"> </w:t>
      </w:r>
      <w:r w:rsidRPr="00456ABE">
        <w:rPr>
          <w:b/>
          <w:bCs/>
        </w:rPr>
        <w:t>The Conceptual Shift to Interest Rates</w:t>
      </w:r>
    </w:p>
    <w:p w14:paraId="2E518A74" w14:textId="2FDBE888" w:rsidR="00456ABE" w:rsidRDefault="00456ABE" w:rsidP="00456ABE">
      <w:pPr>
        <w:jc w:val="both"/>
      </w:pPr>
      <w:r>
        <w:t>Recognizing these limitations, central banks shifted their operational focus from trying to control monetary quantities to influencing prices. Short-term interest rates became the primary policy instrument, linking monetary policy to real economic activity through credit, spending, and expectations. This transition also made communication clearer: interest-rate decisions could be explained in simple, forward-looking terms, improving transparency and accountability.</w:t>
      </w:r>
    </w:p>
    <w:p w14:paraId="5DFF47B6" w14:textId="7B5514F7" w:rsidR="00456ABE" w:rsidRDefault="00456ABE" w:rsidP="00456ABE">
      <w:pPr>
        <w:jc w:val="both"/>
      </w:pPr>
      <w:r>
        <w:t xml:space="preserve"> As Freedman and Laxton (2009) note, credibility depends on consistent frameworks and adaptable strategies. Monetary targeting lacked flexibility and transparency, whereas interest- rate-based systems could better respond to shocks while maintaining a clear nominal anchor. These developments paved the way for the inflation-targeting frameworks that emerged in the 1990s.</w:t>
      </w:r>
    </w:p>
    <w:p w14:paraId="2B440A29" w14:textId="791C7C0D" w:rsidR="00456ABE" w:rsidRPr="00456ABE" w:rsidRDefault="00456ABE" w:rsidP="00456ABE">
      <w:pPr>
        <w:jc w:val="both"/>
        <w:rPr>
          <w:b/>
          <w:bCs/>
        </w:rPr>
      </w:pPr>
      <w:r w:rsidRPr="00456ABE">
        <w:rPr>
          <w:b/>
          <w:bCs/>
        </w:rPr>
        <w:t>4. Armenia’s Transition</w:t>
      </w:r>
    </w:p>
    <w:p w14:paraId="6C468FCC" w14:textId="77777777" w:rsidR="00456ABE" w:rsidRDefault="00456ABE" w:rsidP="00456ABE">
      <w:pPr>
        <w:jc w:val="both"/>
      </w:pPr>
      <w:r>
        <w:t>Armenia’s experience mirrored this global evolution. In its early years, the Central Bank of Armenia relied on monetary targeting as a means to anchor expectations and demonstrate policy discipline. Over time, however, financial deepening and credit growth weakened the link between money and inflation. By the mid-2000s, it was evident that targeting monetary aggregates could not provide a reliable nominal anchor.</w:t>
      </w:r>
    </w:p>
    <w:p w14:paraId="3C0E1132" w14:textId="4B0F53D7" w:rsidR="00456ABE" w:rsidRDefault="00456ABE" w:rsidP="00456ABE">
      <w:pPr>
        <w:jc w:val="both"/>
      </w:pPr>
      <w:r>
        <w:t>The CBA responded by transitioning to an interest-rate-based operational framework. This shift improved the transmission of monetary policy through the banking system and set the stage for the development of the Prudent Risk Management Approach to Monetary Policy (FPAS Mark II). Under this framework, policy decisions incorporate risk assessments, scenario analysis, and clear communication, all crucial for maintaining credibility in an uncertain world.</w:t>
      </w:r>
    </w:p>
    <w:p w14:paraId="02B67173" w14:textId="5596A268" w:rsidR="00456ABE" w:rsidRPr="00456ABE" w:rsidRDefault="00456ABE" w:rsidP="00456ABE">
      <w:pPr>
        <w:jc w:val="both"/>
        <w:rPr>
          <w:b/>
          <w:bCs/>
        </w:rPr>
      </w:pPr>
      <w:r w:rsidRPr="00456ABE">
        <w:rPr>
          <w:b/>
          <w:bCs/>
        </w:rPr>
        <w:t>5. Conclusion</w:t>
      </w:r>
    </w:p>
    <w:p w14:paraId="2C2B0ACA" w14:textId="77777777" w:rsidR="00456ABE" w:rsidRDefault="00456ABE" w:rsidP="00456ABE">
      <w:pPr>
        <w:jc w:val="both"/>
      </w:pPr>
      <w:r>
        <w:t>The failure of monetary targeting was not a policy error but a recognition of economic reality. Central banks cannot control the quantity of money; they can only influence its price and the conditions under which it is created. The transition to interest-rate-based policy marked a maturation of central banking, from mechanical rule-following to strategic management of expectations and risks.</w:t>
      </w:r>
    </w:p>
    <w:p w14:paraId="43925C7A" w14:textId="0A49C234" w:rsidR="00456ABE" w:rsidRDefault="00456ABE" w:rsidP="00456ABE">
      <w:pPr>
        <w:jc w:val="both"/>
      </w:pPr>
      <w:r>
        <w:t>For Armenia, this transition represented an essential step toward institutional credibility and modern policy practice. The lessons of the 1970s continue to shape the Central Bank of Armenia’s approach today, one that values analytical rigor, communication, and the prudent management of uncertainty.</w:t>
      </w:r>
    </w:p>
    <w:p w14:paraId="5E22300F" w14:textId="59DE633F" w:rsidR="00896F7E" w:rsidRPr="00456ABE" w:rsidRDefault="00000000" w:rsidP="00456ABE">
      <w:pPr>
        <w:jc w:val="both"/>
      </w:pPr>
      <w:r>
        <w:lastRenderedPageBreak/>
        <w:pict w14:anchorId="609A9E1E">
          <v:rect id="_x0000_i1027" style="width:0;height:1.5pt" o:hralign="center" o:hrstd="t" o:hr="t" fillcolor="#a0a0a0" stroked="f"/>
        </w:pict>
      </w:r>
    </w:p>
    <w:p w14:paraId="7B8314F5" w14:textId="187B65C1" w:rsidR="006C5AF8" w:rsidRDefault="00456ABE" w:rsidP="00A4792F">
      <w:pPr>
        <w:rPr>
          <w:b/>
          <w:bCs/>
        </w:rPr>
      </w:pPr>
      <w:r>
        <w:rPr>
          <w:b/>
          <w:bCs/>
        </w:rPr>
        <w:t>Script</w:t>
      </w:r>
    </w:p>
    <w:p w14:paraId="6EC7E71F" w14:textId="77777777" w:rsidR="006C5AF8" w:rsidRDefault="006C5AF8" w:rsidP="00A4792F">
      <w:pPr>
        <w:jc w:val="both"/>
      </w:pPr>
      <w:r w:rsidRPr="00D742B6">
        <w:t xml:space="preserve">Hello, I’m </w:t>
      </w:r>
      <w:r w:rsidRPr="00D742B6">
        <w:rPr>
          <w:b/>
          <w:bCs/>
        </w:rPr>
        <w:t>Susanna Grigoryan</w:t>
      </w:r>
      <w:r w:rsidRPr="00D742B6">
        <w:t xml:space="preserve">, an economist at the </w:t>
      </w:r>
      <w:r w:rsidRPr="00D742B6">
        <w:rPr>
          <w:b/>
          <w:bCs/>
        </w:rPr>
        <w:t>Central Bank of Armenia</w:t>
      </w:r>
      <w:r w:rsidRPr="00D742B6">
        <w:t xml:space="preserve"> and a </w:t>
      </w:r>
      <w:r w:rsidRPr="00D742B6">
        <w:rPr>
          <w:b/>
          <w:bCs/>
        </w:rPr>
        <w:t xml:space="preserve">Level </w:t>
      </w:r>
      <w:r>
        <w:rPr>
          <w:b/>
          <w:bCs/>
        </w:rPr>
        <w:t>1</w:t>
      </w:r>
      <w:r w:rsidRPr="00D742B6">
        <w:rPr>
          <w:b/>
          <w:bCs/>
        </w:rPr>
        <w:t xml:space="preserve"> student at the Global Forecasting School</w:t>
      </w:r>
      <w:r w:rsidRPr="00D742B6">
        <w:t>.</w:t>
      </w:r>
      <w:r>
        <w:t xml:space="preserve"> </w:t>
      </w:r>
      <w:r w:rsidRPr="00D742B6">
        <w:t xml:space="preserve">In this video, we’ll explore why </w:t>
      </w:r>
      <w:r w:rsidRPr="00D742B6">
        <w:rPr>
          <w:b/>
          <w:bCs/>
        </w:rPr>
        <w:t>monetary targeting</w:t>
      </w:r>
      <w:r w:rsidRPr="00D742B6">
        <w:t xml:space="preserve"> — the idea that central banks could control inflation by trying to control the growth of money — eventually broke down.</w:t>
      </w:r>
      <w:r>
        <w:t xml:space="preserve"> </w:t>
      </w:r>
      <w:r w:rsidRPr="00D742B6">
        <w:t>It’s a story of innovation, disillusionment, and the search for a better anchor for monetary policy.</w:t>
      </w:r>
    </w:p>
    <w:p w14:paraId="05FA94AA" w14:textId="77777777" w:rsidR="006C5AF8" w:rsidRPr="00D877AF" w:rsidRDefault="006C5AF8" w:rsidP="00A4792F">
      <w:pPr>
        <w:jc w:val="both"/>
      </w:pPr>
      <w:r w:rsidRPr="00D877AF">
        <w:t>In the late 1970s and early 1980s, central banks around the world tried to rein in inflation by targeting monetary aggregates such as M1 or M2. The logic seemed straightforward: if inflation was “too much money chasing too few goods,” then controlling the growth of money should stabilize prices.</w:t>
      </w:r>
    </w:p>
    <w:p w14:paraId="7925EFBB" w14:textId="77777777" w:rsidR="006C5AF8" w:rsidRPr="00D877AF" w:rsidRDefault="006C5AF8" w:rsidP="00A4792F">
      <w:pPr>
        <w:jc w:val="both"/>
      </w:pPr>
      <w:r w:rsidRPr="00D877AF">
        <w:t>At first, the strategy looked promising. In the United States under Paul Volcker, and in Canada under Gerald Bouey, central banks announced explicit money-growth targets as a visible commitment to discipline. Markets welcomed the move, and credibility appeared to be built through numbers.</w:t>
      </w:r>
    </w:p>
    <w:p w14:paraId="3F6ADF0E" w14:textId="77777777" w:rsidR="006C5AF8" w:rsidRPr="00D877AF" w:rsidRDefault="006C5AF8" w:rsidP="00A4792F">
      <w:pPr>
        <w:jc w:val="both"/>
      </w:pPr>
      <w:r w:rsidRPr="00D877AF">
        <w:t>But soon, the relationship between money and inflation began to unravel.</w:t>
      </w:r>
      <w:r w:rsidRPr="00D877AF">
        <w:br/>
        <w:t>Financial innovation transformed how people held and used money.</w:t>
      </w:r>
      <w:r w:rsidRPr="00D877AF">
        <w:br/>
        <w:t>Credit cards, money-market funds, and electronic payments changed the way liquidity moved through the economy, making the velocity of money unpredictable.</w:t>
      </w:r>
      <w:r w:rsidRPr="00D877AF">
        <w:br/>
        <w:t>The once-stable link between money and prices weakened dramatically.</w:t>
      </w:r>
    </w:p>
    <w:p w14:paraId="01FBFB53" w14:textId="77777777" w:rsidR="006C5AF8" w:rsidRPr="00D877AF" w:rsidRDefault="006C5AF8" w:rsidP="00A4792F">
      <w:pPr>
        <w:jc w:val="both"/>
      </w:pPr>
      <w:r w:rsidRPr="00D877AF">
        <w:t>In practice, the quantity of money was never something a central bank could directly control. Small changes in interest rates led to large and erratic movements in money demand. It was as if money itself had “abandoned” us — no longer behaving the way textbooks predicted.</w:t>
      </w:r>
    </w:p>
    <w:p w14:paraId="3AE54D75" w14:textId="77777777" w:rsidR="006C5AF8" w:rsidRPr="00D877AF" w:rsidRDefault="006C5AF8" w:rsidP="00A4792F">
      <w:pPr>
        <w:jc w:val="both"/>
      </w:pPr>
      <w:r w:rsidRPr="00D877AF">
        <w:t>Economists began to realize why. Money is endogenous, not exogenous.</w:t>
      </w:r>
      <w:r w:rsidRPr="00D877AF">
        <w:br/>
        <w:t>It is created inside the financial system through the credit decisions of banks.</w:t>
      </w:r>
      <w:r w:rsidRPr="00D877AF">
        <w:br/>
        <w:t>When banks extend loans, they simultaneously create deposits; when those loans are repaid, money is destroyed. That means the supply of money depends on the demand for credit and on banks’ perceptions of risk, not on the central bank’s direct control.</w:t>
      </w:r>
    </w:p>
    <w:p w14:paraId="09D96517" w14:textId="77777777" w:rsidR="006C5AF8" w:rsidRPr="00D877AF" w:rsidRDefault="006C5AF8" w:rsidP="00A4792F">
      <w:pPr>
        <w:jc w:val="both"/>
      </w:pPr>
      <w:r w:rsidRPr="00D877AF">
        <w:t>Once this insight became clear, it was obvious that trying to hit a precise money-growth target was like trying to control the temperature of a room by guessing how fast the fan should spin. The tool was indirect and unreliable.</w:t>
      </w:r>
    </w:p>
    <w:p w14:paraId="7407D6D4" w14:textId="77777777" w:rsidR="006C5AF8" w:rsidRPr="00D877AF" w:rsidRDefault="006C5AF8" w:rsidP="00A4792F">
      <w:pPr>
        <w:jc w:val="both"/>
      </w:pPr>
      <w:r w:rsidRPr="00D877AF">
        <w:lastRenderedPageBreak/>
        <w:t>This realization led to a major conceptual shift in monetary policy — from trying to control quantities to influencing prices. Instead of attempting to fix the growth of money, central banks began to set the short-term interest rate to influence the cost of borrowing and spending in the economy. By focusing on interest rates, policymakers could work through the credit channel and expectations, providing a more stable and transparent way to guide inflation toward its target.</w:t>
      </w:r>
    </w:p>
    <w:p w14:paraId="6BC97B0C" w14:textId="77777777" w:rsidR="006C5AF8" w:rsidRPr="00D877AF" w:rsidRDefault="006C5AF8" w:rsidP="00A4792F">
      <w:pPr>
        <w:jc w:val="both"/>
      </w:pPr>
      <w:r w:rsidRPr="00D877AF">
        <w:t>Armenia experienced this transition as well. In its early years, the Central Bank of Armenia experimented with monetary targeting, hoping to build credibility through visible numeric targets. But the same challenges appeared here as elsewhere: financial deepening and innovation made monetary aggregates unreliable guides.</w:t>
      </w:r>
      <w:r>
        <w:t xml:space="preserve"> </w:t>
      </w:r>
      <w:r w:rsidRPr="00D877AF">
        <w:t>The link between money and inflation weakened, and the numbers themselves became noisy and misleading signals.</w:t>
      </w:r>
    </w:p>
    <w:p w14:paraId="2B827B43" w14:textId="77777777" w:rsidR="006C5AF8" w:rsidRPr="00D877AF" w:rsidRDefault="006C5AF8" w:rsidP="00A4792F">
      <w:pPr>
        <w:jc w:val="both"/>
      </w:pPr>
      <w:r w:rsidRPr="00D877AF">
        <w:t>Eventually, the CBA shifted toward an interest-rate-based framework, laying the groundwork for the modern inflation-targeting regime that we operate under today.</w:t>
      </w:r>
      <w:r w:rsidRPr="00D877AF">
        <w:br/>
        <w:t>This change marked a decisive moment in the CBA’s evolution — a recognition that monetary policy must work through prices and expectations, not through an assumed control of money stocks.</w:t>
      </w:r>
    </w:p>
    <w:p w14:paraId="47BF9594" w14:textId="77777777" w:rsidR="006C5AF8" w:rsidRPr="00D877AF" w:rsidRDefault="006C5AF8" w:rsidP="00A4792F">
      <w:pPr>
        <w:jc w:val="both"/>
      </w:pPr>
      <w:r w:rsidRPr="00D877AF">
        <w:t>The key lesson is simple: to control inflation, we must influence the price of money, not its quantity. Understanding that money is created within the financial system — that it is endogenous — was a turning point in modern central banking.</w:t>
      </w:r>
      <w:r>
        <w:t xml:space="preserve"> </w:t>
      </w:r>
      <w:r w:rsidRPr="00D877AF">
        <w:t>It represented the move from mechanical rule-following to strategic management of expectations and risks.</w:t>
      </w:r>
    </w:p>
    <w:p w14:paraId="1BDA193F" w14:textId="77777777" w:rsidR="006C5AF8" w:rsidRPr="00D877AF" w:rsidRDefault="006C5AF8" w:rsidP="00A4792F">
      <w:pPr>
        <w:jc w:val="both"/>
      </w:pPr>
      <w:r w:rsidRPr="00D877AF">
        <w:t>This transition also set the intellectual foundation for today’s Prudent Risk Management Approach to Monetary Policy, known as FPAS Mark II. Developed at the Central Bank of Armenia in collaboration with the Better Policy Project, FPAS Mark II treats policymaking as a process of continuous learning under uncertainty. It explicitly weighs risks and scenarios instead of relying on a single deterministic forecast. It builds credibility not by claiming precision, but by demonstrating prudence — acknowledging uncertainty, managing expectations, and communicating clearly.</w:t>
      </w:r>
    </w:p>
    <w:p w14:paraId="19074E7F" w14:textId="77777777" w:rsidR="006C5AF8" w:rsidRPr="00D877AF" w:rsidRDefault="006C5AF8" w:rsidP="00A4792F">
      <w:pPr>
        <w:jc w:val="both"/>
      </w:pPr>
      <w:r w:rsidRPr="00D877AF">
        <w:t>As Freedman and Laxton (2009) observed, credibility depends on consistent frameworks and adaptable strategies. Monetary targeting failed not because policymakers lost control, but because they discovered they never truly had it.</w:t>
      </w:r>
      <w:r w:rsidRPr="00D877AF">
        <w:br/>
        <w:t>The illusion of control gave way to a more accurate understanding of how credit and expectations drive inflation.</w:t>
      </w:r>
    </w:p>
    <w:p w14:paraId="485B11FD" w14:textId="77777777" w:rsidR="006C5AF8" w:rsidRPr="00D877AF" w:rsidRDefault="006C5AF8" w:rsidP="00A4792F">
      <w:pPr>
        <w:jc w:val="both"/>
      </w:pPr>
      <w:r w:rsidRPr="00D877AF">
        <w:t xml:space="preserve">Armenia’s experience mirrors this global evolution. By the mid-2000s, it was evident that monetary aggregates could no longer provide a reliable nominal anchor. The CBA responded by transitioning to an interest-rate-based operational framework that </w:t>
      </w:r>
      <w:r w:rsidRPr="00D877AF">
        <w:lastRenderedPageBreak/>
        <w:t>strengthened the transmission of policy through the financial system and paved the way for FPAS Mark II. Under this approach, policy decisions incorporate risk assessments, scenario analysis, and clear communication — all crucial for maintaining credibility in an uncertain world.</w:t>
      </w:r>
    </w:p>
    <w:p w14:paraId="68CDE50F" w14:textId="77777777" w:rsidR="006C5AF8" w:rsidRPr="00D877AF" w:rsidRDefault="006C5AF8" w:rsidP="00A4792F">
      <w:pPr>
        <w:jc w:val="both"/>
      </w:pPr>
      <w:r w:rsidRPr="00D877AF">
        <w:t>The failure of monetary targeting was not a policy error, but a recognition of economic reality. Central banks cannot directly control the quantity of money; they can only influence its price and the conditions under which it is created. The transition to interest-rate-based policy marked a maturing of central banking — from mechanical rule-making to thoughtful, data-driven management of expectations and risk.</w:t>
      </w:r>
    </w:p>
    <w:p w14:paraId="3DD95B99" w14:textId="77777777" w:rsidR="006C5AF8" w:rsidRPr="00D877AF" w:rsidRDefault="006C5AF8" w:rsidP="00A4792F">
      <w:pPr>
        <w:jc w:val="both"/>
      </w:pPr>
      <w:r w:rsidRPr="00D877AF">
        <w:t>For Armenia, this shift represented a vital step toward institutional credibility and modern policy practice. The lessons of the 1970s and the breakdown of monetary targeting continue to guide our work at the Central Bank of Armenia today — an approach that values analytical rigor, communication, and the prudent management of uncertainty.</w:t>
      </w:r>
    </w:p>
    <w:p w14:paraId="569BCCAE" w14:textId="77777777" w:rsidR="006C5AF8" w:rsidRPr="00D877AF" w:rsidRDefault="006C5AF8" w:rsidP="00A4792F">
      <w:pPr>
        <w:jc w:val="both"/>
      </w:pPr>
      <w:r w:rsidRPr="00D877AF">
        <w:t>This video was prepared with guidance from Douglas Laxton, Jared Laxton, Asya Kostanyan, and Sopio Mkervalidze at the Global Forecasting School.</w:t>
      </w:r>
      <w:r w:rsidRPr="00D877AF">
        <w:br/>
        <w:t>Thank you for watching, and I look forward to exploring more of the story of modern monetary policy with you in future episodes of the CBA Academy.</w:t>
      </w:r>
    </w:p>
    <w:p w14:paraId="32080FB8" w14:textId="77777777" w:rsidR="006C5AF8" w:rsidRDefault="006C5AF8" w:rsidP="00A4792F">
      <w:pPr>
        <w:jc w:val="both"/>
      </w:pPr>
    </w:p>
    <w:p w14:paraId="7A4FDDE2" w14:textId="77777777" w:rsidR="006C5AF8" w:rsidRPr="007D79C0" w:rsidRDefault="006C5AF8" w:rsidP="00A4792F">
      <w:pPr>
        <w:jc w:val="both"/>
        <w:rPr>
          <w:b/>
          <w:bCs/>
        </w:rPr>
      </w:pPr>
      <w:r w:rsidRPr="007D79C0">
        <w:rPr>
          <w:b/>
          <w:bCs/>
        </w:rPr>
        <w:t>Literature &amp; Further Reading</w:t>
      </w:r>
    </w:p>
    <w:p w14:paraId="65001159" w14:textId="77777777" w:rsidR="006C5AF8" w:rsidRPr="007D79C0" w:rsidRDefault="006C5AF8" w:rsidP="006C5AF8">
      <w:pPr>
        <w:numPr>
          <w:ilvl w:val="0"/>
          <w:numId w:val="4"/>
        </w:numPr>
        <w:jc w:val="both"/>
      </w:pPr>
      <w:r w:rsidRPr="007D79C0">
        <w:t>CBA Academy. 2025. </w:t>
      </w:r>
      <w:hyperlink r:id="rId19" w:tgtFrame="_blank" w:history="1">
        <w:r w:rsidRPr="007D79C0">
          <w:rPr>
            <w:rStyle w:val="Hyperlink"/>
            <w:i/>
            <w:iCs/>
          </w:rPr>
          <w:t>Onboarding Platform for New Board Members: Monetary Policy and the Evolution of Modern Central Banking.</w:t>
        </w:r>
        <w:r w:rsidRPr="007D79C0">
          <w:rPr>
            <w:rStyle w:val="Hyperlink"/>
          </w:rPr>
          <w:t> </w:t>
        </w:r>
      </w:hyperlink>
      <w:r w:rsidRPr="007D79C0">
        <w:t>Central Bank of Armenia, October.</w:t>
      </w:r>
    </w:p>
    <w:p w14:paraId="4EA6730D" w14:textId="77777777" w:rsidR="006C5AF8" w:rsidRPr="007D79C0" w:rsidRDefault="006C5AF8" w:rsidP="006C5AF8">
      <w:pPr>
        <w:numPr>
          <w:ilvl w:val="0"/>
          <w:numId w:val="4"/>
        </w:numPr>
        <w:jc w:val="both"/>
      </w:pPr>
      <w:r w:rsidRPr="007D79C0">
        <w:t>Friedman, M. 1968. </w:t>
      </w:r>
      <w:hyperlink r:id="rId20" w:tgtFrame="_blank" w:history="1">
        <w:r w:rsidRPr="007D79C0">
          <w:rPr>
            <w:rStyle w:val="Hyperlink"/>
          </w:rPr>
          <w:t>“The Role of Monetary Policy.” </w:t>
        </w:r>
        <w:r w:rsidRPr="007D79C0">
          <w:rPr>
            <w:rStyle w:val="Hyperlink"/>
            <w:i/>
            <w:iCs/>
          </w:rPr>
          <w:t>American Economic Review</w:t>
        </w:r>
        <w:r w:rsidRPr="007D79C0">
          <w:rPr>
            <w:rStyle w:val="Hyperlink"/>
          </w:rPr>
          <w:t> 58 (1): 1–17.</w:t>
        </w:r>
      </w:hyperlink>
    </w:p>
    <w:p w14:paraId="62988CE4" w14:textId="77777777" w:rsidR="006C5AF8" w:rsidRPr="007D79C0" w:rsidRDefault="006C5AF8" w:rsidP="006C5AF8">
      <w:pPr>
        <w:numPr>
          <w:ilvl w:val="0"/>
          <w:numId w:val="4"/>
        </w:numPr>
        <w:jc w:val="both"/>
      </w:pPr>
      <w:r w:rsidRPr="007D79C0">
        <w:t>Phelps, E. 1968. </w:t>
      </w:r>
      <w:hyperlink r:id="rId21" w:tgtFrame="_blank" w:history="1">
        <w:r w:rsidRPr="007D79C0">
          <w:rPr>
            <w:rStyle w:val="Hyperlink"/>
          </w:rPr>
          <w:t>“Money-Wage Dynamics and Labor Market Equilibrium.” </w:t>
        </w:r>
        <w:r w:rsidRPr="007D79C0">
          <w:rPr>
            <w:rStyle w:val="Hyperlink"/>
            <w:i/>
            <w:iCs/>
          </w:rPr>
          <w:t>Journal of Political Economy</w:t>
        </w:r>
        <w:r w:rsidRPr="007D79C0">
          <w:rPr>
            <w:rStyle w:val="Hyperlink"/>
          </w:rPr>
          <w:t> 76 (4): 678–711.</w:t>
        </w:r>
      </w:hyperlink>
    </w:p>
    <w:p w14:paraId="1161F87F" w14:textId="77777777" w:rsidR="006C5AF8" w:rsidRPr="007D79C0" w:rsidRDefault="006C5AF8" w:rsidP="006C5AF8">
      <w:pPr>
        <w:numPr>
          <w:ilvl w:val="0"/>
          <w:numId w:val="4"/>
        </w:numPr>
        <w:jc w:val="both"/>
      </w:pPr>
      <w:r w:rsidRPr="007D79C0">
        <w:t>Debelle, G., and D. Laxton. 1996. </w:t>
      </w:r>
      <w:hyperlink r:id="rId22" w:tgtFrame="_blank" w:history="1">
        <w:r w:rsidRPr="007D79C0">
          <w:rPr>
            <w:rStyle w:val="Hyperlink"/>
            <w:i/>
            <w:iCs/>
          </w:rPr>
          <w:t>Is the Phillips Curve Really Convex?</w:t>
        </w:r>
      </w:hyperlink>
    </w:p>
    <w:p w14:paraId="7686E8AA" w14:textId="77777777" w:rsidR="006C5AF8" w:rsidRPr="007D79C0" w:rsidRDefault="006C5AF8" w:rsidP="006C5AF8">
      <w:pPr>
        <w:numPr>
          <w:ilvl w:val="0"/>
          <w:numId w:val="4"/>
        </w:numPr>
        <w:jc w:val="both"/>
      </w:pPr>
      <w:r w:rsidRPr="007D79C0">
        <w:t>Debelle, G., and D. Laxton. 1997. </w:t>
      </w:r>
      <w:hyperlink r:id="rId23" w:tgtFrame="_blank" w:history="1">
        <w:r w:rsidRPr="007D79C0">
          <w:rPr>
            <w:rStyle w:val="Hyperlink"/>
          </w:rPr>
          <w:t>“Is the Phillips Curve Really Convex?” </w:t>
        </w:r>
        <w:r w:rsidRPr="007D79C0">
          <w:rPr>
            <w:rStyle w:val="Hyperlink"/>
            <w:i/>
            <w:iCs/>
          </w:rPr>
          <w:t>IMF Staff Papers</w:t>
        </w:r>
        <w:r w:rsidRPr="007D79C0">
          <w:rPr>
            <w:rStyle w:val="Hyperlink"/>
          </w:rPr>
          <w:t> 44 (2): 249–282.</w:t>
        </w:r>
      </w:hyperlink>
    </w:p>
    <w:p w14:paraId="3098BB5E" w14:textId="77777777" w:rsidR="006C5AF8" w:rsidRPr="007D79C0" w:rsidRDefault="006C5AF8" w:rsidP="006C5AF8">
      <w:pPr>
        <w:numPr>
          <w:ilvl w:val="0"/>
          <w:numId w:val="4"/>
        </w:numPr>
        <w:jc w:val="both"/>
      </w:pPr>
      <w:r w:rsidRPr="007D79C0">
        <w:t>Freedman, C., and D. Laxton. 2009. </w:t>
      </w:r>
      <w:hyperlink r:id="rId24" w:tgtFrame="_blank" w:history="1">
        <w:r w:rsidRPr="007D79C0">
          <w:rPr>
            <w:rStyle w:val="Hyperlink"/>
            <w:i/>
            <w:iCs/>
          </w:rPr>
          <w:t>Why Inflation Targeting?</w:t>
        </w:r>
        <w:r w:rsidRPr="007D79C0">
          <w:rPr>
            <w:rStyle w:val="Hyperlink"/>
          </w:rPr>
          <w:t> IMF Working Paper No. 09/86. Washington, DC: International Monetary Fund.</w:t>
        </w:r>
      </w:hyperlink>
    </w:p>
    <w:p w14:paraId="6E58D77E" w14:textId="77777777" w:rsidR="006C5AF8" w:rsidRPr="007D79C0" w:rsidRDefault="006C5AF8" w:rsidP="006C5AF8">
      <w:pPr>
        <w:numPr>
          <w:ilvl w:val="0"/>
          <w:numId w:val="4"/>
        </w:numPr>
        <w:jc w:val="both"/>
      </w:pPr>
      <w:r w:rsidRPr="007D79C0">
        <w:lastRenderedPageBreak/>
        <w:t>Bernanke, B. 2024. </w:t>
      </w:r>
      <w:hyperlink r:id="rId25" w:tgtFrame="_blank" w:history="1">
        <w:r w:rsidRPr="007D79C0">
          <w:rPr>
            <w:rStyle w:val="Hyperlink"/>
            <w:i/>
            <w:iCs/>
          </w:rPr>
          <w:t>Bank of England Independent Review of Forecasting and Policy Analysis.</w:t>
        </w:r>
        <w:r w:rsidRPr="007D79C0">
          <w:rPr>
            <w:rStyle w:val="Hyperlink"/>
          </w:rPr>
          <w:t> London: Bank of England.</w:t>
        </w:r>
      </w:hyperlink>
    </w:p>
    <w:p w14:paraId="744E9648" w14:textId="11E3EFE6" w:rsidR="00BC3059" w:rsidRPr="00416680" w:rsidRDefault="00B95FC1" w:rsidP="00BC3059">
      <w:pPr>
        <w:pStyle w:val="ListParagraph"/>
        <w:numPr>
          <w:ilvl w:val="0"/>
          <w:numId w:val="4"/>
        </w:numPr>
        <w:spacing w:before="227" w:line="312" w:lineRule="auto"/>
        <w:ind w:right="524"/>
      </w:pPr>
      <w:r w:rsidRPr="00B95FC1">
        <w:t>Laxton, D., Galstyan, M., and Avagyan, V. January 2024</w:t>
      </w:r>
      <w:r w:rsidR="00BC3059">
        <w:t>.</w:t>
      </w:r>
      <w:r w:rsidR="00BC3059" w:rsidRPr="00456ABE">
        <w:rPr>
          <w:spacing w:val="80"/>
        </w:rPr>
        <w:t xml:space="preserve"> </w:t>
      </w:r>
      <w:hyperlink r:id="rId2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05E82D8A" w14:textId="62717833" w:rsidR="00BC3059" w:rsidRPr="00416680" w:rsidRDefault="00B95FC1" w:rsidP="00BC3059">
      <w:pPr>
        <w:pStyle w:val="ListParagraph"/>
        <w:numPr>
          <w:ilvl w:val="0"/>
          <w:numId w:val="4"/>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27E0D9A" w14:textId="77777777" w:rsidR="006C5AF8" w:rsidRPr="00D742B6" w:rsidRDefault="006C5AF8" w:rsidP="00A4792F">
      <w:pPr>
        <w:jc w:val="both"/>
      </w:pPr>
    </w:p>
    <w:p w14:paraId="48DCAA02" w14:textId="77777777" w:rsidR="006C5AF8" w:rsidRDefault="006C5AF8" w:rsidP="00A4792F">
      <w:pPr>
        <w:jc w:val="both"/>
      </w:pPr>
    </w:p>
    <w:p w14:paraId="5550AC05" w14:textId="6312946D" w:rsidR="006C5AF8" w:rsidRDefault="006C5AF8">
      <w:r>
        <w:br w:type="page"/>
      </w:r>
    </w:p>
    <w:p w14:paraId="2EB60F45" w14:textId="77777777" w:rsidR="006C5AF8" w:rsidRPr="0092071B" w:rsidRDefault="006C5AF8" w:rsidP="002C62BB">
      <w:pPr>
        <w:pStyle w:val="Heading1"/>
      </w:pPr>
      <w:bookmarkStart w:id="6" w:name="_Toc214436070"/>
      <w:bookmarkStart w:id="7" w:name="_Toc214436097"/>
      <w:r w:rsidRPr="0092071B">
        <w:lastRenderedPageBreak/>
        <w:t>The Birth of Inflation Targeting: A New Era in Monetary Policy</w:t>
      </w:r>
      <w:bookmarkEnd w:id="6"/>
      <w:bookmarkEnd w:id="7"/>
    </w:p>
    <w:p w14:paraId="197496A5" w14:textId="77777777" w:rsidR="006C5AF8" w:rsidRDefault="006C5AF8" w:rsidP="00A4792F">
      <w:pPr>
        <w:jc w:val="center"/>
        <w:rPr>
          <w:b/>
          <w:bCs/>
        </w:rPr>
      </w:pPr>
    </w:p>
    <w:p w14:paraId="28C403D8" w14:textId="77777777" w:rsidR="006C5AF8" w:rsidRDefault="006C5AF8" w:rsidP="00A4792F">
      <w:pPr>
        <w:rPr>
          <w:b/>
          <w:bCs/>
        </w:rPr>
      </w:pPr>
      <w:r>
        <w:rPr>
          <w:b/>
          <w:bCs/>
        </w:rPr>
        <w:t>Susanna Grigoryan</w:t>
      </w:r>
    </w:p>
    <w:p w14:paraId="02D44F63" w14:textId="77777777" w:rsidR="006C5AF8" w:rsidRPr="009659F4" w:rsidRDefault="006C5AF8" w:rsidP="00A4792F">
      <w:pPr>
        <w:rPr>
          <w:b/>
          <w:bCs/>
        </w:rPr>
      </w:pPr>
      <w:r w:rsidRPr="009659F4">
        <w:rPr>
          <w:b/>
          <w:bCs/>
        </w:rPr>
        <w:t>Recent Staff Member, Monetary Policy Department, Central Bank of Armenia</w:t>
      </w:r>
    </w:p>
    <w:p w14:paraId="25F63B3E" w14:textId="77777777" w:rsidR="006C5AF8" w:rsidRPr="009659F4" w:rsidRDefault="006C5AF8" w:rsidP="00A4792F">
      <w:pPr>
        <w:rPr>
          <w:b/>
          <w:bCs/>
        </w:rPr>
      </w:pPr>
      <w:r w:rsidRPr="009659F4">
        <w:rPr>
          <w:b/>
          <w:bCs/>
        </w:rPr>
        <w:t>Student, Global Forecasting School</w:t>
      </w:r>
    </w:p>
    <w:p w14:paraId="38AD2EC3" w14:textId="6E945E8B" w:rsidR="00896F7E" w:rsidRDefault="006C5AF8" w:rsidP="00A4792F">
      <w:pPr>
        <w:rPr>
          <w:b/>
          <w:bCs/>
        </w:rPr>
      </w:pPr>
      <w:r>
        <w:rPr>
          <w:b/>
          <w:bCs/>
        </w:rPr>
        <w:t xml:space="preserve">November </w:t>
      </w:r>
      <w:r w:rsidRPr="009659F4">
        <w:rPr>
          <w:b/>
          <w:bCs/>
        </w:rPr>
        <w:t>2025</w:t>
      </w:r>
    </w:p>
    <w:p w14:paraId="230E30F4" w14:textId="77777777" w:rsidR="00896F7E" w:rsidRDefault="00896F7E" w:rsidP="00896F7E">
      <w:pPr>
        <w:rPr>
          <w:b/>
          <w:bCs/>
        </w:rPr>
      </w:pPr>
      <w:r w:rsidRPr="00896F7E">
        <w:rPr>
          <w:b/>
          <w:bCs/>
        </w:rPr>
        <w:t>Note</w:t>
      </w:r>
    </w:p>
    <w:p w14:paraId="654A723E" w14:textId="3006FC10" w:rsidR="00A64777" w:rsidRPr="00A64777" w:rsidRDefault="00A64777" w:rsidP="00A64777">
      <w:pPr>
        <w:rPr>
          <w:b/>
          <w:bCs/>
        </w:rPr>
      </w:pPr>
      <w:r w:rsidRPr="00A64777">
        <w:rPr>
          <w:b/>
          <w:bCs/>
        </w:rPr>
        <w:t>1.</w:t>
      </w:r>
      <w:r>
        <w:rPr>
          <w:b/>
          <w:bCs/>
        </w:rPr>
        <w:t xml:space="preserve"> </w:t>
      </w:r>
      <w:r w:rsidRPr="00A64777">
        <w:rPr>
          <w:b/>
          <w:bCs/>
        </w:rPr>
        <w:t>Why a “new era” was needed</w:t>
      </w:r>
    </w:p>
    <w:p w14:paraId="740DB3D3" w14:textId="77777777" w:rsidR="00A64777" w:rsidRDefault="00A64777" w:rsidP="00A64777">
      <w:r>
        <w:t>By the late 1980s, advanced and small open economies had learned two hard lessons from the 1970s: (</w:t>
      </w:r>
      <w:proofErr w:type="spellStart"/>
      <w:r>
        <w:t>i</w:t>
      </w:r>
      <w:proofErr w:type="spellEnd"/>
      <w:r>
        <w:t>) monetary targeting was not a reliable operational guide in the presence of rapid financial innovation and unstable money demand; and (ii) credibility-anchored inflation expectations backed by institutional design-was the true scarce asset of monetary policy. The route out of high and volatile inflation required a framework with (a) a clear nominal anchor, (b) operational independence, and (c) transparent communication so the public could understand and evaluate policy trade-offs.</w:t>
      </w:r>
    </w:p>
    <w:p w14:paraId="607DCE60" w14:textId="610BAA1F" w:rsidR="00A64777" w:rsidRDefault="00A64777" w:rsidP="00A64777">
      <w:r>
        <w:t>New Zealand’s 1989 Reserve Bank Act established operational independence and a single objective of price stability implemented through a Policy Targets Agreement (PTA). The Act tied the Governor’s accountability to achieving the target, marking the birth of modern inflation targeting. Understanding monetary policy is about building a shared mindset for decision-making under uncertainty.</w:t>
      </w:r>
    </w:p>
    <w:p w14:paraId="5563108A" w14:textId="0A045546" w:rsidR="00A64777" w:rsidRPr="00A64777" w:rsidRDefault="00A64777" w:rsidP="00A64777">
      <w:pPr>
        <w:rPr>
          <w:b/>
          <w:bCs/>
        </w:rPr>
      </w:pPr>
      <w:r w:rsidRPr="00A64777">
        <w:rPr>
          <w:b/>
          <w:bCs/>
        </w:rPr>
        <w:t>2.</w:t>
      </w:r>
      <w:r>
        <w:rPr>
          <w:b/>
          <w:bCs/>
        </w:rPr>
        <w:t xml:space="preserve"> </w:t>
      </w:r>
      <w:r w:rsidRPr="00A64777">
        <w:rPr>
          <w:b/>
          <w:bCs/>
        </w:rPr>
        <w:t>Who did what first? New Zealand vs. Bank of Canada</w:t>
      </w:r>
    </w:p>
    <w:p w14:paraId="547E6BE7" w14:textId="77777777" w:rsidR="00A64777" w:rsidRDefault="00A64777" w:rsidP="00A64777">
      <w:r>
        <w:t>New Zealand was the first to adopt explicit inflation targeting, but the Bank of Canada had already developed the modern forecasting and policy analysis framework that made inflation targeting operationally credible. When the RBNZ sought to strengthen its process, it adopted model-based analysis and structured decision-making practices pioneered in Canada through the Quarterly Projection Model (QPM).</w:t>
      </w:r>
    </w:p>
    <w:p w14:paraId="08EB7B4C" w14:textId="23859301" w:rsidR="00A64777" w:rsidRDefault="00A64777" w:rsidP="00A64777">
      <w:r>
        <w:t>Thus, New Zealand created the first legal and institutional inflation targeting regime, while Canada built the analytical process that became global best practice.</w:t>
      </w:r>
    </w:p>
    <w:p w14:paraId="4CE5D166" w14:textId="56589A7E" w:rsidR="00A64777" w:rsidRPr="00A64777" w:rsidRDefault="00A64777" w:rsidP="00A64777">
      <w:pPr>
        <w:rPr>
          <w:b/>
          <w:bCs/>
        </w:rPr>
      </w:pPr>
      <w:r w:rsidRPr="00A64777">
        <w:rPr>
          <w:b/>
          <w:bCs/>
        </w:rPr>
        <w:lastRenderedPageBreak/>
        <w:t>3.</w:t>
      </w:r>
      <w:r>
        <w:rPr>
          <w:b/>
          <w:bCs/>
        </w:rPr>
        <w:t xml:space="preserve"> </w:t>
      </w:r>
      <w:r w:rsidRPr="00A64777">
        <w:rPr>
          <w:b/>
          <w:bCs/>
        </w:rPr>
        <w:t>The New Zealand Arc: From Target to Full Framework</w:t>
      </w:r>
    </w:p>
    <w:p w14:paraId="279F1823" w14:textId="77777777" w:rsidR="00A64777" w:rsidRDefault="00A64777" w:rsidP="00A64777">
      <w:r>
        <w:t>Stage 1: Credible disinflation (1989–1992) - The PTA anchored expectations and quickly brought inflation down.</w:t>
      </w:r>
    </w:p>
    <w:p w14:paraId="1D6DC7A4" w14:textId="0CADEBED" w:rsidR="00A64777" w:rsidRDefault="00A64777" w:rsidP="00A64777">
      <w:r>
        <w:t>Stage 2: Flexibility (mid-1990s onward) - The framework evolved into flexible inflation targeting, balancing short-run trade-offs.</w:t>
      </w:r>
    </w:p>
    <w:p w14:paraId="4804B934" w14:textId="53B028DF" w:rsidR="00A64777" w:rsidRDefault="00A64777" w:rsidP="00A64777">
      <w:r>
        <w:t>Stage 3: Tools and communication (late 1990s onward) - The RBNZ pioneered publishing the forward policy rate path and replaced the Monetary Conditions Index with the Official Cash Rate.</w:t>
      </w:r>
    </w:p>
    <w:p w14:paraId="13FF6D71" w14:textId="3DB441AA" w:rsidR="00A64777" w:rsidRDefault="00A64777" w:rsidP="00A64777">
      <w:r>
        <w:t>Stage 4: Transparency and macroprudential integration (2000s onward) - The RBNZ combined price and financial stability goals within a coherent communication strategy.</w:t>
      </w:r>
    </w:p>
    <w:p w14:paraId="49163F6C" w14:textId="78CE9DB0" w:rsidR="00A64777" w:rsidRPr="00A64777" w:rsidRDefault="00A64777" w:rsidP="00A64777">
      <w:pPr>
        <w:rPr>
          <w:b/>
          <w:bCs/>
        </w:rPr>
      </w:pPr>
      <w:r w:rsidRPr="00A64777">
        <w:rPr>
          <w:b/>
          <w:bCs/>
        </w:rPr>
        <w:t>4. Why the Bank of Canada’s Framework Mattered</w:t>
      </w:r>
    </w:p>
    <w:p w14:paraId="758BF4FD" w14:textId="7088E01A" w:rsidR="00A64777" w:rsidRDefault="00A64777" w:rsidP="00A64777">
      <w:r>
        <w:t>The Bank of Canada’s QPM embedded rational expectations, loss functions, and endogenous credibility. Its policy process linked economic projections to policy-rate decisions, enabling systematic responses to shocks. Two elements became global norms: (1) publishing endogenous interest-rate paths, and (2) transparency as a core tool of policy transmission.</w:t>
      </w:r>
    </w:p>
    <w:p w14:paraId="15427730" w14:textId="77777777" w:rsidR="00A64777" w:rsidRDefault="00A64777" w:rsidP="00A64777">
      <w:r>
        <w:t>The RBNZ and many others later adopted these principles, illustrating the complementarity between institutional and analytical credibility.</w:t>
      </w:r>
    </w:p>
    <w:p w14:paraId="31E327DB" w14:textId="77777777" w:rsidR="00A64777" w:rsidRDefault="00A64777" w:rsidP="00A64777"/>
    <w:p w14:paraId="727CD7F8" w14:textId="79DDB5A0" w:rsidR="00A64777" w:rsidRPr="00A64777" w:rsidRDefault="00A64777" w:rsidP="00A64777">
      <w:pPr>
        <w:rPr>
          <w:b/>
          <w:bCs/>
        </w:rPr>
      </w:pPr>
      <w:r w:rsidRPr="00A64777">
        <w:rPr>
          <w:b/>
          <w:bCs/>
        </w:rPr>
        <w:t>5. The Two Intellectual Roots of Inflation Targeting</w:t>
      </w:r>
    </w:p>
    <w:p w14:paraId="3A763603" w14:textId="77777777" w:rsidR="00A64777" w:rsidRDefault="00A64777" w:rsidP="00A64777">
      <w:r>
        <w:t>Inflation targeting rests on two foundational ideas:</w:t>
      </w:r>
    </w:p>
    <w:p w14:paraId="6402E0BD" w14:textId="5571FE24" w:rsidR="00A64777" w:rsidRDefault="00A64777" w:rsidP="00A64777">
      <w:pPr>
        <w:pStyle w:val="ListParagraph"/>
        <w:numPr>
          <w:ilvl w:val="0"/>
          <w:numId w:val="18"/>
        </w:numPr>
      </w:pPr>
      <w:r>
        <w:t>The Long-Run Natural Rate Hypothesis (LR-NRH): Friedman and Phelps showed that only policies anchoring expectations can stabilize both inflation and output. Misunderstanding this principle led to the Great Inflation. Freedman and Laxton (2009) explain how the Bank of Canada integrated this insight into its framework.</w:t>
      </w:r>
    </w:p>
    <w:p w14:paraId="5D748FB8" w14:textId="4769A486" w:rsidR="00A64777" w:rsidRDefault="00A64777" w:rsidP="00A64777">
      <w:pPr>
        <w:pStyle w:val="ListParagraph"/>
        <w:numPr>
          <w:ilvl w:val="0"/>
          <w:numId w:val="18"/>
        </w:numPr>
      </w:pPr>
      <w:r>
        <w:t>The Time-Inconsistency Problem: Kydland &amp; Prescott (1977) and Barro &amp; Gordon (1983) argued that discretionary policy causes an inflation bias. New Zealand’s 1989 Act directly addressed this by holding the Governor accountable for inflation outcomes.</w:t>
      </w:r>
    </w:p>
    <w:p w14:paraId="1B6526AD" w14:textId="2D710FA1" w:rsidR="00A64777" w:rsidRDefault="00A64777" w:rsidP="00A64777">
      <w:r>
        <w:t xml:space="preserve">Together, these insights show that inflation targeting must blend model-based discipline with institutional integrity. New Zealand emphasized institutional credibility; </w:t>
      </w:r>
      <w:r>
        <w:lastRenderedPageBreak/>
        <w:t>Canada developed analytical credibility. Armenia’s Prudent Risk Management Approach combines both.</w:t>
      </w:r>
    </w:p>
    <w:p w14:paraId="128972D2" w14:textId="4C171AEF" w:rsidR="00A64777" w:rsidRPr="00A64777" w:rsidRDefault="00A64777" w:rsidP="00A64777">
      <w:pPr>
        <w:rPr>
          <w:b/>
          <w:bCs/>
        </w:rPr>
      </w:pPr>
      <w:r w:rsidRPr="00A64777">
        <w:rPr>
          <w:b/>
          <w:bCs/>
        </w:rPr>
        <w:t>6. Implications for Armenia</w:t>
      </w:r>
    </w:p>
    <w:p w14:paraId="29590764" w14:textId="078D7951" w:rsidR="00A64777" w:rsidRDefault="00A64777" w:rsidP="00A64777">
      <w:r>
        <w:t>Armenia’s FPAS Mark II builds directly on both traditions. Its least-regrets approach fuses rules-based discipline with model-based flexibility. Anchored expectations, transparent communication, and continuous learning are central to sustaining credibility and managing uncertainty.</w:t>
      </w:r>
    </w:p>
    <w:p w14:paraId="577D3F99" w14:textId="2DE7BC5D" w:rsidR="00A64777" w:rsidRPr="00A64777" w:rsidRDefault="00A64777" w:rsidP="00A64777">
      <w:pPr>
        <w:rPr>
          <w:b/>
          <w:bCs/>
        </w:rPr>
      </w:pPr>
      <w:r w:rsidRPr="00A64777">
        <w:rPr>
          <w:b/>
          <w:bCs/>
        </w:rPr>
        <w:t>7. The Story of New Zealand: From Experiment to Example</w:t>
      </w:r>
    </w:p>
    <w:p w14:paraId="7AFDBA3A" w14:textId="3527806D" w:rsidR="00A64777" w:rsidRDefault="00A64777" w:rsidP="00A64777">
      <w:bookmarkStart w:id="8" w:name="_Hlk214459554"/>
      <w:r>
        <w:t>The Reserve Bank of New Zealand (RBNZ) occupies a unique place in monetary history. In 1989, it became the first country to codify price stability as the single, explicit goal of monetary policy under the Reserve Bank Act. The Act formalized central bank independence and introduced the Policy Targets Agreement (PTA), directly tying the Governor’s performance to a numerical inflation target.</w:t>
      </w:r>
    </w:p>
    <w:p w14:paraId="72DE479E" w14:textId="1537A6A9" w:rsidR="00A64777" w:rsidRDefault="00A64777" w:rsidP="00A64777">
      <w:r>
        <w:t>As Haworth, Kostanyan, and Laxton (2019) document, the RBNZ’s early years involved considerable experimentation. The Bank had limited analytical tools and little precedent to follow. Nevertheless, inflation rapidly fell into the new target range. Credibility grew not because the framework was perfect, but because it was transparent, enforceable, and disciplined.</w:t>
      </w:r>
    </w:p>
    <w:p w14:paraId="546E5EAD" w14:textId="5CF9510B" w:rsidR="00A64777" w:rsidRDefault="00A64777" w:rsidP="00A64777">
      <w:r>
        <w:t>The early framework emphasized the time-inconsistency problem: preventing political pressure and short-termism through accountability contracts, legal independence, and public re- porting. Later, as external shocks revealed limitations, the RBNZ strengthened its analytical foundation.</w:t>
      </w:r>
    </w:p>
    <w:p w14:paraId="2932EA71" w14:textId="0D16110D" w:rsidR="00A64777" w:rsidRDefault="00A64777" w:rsidP="00A64777">
      <w:r>
        <w:t>In the mid-1990s, under Governor Don Brash, the RBNZ introduced the Forecasting and Pol- icy System (FPS), inspired by the Bank of Canada’s QPM. This marked the fusion of institutional credibility (New Zealand) with analytical credibility (Canada). Model-consistent fore- casting, scenario analysis, and forward policy-rate paths became core elements of transparent monetary policy.</w:t>
      </w:r>
    </w:p>
    <w:p w14:paraId="2158B17E" w14:textId="77777777" w:rsidR="00A64777" w:rsidRDefault="00A64777" w:rsidP="00A64777">
      <w:r>
        <w:t xml:space="preserve">Over time, the framework evolved from rigid to flexible, allowing temporary deviations from the inflation target to smooth business-cycle and financial conditions. The target became a 1–3 percent range </w:t>
      </w:r>
      <w:proofErr w:type="spellStart"/>
      <w:r>
        <w:t>centered</w:t>
      </w:r>
      <w:proofErr w:type="spellEnd"/>
      <w:r>
        <w:t xml:space="preserve"> on 2 percent. Reforms in the 2000s added macroprudential tools and established a Monetary Policy Committee, bringing New Zealand’s framework closer to modern global practice.</w:t>
      </w:r>
    </w:p>
    <w:p w14:paraId="1E690419" w14:textId="5D1CA0CC" w:rsidR="00A64777" w:rsidRPr="00A64777" w:rsidRDefault="00A64777" w:rsidP="00A64777">
      <w:r>
        <w:lastRenderedPageBreak/>
        <w:t>As Haworth, Kostanyan, and Laxton emphasize, New Zealand’s success came from institutional courage and intellectual humility. The framework learned and adapted through disciplined trial and error - a defining lesson for central banks building or refining their own inflation- targeting regimes.</w:t>
      </w:r>
    </w:p>
    <w:bookmarkEnd w:id="8"/>
    <w:p w14:paraId="7278D5FB" w14:textId="77777777" w:rsidR="00896F7E" w:rsidRPr="00896F7E" w:rsidRDefault="00000000" w:rsidP="00896F7E">
      <w:pPr>
        <w:jc w:val="both"/>
      </w:pPr>
      <w:r>
        <w:pict w14:anchorId="04008580">
          <v:rect id="_x0000_i1028" style="width:0;height:1.5pt" o:hralign="center" o:hrstd="t" o:hr="t" fillcolor="#a0a0a0" stroked="f"/>
        </w:pict>
      </w:r>
    </w:p>
    <w:p w14:paraId="56245B5C" w14:textId="46A660AB" w:rsidR="00A64777" w:rsidRPr="00A64777" w:rsidRDefault="00A64777" w:rsidP="00A4792F">
      <w:pPr>
        <w:jc w:val="both"/>
      </w:pPr>
      <w:r>
        <w:rPr>
          <w:b/>
          <w:bCs/>
        </w:rPr>
        <w:t>Script</w:t>
      </w:r>
    </w:p>
    <w:p w14:paraId="5F0526DC" w14:textId="0B083D4D" w:rsidR="006C5AF8" w:rsidRPr="00616E51" w:rsidRDefault="006C5AF8" w:rsidP="00A4792F">
      <w:pPr>
        <w:jc w:val="both"/>
      </w:pPr>
      <w:r w:rsidRPr="00616E51">
        <w:t>Hello everyone, I’m </w:t>
      </w:r>
      <w:r w:rsidRPr="00616E51">
        <w:rPr>
          <w:b/>
          <w:bCs/>
        </w:rPr>
        <w:t>Susanna Grigoryan</w:t>
      </w:r>
      <w:r w:rsidRPr="00616E51">
        <w:t>, an </w:t>
      </w:r>
      <w:r w:rsidRPr="00616E51">
        <w:rPr>
          <w:b/>
          <w:bCs/>
        </w:rPr>
        <w:t>Economist at the Central Bank of</w:t>
      </w:r>
      <w:r>
        <w:rPr>
          <w:b/>
          <w:bCs/>
        </w:rPr>
        <w:t xml:space="preserve"> </w:t>
      </w:r>
      <w:r w:rsidRPr="00616E51">
        <w:rPr>
          <w:b/>
          <w:bCs/>
        </w:rPr>
        <w:t>Armenia</w:t>
      </w:r>
      <w:r w:rsidRPr="00616E51">
        <w:t> and a </w:t>
      </w:r>
      <w:r w:rsidRPr="00616E51">
        <w:rPr>
          <w:b/>
          <w:bCs/>
        </w:rPr>
        <w:t>Level One student at the Global Forecasting School</w:t>
      </w:r>
      <w:r w:rsidRPr="00616E51">
        <w:t>.</w:t>
      </w:r>
      <w:r>
        <w:t xml:space="preserve">  </w:t>
      </w:r>
      <w:r w:rsidRPr="00616E51">
        <w:t>In this video, we’ll explore how the modern era of monetary policy began — the birth of </w:t>
      </w:r>
      <w:r w:rsidRPr="00616E51">
        <w:rPr>
          <w:b/>
          <w:bCs/>
        </w:rPr>
        <w:t>inflation targeting</w:t>
      </w:r>
      <w:r w:rsidRPr="00616E51">
        <w:t>, a framework that transformed central banking worldwide and continues to shape our work today.</w:t>
      </w:r>
    </w:p>
    <w:p w14:paraId="63B0A47B" w14:textId="77777777" w:rsidR="006C5AF8" w:rsidRPr="00C82BE1" w:rsidRDefault="006C5AF8" w:rsidP="00A4792F">
      <w:pPr>
        <w:jc w:val="both"/>
      </w:pPr>
      <w:r w:rsidRPr="00C82BE1">
        <w:t>By the late 1980s, both advanced and small open economies had learned two hard lessons from the 1970s. First, monetary targeting was no longer a reliable guide for policy in an era of rapid financial innovation and unstable money demand.</w:t>
      </w:r>
      <w:r w:rsidRPr="00C82BE1">
        <w:br/>
        <w:t>Second, credibility — the ability to anchor inflation expectations through strong institutions — had become the most valuable asset in monetary policy.</w:t>
      </w:r>
    </w:p>
    <w:p w14:paraId="0AA2E55E" w14:textId="77777777" w:rsidR="006C5AF8" w:rsidRPr="00C82BE1" w:rsidRDefault="006C5AF8" w:rsidP="00A4792F">
      <w:pPr>
        <w:jc w:val="both"/>
      </w:pPr>
      <w:r w:rsidRPr="00C82BE1">
        <w:t>Escaping high and volatile inflation required a new framework — one built on three pillars: a clear nominal anchor, operational independence, and transparent communication, so that the public could understand and evaluate policy trade-offs.</w:t>
      </w:r>
    </w:p>
    <w:p w14:paraId="26460318" w14:textId="77777777" w:rsidR="006C5AF8" w:rsidRPr="00C82BE1" w:rsidRDefault="006C5AF8" w:rsidP="00A4792F">
      <w:pPr>
        <w:jc w:val="both"/>
      </w:pPr>
      <w:r w:rsidRPr="00C82BE1">
        <w:t>New Zealand led the way. Its 1989 Reserve Bank Act gave the central bank operational independence and a single objective: price stability. This objective was implemented through a Policy Targets Agreement, or PTA, which made the Governor directly accountable for achieving the target. This innovation marked the birth of modern inflation targeting — and a new mindset for making policy decisions under uncertainty.</w:t>
      </w:r>
    </w:p>
    <w:p w14:paraId="66F16F2E" w14:textId="77777777" w:rsidR="006C5AF8" w:rsidRPr="00C82BE1" w:rsidRDefault="006C5AF8" w:rsidP="00A4792F">
      <w:pPr>
        <w:jc w:val="both"/>
      </w:pPr>
      <w:r w:rsidRPr="00C82BE1">
        <w:t>While New Zealand was the first to adopt explicit inflation targeting, the Bank of Canada had already developed the analytical foundation that made such frameworks credible in practice. When the Reserve Bank of New Zealand sought to strengthen its process, it adopted model-based analysis and structured decision-making tools pioneered in Canada through the Quarterly Projection Model, or QPM.</w:t>
      </w:r>
      <w:r w:rsidRPr="00C82BE1">
        <w:br/>
        <w:t>In essence, New Zealand created the first legal and institutional inflation-targeting regime, while Canada built the analytical process that became the global standard.</w:t>
      </w:r>
    </w:p>
    <w:p w14:paraId="57433225" w14:textId="77777777" w:rsidR="006C5AF8" w:rsidRPr="00C82BE1" w:rsidRDefault="006C5AF8" w:rsidP="00A4792F">
      <w:pPr>
        <w:jc w:val="both"/>
      </w:pPr>
      <w:r w:rsidRPr="00C82BE1">
        <w:t>New Zealand’s experience can be seen as a journey — what we call the New Zealand Arc.</w:t>
      </w:r>
    </w:p>
    <w:p w14:paraId="47E787A3" w14:textId="77777777" w:rsidR="006C5AF8" w:rsidRPr="00C82BE1" w:rsidRDefault="006C5AF8" w:rsidP="006C5AF8">
      <w:pPr>
        <w:pStyle w:val="ListParagraph"/>
        <w:numPr>
          <w:ilvl w:val="0"/>
          <w:numId w:val="5"/>
        </w:numPr>
        <w:jc w:val="both"/>
      </w:pPr>
      <w:r w:rsidRPr="00C82BE1">
        <w:rPr>
          <w:b/>
          <w:bCs/>
        </w:rPr>
        <w:lastRenderedPageBreak/>
        <w:t>In Stage One,</w:t>
      </w:r>
      <w:r w:rsidRPr="00C82BE1">
        <w:t xml:space="preserve"> from 1989 to 1992, the focus was credible disinflation: the PTA anchored expectations and quickly brought inflation down.</w:t>
      </w:r>
    </w:p>
    <w:p w14:paraId="184B5C06" w14:textId="77777777" w:rsidR="006C5AF8" w:rsidRPr="00C82BE1" w:rsidRDefault="006C5AF8" w:rsidP="006C5AF8">
      <w:pPr>
        <w:pStyle w:val="ListParagraph"/>
        <w:numPr>
          <w:ilvl w:val="0"/>
          <w:numId w:val="5"/>
        </w:numPr>
        <w:jc w:val="both"/>
      </w:pPr>
      <w:r w:rsidRPr="00C82BE1">
        <w:rPr>
          <w:b/>
          <w:bCs/>
        </w:rPr>
        <w:t>In Stage Two,</w:t>
      </w:r>
      <w:r w:rsidRPr="00C82BE1">
        <w:t xml:space="preserve"> beginning in the mid-1990s, the framework evolved into flexible inflation targeting, recognizing short-run trade-offs between inflation and output.</w:t>
      </w:r>
    </w:p>
    <w:p w14:paraId="1E16038F" w14:textId="77777777" w:rsidR="006C5AF8" w:rsidRPr="00C82BE1" w:rsidRDefault="006C5AF8" w:rsidP="006C5AF8">
      <w:pPr>
        <w:pStyle w:val="ListParagraph"/>
        <w:numPr>
          <w:ilvl w:val="0"/>
          <w:numId w:val="5"/>
        </w:numPr>
        <w:jc w:val="both"/>
      </w:pPr>
      <w:r w:rsidRPr="00C82BE1">
        <w:rPr>
          <w:b/>
          <w:bCs/>
        </w:rPr>
        <w:t>In Stage Three,</w:t>
      </w:r>
      <w:r w:rsidRPr="00C82BE1">
        <w:t xml:space="preserve"> during the late 1990s, the RBNZ refined its tools and communication — publishing the forward policy-rate path and replacing the Monetary Conditions Index with the Official Cash Rate. </w:t>
      </w:r>
    </w:p>
    <w:p w14:paraId="4D935353" w14:textId="77777777" w:rsidR="006C5AF8" w:rsidRPr="00C82BE1" w:rsidRDefault="006C5AF8" w:rsidP="006C5AF8">
      <w:pPr>
        <w:pStyle w:val="ListParagraph"/>
        <w:numPr>
          <w:ilvl w:val="0"/>
          <w:numId w:val="5"/>
        </w:numPr>
        <w:jc w:val="both"/>
      </w:pPr>
      <w:r w:rsidRPr="00C82BE1">
        <w:rPr>
          <w:b/>
          <w:bCs/>
        </w:rPr>
        <w:t>And in Stage Four,</w:t>
      </w:r>
      <w:r w:rsidRPr="00C82BE1">
        <w:t xml:space="preserve"> from the 2000s onward, the RBNZ emphasized transparency and macroprudential integration, uniting price stability and financial stability within a coherent communication strategy.</w:t>
      </w:r>
    </w:p>
    <w:p w14:paraId="27F070D8" w14:textId="77777777" w:rsidR="006C5AF8" w:rsidRPr="00C82BE1" w:rsidRDefault="006C5AF8" w:rsidP="00A4792F">
      <w:pPr>
        <w:jc w:val="both"/>
      </w:pPr>
      <w:r w:rsidRPr="00C82BE1">
        <w:t>Meanwhile, the Bank of Canada’s framework was quietly shaping how central banks thought about policy around the world. Its Quarterly Projection Model embedded rational expectations, loss functions, and endogenous credibility — linking economic projections directly to policy-rate decisions. This made policy responses to shocks both systematic and transparent.</w:t>
      </w:r>
    </w:p>
    <w:p w14:paraId="4E25D234" w14:textId="77777777" w:rsidR="006C5AF8" w:rsidRPr="00C82BE1" w:rsidRDefault="006C5AF8" w:rsidP="00A4792F">
      <w:pPr>
        <w:jc w:val="both"/>
      </w:pPr>
      <w:r w:rsidRPr="00C82BE1">
        <w:t>Two features of the Canadian approach soon became global norms:</w:t>
      </w:r>
      <w:r w:rsidRPr="00C82BE1">
        <w:br/>
        <w:t>first, publishing endogenous interest-rate paths, and second, using transparency as an active tool of policy transmission. The RBNZ and many others later adopted these practices, showing how institutional credibility and analytical credibility reinforce each other.</w:t>
      </w:r>
    </w:p>
    <w:p w14:paraId="1BFDF686" w14:textId="77777777" w:rsidR="006C5AF8" w:rsidRPr="00C82BE1" w:rsidRDefault="006C5AF8" w:rsidP="00A4792F">
      <w:pPr>
        <w:jc w:val="both"/>
      </w:pPr>
      <w:r w:rsidRPr="00C82BE1">
        <w:t>Inflation targeting also rests on two deep intellectual roots.</w:t>
      </w:r>
    </w:p>
    <w:p w14:paraId="78E74027" w14:textId="77777777" w:rsidR="006C5AF8" w:rsidRPr="00C82BE1" w:rsidRDefault="006C5AF8" w:rsidP="00A4792F">
      <w:pPr>
        <w:jc w:val="both"/>
      </w:pPr>
      <w:r w:rsidRPr="00C82BE1">
        <w:t>The first is the Long-Run Natural Rate Hypothesis. Economists Milton Friedman and Edmund Phelps showed that only policies anchored in expectations can stabilize both inflation and output. When that principle was ignored, it led to the Great Inflation of the 1970s. Later, Freedman and Laxton (2009) explained how the Bank of Canada embedded this insight into its framework to ensure lasting credibility and macroeconomic stability.</w:t>
      </w:r>
    </w:p>
    <w:p w14:paraId="5A951153" w14:textId="77777777" w:rsidR="006C5AF8" w:rsidRPr="00C82BE1" w:rsidRDefault="006C5AF8" w:rsidP="00A4792F">
      <w:pPr>
        <w:jc w:val="both"/>
      </w:pPr>
      <w:r w:rsidRPr="00C82BE1">
        <w:t>The second root is the Time-Inconsistency Problem, identified by Kydland and Prescott (1977) and Barro and Gordon (1983). They showed that purely discretionary policy leads to an inflation bias — the temptation to boost output in the short run at the cost of higher inflation in the long run. New Zealand’s 1989 Act addressed this directly by holding the Governor accountable for inflation outcomes. Later, several Latin American economies adopted similar institutional reforms to rebuild credibility where years of instability had eroded public trust.</w:t>
      </w:r>
    </w:p>
    <w:p w14:paraId="23C6926B" w14:textId="77777777" w:rsidR="006C5AF8" w:rsidRPr="00C82BE1" w:rsidRDefault="006C5AF8" w:rsidP="00A4792F">
      <w:pPr>
        <w:jc w:val="both"/>
      </w:pPr>
      <w:r w:rsidRPr="00C82BE1">
        <w:lastRenderedPageBreak/>
        <w:t>Together, these two intellectual foundations demonstrate that inflation targeting must combine model-based discipline with institutional integrity.</w:t>
      </w:r>
      <w:r>
        <w:t xml:space="preserve"> </w:t>
      </w:r>
      <w:r w:rsidRPr="00C82BE1">
        <w:t>New Zealand emphasized institutional credibility, while Canada developed analytical credibility.</w:t>
      </w:r>
    </w:p>
    <w:p w14:paraId="13EBD09D" w14:textId="77777777" w:rsidR="006C5AF8" w:rsidRPr="00C82BE1" w:rsidRDefault="006C5AF8" w:rsidP="00A4792F">
      <w:pPr>
        <w:jc w:val="both"/>
      </w:pPr>
      <w:r w:rsidRPr="00C82BE1">
        <w:t>Successful frameworks — including Armenia’s Prudent Risk Management Approach — integrate both. That brings us to Armenia. Our FPAS Mark II framework builds directly on these two traditions. Its least-regrets approach combines rules- based discipline with model-based flexibility. Anchored expectations, transparent communication, and continuous learning are central to sustaining credibility and managing uncertainty.</w:t>
      </w:r>
    </w:p>
    <w:p w14:paraId="58AEE449" w14:textId="77777777" w:rsidR="006C5AF8" w:rsidRPr="00C82BE1" w:rsidRDefault="006C5AF8" w:rsidP="00A4792F">
      <w:pPr>
        <w:jc w:val="both"/>
      </w:pPr>
      <w:r w:rsidRPr="00C82BE1">
        <w:t>In many ways, FPAS Mark II reflects the lessons of this global journey — from the failures of monetary targeting to the creation of credible, forward-looking frameworks grounded in analysis and accountability.</w:t>
      </w:r>
    </w:p>
    <w:p w14:paraId="4878A8C6" w14:textId="77777777" w:rsidR="006C5AF8" w:rsidRPr="00C82BE1" w:rsidRDefault="006C5AF8" w:rsidP="00A4792F">
      <w:pPr>
        <w:jc w:val="both"/>
      </w:pPr>
      <w:r w:rsidRPr="00C82BE1">
        <w:t>The new era of monetary policy was not just about new tools; it was about a new mindset.</w:t>
      </w:r>
      <w:r w:rsidRPr="00C82BE1">
        <w:br/>
        <w:t>Credibility, transparency, and analytical rigor became the foundation for modern central banking. And here in Armenia, those same principles continue to guide us as we strengthen our Prudent Risk Management Approach to meet the challenges of an ever-changing world.</w:t>
      </w:r>
    </w:p>
    <w:p w14:paraId="57EF8F1E" w14:textId="77777777" w:rsidR="006C5AF8" w:rsidRPr="00C82BE1" w:rsidRDefault="006C5AF8" w:rsidP="00A4792F">
      <w:pPr>
        <w:jc w:val="both"/>
      </w:pPr>
      <w:r w:rsidRPr="00C82BE1">
        <w:t>Thank you for watching, and I look forward to seeing you in the next episode of the CBA Academy.</w:t>
      </w:r>
    </w:p>
    <w:p w14:paraId="1C524DEA" w14:textId="77777777" w:rsidR="006C5AF8" w:rsidRDefault="006C5AF8" w:rsidP="00A4792F"/>
    <w:p w14:paraId="1C83BF96" w14:textId="77777777" w:rsidR="006C5AF8" w:rsidRDefault="006C5AF8" w:rsidP="00A4792F">
      <w:pPr>
        <w:rPr>
          <w:b/>
          <w:bCs/>
        </w:rPr>
      </w:pPr>
      <w:r w:rsidRPr="00B07A92">
        <w:rPr>
          <w:b/>
          <w:bCs/>
        </w:rPr>
        <w:t>See you there.</w:t>
      </w:r>
    </w:p>
    <w:p w14:paraId="05598C1A" w14:textId="77777777" w:rsidR="006C5AF8" w:rsidRDefault="006C5AF8" w:rsidP="00A4792F">
      <w:pPr>
        <w:rPr>
          <w:b/>
          <w:bCs/>
        </w:rPr>
      </w:pPr>
    </w:p>
    <w:p w14:paraId="5760742C" w14:textId="77777777" w:rsidR="006C5AF8" w:rsidRPr="009659F4" w:rsidRDefault="006C5AF8" w:rsidP="00A4792F">
      <w:pPr>
        <w:rPr>
          <w:b/>
          <w:bCs/>
        </w:rPr>
      </w:pPr>
      <w:r w:rsidRPr="009659F4">
        <w:rPr>
          <w:b/>
          <w:bCs/>
        </w:rPr>
        <w:t>Literature &amp; Further Reading</w:t>
      </w:r>
    </w:p>
    <w:p w14:paraId="2A5594B3" w14:textId="77777777" w:rsidR="006C5AF8" w:rsidRPr="00416680" w:rsidRDefault="006C5AF8" w:rsidP="006C5AF8">
      <w:pPr>
        <w:numPr>
          <w:ilvl w:val="0"/>
          <w:numId w:val="6"/>
        </w:numPr>
      </w:pPr>
      <w:bookmarkStart w:id="9" w:name="_Hlk214459568"/>
      <w:r w:rsidRPr="00416680">
        <w:t>Haworth, C., Kostanyan, A., &amp; Laxton, D. (2019). </w:t>
      </w:r>
      <w:hyperlink r:id="rId27" w:tgtFrame="_blank" w:history="1">
        <w:r w:rsidRPr="00416680">
          <w:rPr>
            <w:rStyle w:val="Hyperlink"/>
          </w:rPr>
          <w:t>Transparent Monetary Policy: A History of Inflation Targeting in New Zealand.</w:t>
        </w:r>
      </w:hyperlink>
    </w:p>
    <w:p w14:paraId="30367344" w14:textId="77777777" w:rsidR="006C5AF8" w:rsidRPr="00416680" w:rsidRDefault="006C5AF8" w:rsidP="006C5AF8">
      <w:pPr>
        <w:numPr>
          <w:ilvl w:val="0"/>
          <w:numId w:val="6"/>
        </w:numPr>
      </w:pPr>
      <w:r w:rsidRPr="00416680">
        <w:t>Barro, R., &amp; Gordon, D. (1983). </w:t>
      </w:r>
      <w:hyperlink r:id="rId28" w:tgtFrame="_blank" w:history="1">
        <w:r w:rsidRPr="00416680">
          <w:rPr>
            <w:rStyle w:val="Hyperlink"/>
          </w:rPr>
          <w:t>Rules, Discretion, and Reputation in a Model of Monetary Policy.</w:t>
        </w:r>
      </w:hyperlink>
    </w:p>
    <w:p w14:paraId="33F0C22F" w14:textId="77777777" w:rsidR="006C5AF8" w:rsidRPr="00416680" w:rsidRDefault="006C5AF8" w:rsidP="006C5AF8">
      <w:pPr>
        <w:numPr>
          <w:ilvl w:val="0"/>
          <w:numId w:val="6"/>
        </w:numPr>
      </w:pPr>
      <w:r w:rsidRPr="00416680">
        <w:t>Friedman, M. (1968). </w:t>
      </w:r>
      <w:hyperlink r:id="rId29" w:tgtFrame="_blank" w:history="1">
        <w:r w:rsidRPr="00416680">
          <w:rPr>
            <w:rStyle w:val="Hyperlink"/>
          </w:rPr>
          <w:t>The Role of Monetary Policy.</w:t>
        </w:r>
      </w:hyperlink>
    </w:p>
    <w:p w14:paraId="36564DAE" w14:textId="77777777" w:rsidR="006C5AF8" w:rsidRPr="00416680" w:rsidRDefault="006C5AF8" w:rsidP="006C5AF8">
      <w:pPr>
        <w:numPr>
          <w:ilvl w:val="0"/>
          <w:numId w:val="6"/>
        </w:numPr>
      </w:pPr>
      <w:r w:rsidRPr="00416680">
        <w:t>Kydland, F., &amp; Prescott, E. (1977). </w:t>
      </w:r>
      <w:hyperlink r:id="rId30" w:tgtFrame="_blank" w:history="1">
        <w:r w:rsidRPr="00416680">
          <w:rPr>
            <w:rStyle w:val="Hyperlink"/>
          </w:rPr>
          <w:t>Rules Rather than Discretion: The Inconsistency of Optimal Plans.</w:t>
        </w:r>
      </w:hyperlink>
    </w:p>
    <w:p w14:paraId="27EEE66D" w14:textId="77777777" w:rsidR="006C5AF8" w:rsidRPr="00416680" w:rsidRDefault="006C5AF8" w:rsidP="006C5AF8">
      <w:pPr>
        <w:numPr>
          <w:ilvl w:val="0"/>
          <w:numId w:val="6"/>
        </w:numPr>
      </w:pPr>
      <w:r w:rsidRPr="00416680">
        <w:t>Phelps, E. (1968). </w:t>
      </w:r>
      <w:hyperlink r:id="rId31" w:tgtFrame="_blank" w:history="1">
        <w:r w:rsidRPr="00416680">
          <w:rPr>
            <w:rStyle w:val="Hyperlink"/>
          </w:rPr>
          <w:t>Money-Wage Dynamics and Labor Market Equilibrium.</w:t>
        </w:r>
      </w:hyperlink>
    </w:p>
    <w:p w14:paraId="130AB1C0" w14:textId="77777777" w:rsidR="006C5AF8" w:rsidRPr="00416680" w:rsidRDefault="006C5AF8" w:rsidP="006C5AF8">
      <w:pPr>
        <w:numPr>
          <w:ilvl w:val="0"/>
          <w:numId w:val="6"/>
        </w:numPr>
      </w:pPr>
      <w:r w:rsidRPr="00416680">
        <w:t>Rogoff, K. (1985). </w:t>
      </w:r>
      <w:hyperlink r:id="rId32" w:tgtFrame="_blank" w:history="1">
        <w:r w:rsidRPr="00416680">
          <w:rPr>
            <w:rStyle w:val="Hyperlink"/>
          </w:rPr>
          <w:t>The Optimal Degree of Commitment to an Intermediate Target.</w:t>
        </w:r>
      </w:hyperlink>
    </w:p>
    <w:p w14:paraId="1C51D789" w14:textId="77777777" w:rsidR="006C5AF8" w:rsidRPr="00416680" w:rsidRDefault="006C5AF8" w:rsidP="006C5AF8">
      <w:pPr>
        <w:numPr>
          <w:ilvl w:val="0"/>
          <w:numId w:val="6"/>
        </w:numPr>
      </w:pPr>
      <w:r w:rsidRPr="00416680">
        <w:lastRenderedPageBreak/>
        <w:t>Walsh, C. (1995). </w:t>
      </w:r>
      <w:hyperlink r:id="rId33" w:tgtFrame="_blank" w:history="1">
        <w:r w:rsidRPr="00416680">
          <w:rPr>
            <w:rStyle w:val="Hyperlink"/>
          </w:rPr>
          <w:t>Optimal Contracts for Central Bankers.</w:t>
        </w:r>
      </w:hyperlink>
    </w:p>
    <w:p w14:paraId="0AC672DF" w14:textId="77777777" w:rsidR="006C5AF8" w:rsidRDefault="006C5AF8" w:rsidP="006C5AF8">
      <w:pPr>
        <w:numPr>
          <w:ilvl w:val="0"/>
          <w:numId w:val="6"/>
        </w:numPr>
      </w:pPr>
      <w:r w:rsidRPr="00416680">
        <w:t>Freedman, C., &amp; Laxton, D. (2009). </w:t>
      </w:r>
      <w:hyperlink r:id="rId34" w:tgtFrame="_blank" w:history="1">
        <w:r w:rsidRPr="00416680">
          <w:rPr>
            <w:rStyle w:val="Hyperlink"/>
          </w:rPr>
          <w:t>Why Inflation Targeting? IMF Working Paper.</w:t>
        </w:r>
      </w:hyperlink>
    </w:p>
    <w:bookmarkEnd w:id="9"/>
    <w:p w14:paraId="1262C013" w14:textId="221012A8" w:rsidR="00BC3059" w:rsidRPr="00416680" w:rsidRDefault="00B95FC1" w:rsidP="00BC3059">
      <w:pPr>
        <w:pStyle w:val="ListParagraph"/>
        <w:numPr>
          <w:ilvl w:val="0"/>
          <w:numId w:val="6"/>
        </w:numPr>
        <w:spacing w:before="227" w:line="312" w:lineRule="auto"/>
        <w:ind w:right="524"/>
      </w:pPr>
      <w:r w:rsidRPr="00B95FC1">
        <w:t>Laxton, D., Galstyan, M., and Avagyan, V. January 2024</w:t>
      </w:r>
      <w:r w:rsidR="00BC3059">
        <w:t>.</w:t>
      </w:r>
      <w:r w:rsidR="00BC3059" w:rsidRPr="00456ABE">
        <w:rPr>
          <w:spacing w:val="80"/>
        </w:rPr>
        <w:t xml:space="preserve"> </w:t>
      </w:r>
      <w:hyperlink r:id="rId35"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16F55E4" w14:textId="15434213" w:rsidR="00BC3059" w:rsidRPr="00416680" w:rsidRDefault="00B95FC1" w:rsidP="00BC3059">
      <w:pPr>
        <w:pStyle w:val="ListParagraph"/>
        <w:numPr>
          <w:ilvl w:val="0"/>
          <w:numId w:val="6"/>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A318F27" w14:textId="77777777" w:rsidR="006C5AF8" w:rsidRDefault="006C5AF8"/>
    <w:p w14:paraId="5AD511B5" w14:textId="5E557B0F" w:rsidR="006C5AF8" w:rsidRDefault="006C5AF8">
      <w:r>
        <w:br w:type="page"/>
      </w:r>
    </w:p>
    <w:p w14:paraId="55B8D3A3" w14:textId="77777777" w:rsidR="006C5AF8" w:rsidRDefault="006C5AF8" w:rsidP="002C62BB">
      <w:pPr>
        <w:pStyle w:val="Heading1"/>
      </w:pPr>
      <w:bookmarkStart w:id="10" w:name="_Toc214436071"/>
      <w:bookmarkStart w:id="11" w:name="_Toc214436098"/>
      <w:r w:rsidRPr="000356ED">
        <w:lastRenderedPageBreak/>
        <w:t>Principles 1 &amp; 2 A Clear Nominal Anchor and Consistency Between Objectives</w:t>
      </w:r>
      <w:bookmarkEnd w:id="10"/>
      <w:bookmarkEnd w:id="11"/>
    </w:p>
    <w:p w14:paraId="2E9BEAC2" w14:textId="77777777" w:rsidR="006C5AF8" w:rsidRDefault="006C5AF8" w:rsidP="00A4792F">
      <w:pPr>
        <w:jc w:val="center"/>
        <w:rPr>
          <w:b/>
          <w:bCs/>
        </w:rPr>
      </w:pPr>
    </w:p>
    <w:p w14:paraId="2E89E673" w14:textId="77777777" w:rsidR="006C5AF8" w:rsidRDefault="006C5AF8" w:rsidP="00A4792F">
      <w:pPr>
        <w:rPr>
          <w:b/>
          <w:bCs/>
        </w:rPr>
      </w:pPr>
      <w:r>
        <w:rPr>
          <w:b/>
          <w:bCs/>
        </w:rPr>
        <w:t>Susanna Grigoryan</w:t>
      </w:r>
    </w:p>
    <w:p w14:paraId="7B5A98AC" w14:textId="77777777" w:rsidR="006C5AF8" w:rsidRPr="009659F4" w:rsidRDefault="006C5AF8" w:rsidP="00A4792F">
      <w:pPr>
        <w:rPr>
          <w:b/>
          <w:bCs/>
        </w:rPr>
      </w:pPr>
      <w:r w:rsidRPr="009659F4">
        <w:rPr>
          <w:b/>
          <w:bCs/>
        </w:rPr>
        <w:t>Recent Staff Member, Monetary Policy Department, Central Bank of Armenia</w:t>
      </w:r>
    </w:p>
    <w:p w14:paraId="5DA008F3" w14:textId="77777777" w:rsidR="006C5AF8" w:rsidRPr="009659F4" w:rsidRDefault="006C5AF8" w:rsidP="00A4792F">
      <w:pPr>
        <w:rPr>
          <w:b/>
          <w:bCs/>
        </w:rPr>
      </w:pPr>
      <w:r w:rsidRPr="009659F4">
        <w:rPr>
          <w:b/>
          <w:bCs/>
        </w:rPr>
        <w:t>Student, Global Forecasting School</w:t>
      </w:r>
    </w:p>
    <w:p w14:paraId="5F8445E4" w14:textId="77777777" w:rsidR="006C5AF8" w:rsidRDefault="006C5AF8" w:rsidP="00A4792F">
      <w:pPr>
        <w:rPr>
          <w:b/>
          <w:bCs/>
        </w:rPr>
      </w:pPr>
      <w:r>
        <w:rPr>
          <w:b/>
          <w:bCs/>
        </w:rPr>
        <w:t xml:space="preserve">November </w:t>
      </w:r>
      <w:r w:rsidRPr="009659F4">
        <w:rPr>
          <w:b/>
          <w:bCs/>
        </w:rPr>
        <w:t>2025</w:t>
      </w:r>
    </w:p>
    <w:p w14:paraId="0049152A" w14:textId="77777777" w:rsidR="00896F7E" w:rsidRDefault="00896F7E" w:rsidP="00A4792F">
      <w:pPr>
        <w:rPr>
          <w:b/>
          <w:bCs/>
        </w:rPr>
      </w:pPr>
    </w:p>
    <w:p w14:paraId="479722EE" w14:textId="77777777" w:rsidR="00896F7E" w:rsidRDefault="00896F7E" w:rsidP="00896F7E">
      <w:pPr>
        <w:rPr>
          <w:b/>
          <w:bCs/>
        </w:rPr>
      </w:pPr>
      <w:r w:rsidRPr="00896F7E">
        <w:rPr>
          <w:b/>
          <w:bCs/>
        </w:rPr>
        <w:t>Note</w:t>
      </w:r>
    </w:p>
    <w:p w14:paraId="7EA7260F" w14:textId="5CE9A2DA" w:rsidR="00A64777" w:rsidRPr="00A64777" w:rsidRDefault="00A64777" w:rsidP="00A64777">
      <w:pPr>
        <w:jc w:val="both"/>
        <w:rPr>
          <w:b/>
          <w:bCs/>
        </w:rPr>
      </w:pPr>
      <w:r w:rsidRPr="00A64777">
        <w:rPr>
          <w:b/>
          <w:bCs/>
        </w:rPr>
        <w:t>1.</w:t>
      </w:r>
      <w:r>
        <w:rPr>
          <w:b/>
          <w:bCs/>
        </w:rPr>
        <w:t xml:space="preserve"> </w:t>
      </w:r>
      <w:r w:rsidRPr="00A64777">
        <w:rPr>
          <w:b/>
          <w:bCs/>
        </w:rPr>
        <w:t>Why Principles Matter</w:t>
      </w:r>
    </w:p>
    <w:p w14:paraId="6454BCFF" w14:textId="44398E17" w:rsidR="00A64777" w:rsidRDefault="00A64777" w:rsidP="00A64777">
      <w:pPr>
        <w:jc w:val="both"/>
      </w:pPr>
      <w:r>
        <w:t>The success of modern monetary policy frameworks rests on a small set of guiding principles that ensure policy is credible, consistent, and transparent. Among these, the first two are foundational: a clear nominal anchor and internal consistency among policy objectives. Without a well-understood anchor, monetary policy lacks focus and credibility. Without consistency among objectives, even a credible anchor can lose meaning over time. As Freedman and Laxton (2009) emphasize, these principles are not theoretical; they form the operational backbone of successful inflation-targeting frameworks worldwide.</w:t>
      </w:r>
    </w:p>
    <w:p w14:paraId="21E37F8B" w14:textId="3AF14C9C" w:rsidR="00A64777" w:rsidRPr="00A64777" w:rsidRDefault="00A64777" w:rsidP="00A64777">
      <w:pPr>
        <w:jc w:val="both"/>
        <w:rPr>
          <w:b/>
          <w:bCs/>
        </w:rPr>
      </w:pPr>
      <w:r w:rsidRPr="00A64777">
        <w:rPr>
          <w:b/>
          <w:bCs/>
        </w:rPr>
        <w:t>2.</w:t>
      </w:r>
      <w:r>
        <w:rPr>
          <w:b/>
          <w:bCs/>
        </w:rPr>
        <w:t xml:space="preserve"> </w:t>
      </w:r>
      <w:r w:rsidRPr="00A64777">
        <w:rPr>
          <w:b/>
          <w:bCs/>
        </w:rPr>
        <w:t>Principle 1: A Clear Nominal Anchor</w:t>
      </w:r>
    </w:p>
    <w:p w14:paraId="2FA0C978" w14:textId="77777777" w:rsidR="00A64777" w:rsidRDefault="00A64777" w:rsidP="00A64777">
      <w:pPr>
        <w:jc w:val="both"/>
      </w:pPr>
      <w:r>
        <w:t>A nominal anchor defines what the central bank ultimately controls to achieve price stability. It is the fixed point that guides expectations of households, firms, and markets. In inflation- targeting regimes, that anchor is the publicly announced inflation target, supported by credible communication and consistent actions. The anchor serves three essential roles:</w:t>
      </w:r>
    </w:p>
    <w:p w14:paraId="465DCF7E" w14:textId="77777777" w:rsidR="00A64777" w:rsidRDefault="00A64777" w:rsidP="00A64777">
      <w:pPr>
        <w:jc w:val="both"/>
      </w:pPr>
      <w:r>
        <w:t>1. Expectation Formation: It provides a benchmark for wage and price setting. 2. Policy Discipline: It constrains short-term political or opportunistic pressures. 3. Credibility: It anchors inflation expectations, making policy more effective.</w:t>
      </w:r>
    </w:p>
    <w:p w14:paraId="1F719CFE" w14:textId="7CF05C08" w:rsidR="00A64777" w:rsidRDefault="00A64777" w:rsidP="00A64777">
      <w:pPr>
        <w:jc w:val="both"/>
      </w:pPr>
      <w:r>
        <w:t xml:space="preserve">Freedman and Laxton (2009) note that the inflation target must be numerical, symmetric, and forward-looking. A range (e.g., 1–3 percent) with a midpoint focus encourages flexibility without losing credibility. Anchored expectations reduce both inflation and </w:t>
      </w:r>
      <w:r>
        <w:lastRenderedPageBreak/>
        <w:t>output volatility, generating measurable welfare gains. Canada’s experience in the early 1990s demonstrated how a transparent inflation target could rebuild public trust and stabilize long-term interest rates even before inflation had fully converged to the target.</w:t>
      </w:r>
    </w:p>
    <w:p w14:paraId="64A07A2A" w14:textId="7767EFE0" w:rsidR="00A64777" w:rsidRPr="00A64777" w:rsidRDefault="00A64777" w:rsidP="00A64777">
      <w:pPr>
        <w:jc w:val="both"/>
        <w:rPr>
          <w:b/>
          <w:bCs/>
        </w:rPr>
      </w:pPr>
      <w:r w:rsidRPr="00A64777">
        <w:rPr>
          <w:b/>
          <w:bCs/>
        </w:rPr>
        <w:t>3. Principle 2: Consistency Among Objectives</w:t>
      </w:r>
    </w:p>
    <w:p w14:paraId="7F187C77" w14:textId="592B9018" w:rsidR="00A64777" w:rsidRDefault="00A64777" w:rsidP="00A64777">
      <w:pPr>
        <w:jc w:val="both"/>
      </w:pPr>
      <w:r>
        <w:t>The second principal concerns coherence between the inflation target and other policy goals, such as growth, employment, and financial stability. Freedman and Laxton (2009) argue that consistency is achieved when all objectives are framed within a single overarching mandate: maintaining low, stable, and predictable inflation. Attempting to pursue conflicting short-run goals undermines credibility and confuses markets. In well-designed frameworks, short-term trade-offs are recognized, but long-term consistency is never sacrificed.</w:t>
      </w:r>
    </w:p>
    <w:p w14:paraId="6866EBA8" w14:textId="5E51D99F" w:rsidR="00A64777" w:rsidRDefault="00A64777" w:rsidP="00A64777">
      <w:pPr>
        <w:jc w:val="both"/>
      </w:pPr>
      <w:r>
        <w:t>The Bank of Canada’s framework illustrates this principle vividly. By focusing on price stability as the foundation for long-run prosperity, the Bank avoided the temptation to fine-tune short-term outcomes. Likewise, the Reserve Bank of New Zealand evolved toward a flexible regime, balancing transitory deviations from target while preserving the anchor. This alignment of objectives has been key to maintaining credibility during shocks, especially in open economies where exchange-rate and output fluctuations can be large.</w:t>
      </w:r>
    </w:p>
    <w:p w14:paraId="4F6B742E" w14:textId="198EF74F" w:rsidR="00A64777" w:rsidRPr="00A64777" w:rsidRDefault="00A64777" w:rsidP="00A64777">
      <w:pPr>
        <w:jc w:val="both"/>
        <w:rPr>
          <w:b/>
          <w:bCs/>
        </w:rPr>
      </w:pPr>
      <w:r w:rsidRPr="00A64777">
        <w:rPr>
          <w:b/>
          <w:bCs/>
        </w:rPr>
        <w:t>4.</w:t>
      </w:r>
      <w:r>
        <w:rPr>
          <w:b/>
          <w:bCs/>
        </w:rPr>
        <w:t xml:space="preserve"> </w:t>
      </w:r>
      <w:r w:rsidRPr="00A64777">
        <w:rPr>
          <w:b/>
          <w:bCs/>
        </w:rPr>
        <w:t>Evidence from Experience</w:t>
      </w:r>
    </w:p>
    <w:p w14:paraId="1E472D15" w14:textId="0B563A25" w:rsidR="00A64777" w:rsidRDefault="00A64777" w:rsidP="00A64777">
      <w:pPr>
        <w:jc w:val="both"/>
      </w:pPr>
      <w:r>
        <w:t>Empirical evidence supports the claim that clear anchors and consistent objectives improve welfare. Countries with well-anchored expectations-such as Canada, New Zealand, the United Kingdom, and later the Czech Republic-experienced lower macroeconomic volatility and faster recovery from shocks. Cross-country comparisons in Freedman and Laxton (2009) show that credibility gains were strongest where targets were explicit, communication transparent, and objectives internally consistent.</w:t>
      </w:r>
    </w:p>
    <w:p w14:paraId="2B9947B0" w14:textId="7C681D94" w:rsidR="00A64777" w:rsidRPr="00A64777" w:rsidRDefault="00A64777" w:rsidP="00A64777">
      <w:pPr>
        <w:jc w:val="both"/>
        <w:rPr>
          <w:b/>
          <w:bCs/>
        </w:rPr>
      </w:pPr>
      <w:r w:rsidRPr="00A64777">
        <w:rPr>
          <w:b/>
          <w:bCs/>
        </w:rPr>
        <w:t>5.</w:t>
      </w:r>
      <w:r>
        <w:rPr>
          <w:b/>
          <w:bCs/>
        </w:rPr>
        <w:t xml:space="preserve"> </w:t>
      </w:r>
      <w:r w:rsidRPr="00A64777">
        <w:rPr>
          <w:b/>
          <w:bCs/>
        </w:rPr>
        <w:t>Lessons for FPAS Mark II</w:t>
      </w:r>
    </w:p>
    <w:p w14:paraId="325FE23C" w14:textId="69DE095D" w:rsidR="00A64777" w:rsidRDefault="00A64777" w:rsidP="00A64777">
      <w:pPr>
        <w:jc w:val="both"/>
      </w:pPr>
      <w:r>
        <w:t>In FPAS Mark II, these first two principles define the structure and purpose of the entire fore- casting and decision process. The nominal anchor, expressed as a clear, forward- looking inflation objective, guides scenario design, forecast discussions, and communication. Consistency across objectives ensures that the central bank’s messages to the public, the government, and the financial sector remain aligned.</w:t>
      </w:r>
    </w:p>
    <w:p w14:paraId="0C23DD7B" w14:textId="2376F396" w:rsidR="00896F7E" w:rsidRPr="00896F7E" w:rsidRDefault="00A64777" w:rsidP="00A64777">
      <w:pPr>
        <w:jc w:val="both"/>
      </w:pPr>
      <w:r>
        <w:t>This disciplined yet flexible structure allows policymakers to make decisions that are both credible and adaptive to uncertainty, embodying the broader idea of prudent risk management within a modern inflation-targeting framework.</w:t>
      </w:r>
      <w:r w:rsidR="00000000">
        <w:pict w14:anchorId="60EB8D43">
          <v:rect id="_x0000_i1029" style="width:0;height:1.5pt" o:hralign="center" o:hrstd="t" o:hr="t" fillcolor="#a0a0a0" stroked="f"/>
        </w:pict>
      </w:r>
    </w:p>
    <w:p w14:paraId="707A2014" w14:textId="3AC769B9" w:rsidR="006C5AF8" w:rsidRDefault="00A64777" w:rsidP="00A4792F">
      <w:pPr>
        <w:rPr>
          <w:b/>
          <w:bCs/>
        </w:rPr>
      </w:pPr>
      <w:r>
        <w:rPr>
          <w:b/>
          <w:bCs/>
        </w:rPr>
        <w:lastRenderedPageBreak/>
        <w:t>Script</w:t>
      </w:r>
    </w:p>
    <w:p w14:paraId="182DA0D2" w14:textId="77777777" w:rsidR="006C5AF8" w:rsidRPr="00937D95" w:rsidRDefault="006C5AF8" w:rsidP="00A4792F">
      <w:pPr>
        <w:jc w:val="both"/>
      </w:pPr>
      <w:r w:rsidRPr="00937D95">
        <w:t xml:space="preserve">Hello everyone, I’m </w:t>
      </w:r>
      <w:r w:rsidRPr="00937D95">
        <w:rPr>
          <w:b/>
          <w:bCs/>
        </w:rPr>
        <w:t>Susanna Grigoryan</w:t>
      </w:r>
      <w:r w:rsidRPr="00937D95">
        <w:t xml:space="preserve">, an economist at the </w:t>
      </w:r>
      <w:r w:rsidRPr="00937D95">
        <w:rPr>
          <w:b/>
          <w:bCs/>
        </w:rPr>
        <w:t>Central Bank of Armenia</w:t>
      </w:r>
      <w:r w:rsidRPr="00937D95">
        <w:t xml:space="preserve"> and a </w:t>
      </w:r>
      <w:r w:rsidRPr="00937D95">
        <w:rPr>
          <w:b/>
          <w:bCs/>
        </w:rPr>
        <w:t>Level One student at the Global Forecasting School</w:t>
      </w:r>
      <w:r w:rsidRPr="00937D95">
        <w:t xml:space="preserve">. In this video, we’ll turn to the first two principles that lie at the very heart of modern monetary policy frameworks — the principle of a </w:t>
      </w:r>
      <w:r w:rsidRPr="00937D95">
        <w:rPr>
          <w:b/>
          <w:bCs/>
        </w:rPr>
        <w:t>clear nominal anchor</w:t>
      </w:r>
      <w:r w:rsidRPr="00937D95">
        <w:t xml:space="preserve"> and the principle of </w:t>
      </w:r>
      <w:r w:rsidRPr="00937D95">
        <w:rPr>
          <w:b/>
          <w:bCs/>
        </w:rPr>
        <w:t>consistency among objectives</w:t>
      </w:r>
      <w:r w:rsidRPr="00937D95">
        <w:t>.</w:t>
      </w:r>
    </w:p>
    <w:p w14:paraId="297F4E04" w14:textId="77777777" w:rsidR="006C5AF8" w:rsidRPr="00E67EE5" w:rsidRDefault="006C5AF8" w:rsidP="00A4792F">
      <w:pPr>
        <w:jc w:val="both"/>
      </w:pPr>
      <w:r w:rsidRPr="00E67EE5">
        <w:t>The success of modern monetary policy rests on a small set of guiding principles that make policy credible, consistent, and transparent. Among these, the first two are foundational. Without a well-understood anchor, monetary policy loses focus and credibility. And without consistency among objectives, even a credible anchor can lose its meaning over time. As Freedman and Laxton (2009) emphasize, these principles are not theoretical — they form the operational backbone of successful inflation-targeting frameworks around the world.</w:t>
      </w:r>
    </w:p>
    <w:p w14:paraId="13E0AC00" w14:textId="77777777" w:rsidR="006C5AF8" w:rsidRPr="00E67EE5" w:rsidRDefault="006C5AF8" w:rsidP="00A4792F">
      <w:pPr>
        <w:jc w:val="both"/>
      </w:pPr>
      <w:r w:rsidRPr="00E67EE5">
        <w:t xml:space="preserve">Let’s begin with the first principle — a clear nominal anchor. Think of it as the compass of monetary policy — the fixed point that helps everyone navigate uncertainty. It’s what gives households, firms, and </w:t>
      </w:r>
      <w:proofErr w:type="spellStart"/>
      <w:r w:rsidRPr="00E67EE5">
        <w:t>investors</w:t>
      </w:r>
      <w:proofErr w:type="spellEnd"/>
      <w:r w:rsidRPr="00E67EE5">
        <w:t xml:space="preserve"> confidence about the future value of money. In an inflation-targeting regime, that anchor is the publicly announced inflation target, supported by credible communication and consistent actions.</w:t>
      </w:r>
    </w:p>
    <w:p w14:paraId="2D33267C" w14:textId="77777777" w:rsidR="006C5AF8" w:rsidRPr="00E67EE5" w:rsidRDefault="006C5AF8" w:rsidP="00A4792F">
      <w:pPr>
        <w:jc w:val="both"/>
      </w:pPr>
      <w:r w:rsidRPr="00E67EE5">
        <w:t>The anchor plays three essential roles. First, it shapes expectations by giving people a benchmark for wage and price setting. Second, it enforces discipline, limiting short-term political or opportunistic pressures. And third, it builds credibility by anchoring inflation expectations, which makes policy more effective and predictable.</w:t>
      </w:r>
    </w:p>
    <w:p w14:paraId="1E583C83" w14:textId="77777777" w:rsidR="006C5AF8" w:rsidRPr="00E67EE5" w:rsidRDefault="006C5AF8" w:rsidP="00A4792F">
      <w:pPr>
        <w:jc w:val="both"/>
      </w:pPr>
      <w:r w:rsidRPr="00E67EE5">
        <w:t>According to Freedman and Laxton (2009), an effective inflation target must be numerical, symmetric, and forward-looking. In practice, this often means specifying a range — for example, one to three percent — with a midpoint focus. This approach provides flexibility without losing credibility. When expectations are well anchored, both inflation and output volatility decline, creating measurable welfare gains.</w:t>
      </w:r>
    </w:p>
    <w:p w14:paraId="3A1642C9" w14:textId="77777777" w:rsidR="006C5AF8" w:rsidRPr="00E67EE5" w:rsidRDefault="006C5AF8" w:rsidP="00A4792F">
      <w:pPr>
        <w:jc w:val="both"/>
      </w:pPr>
      <w:r w:rsidRPr="00E67EE5">
        <w:t>Canada’s experience in the early 1990s illustrates this powerfully. Even before inflation had fully converged to the target, long-term interest rates began to fall because markets trusted that the Bank of Canada would deliver. That credibility made policy more effective. New Zealand’s experience followed a similar logic — while its early framework focused on institutional design, Canada refined the analytical process that supported it.</w:t>
      </w:r>
    </w:p>
    <w:p w14:paraId="030CE0A8" w14:textId="77777777" w:rsidR="006C5AF8" w:rsidRPr="00E67EE5" w:rsidRDefault="006C5AF8" w:rsidP="00A4792F">
      <w:pPr>
        <w:jc w:val="both"/>
      </w:pPr>
      <w:r w:rsidRPr="00E67EE5">
        <w:t xml:space="preserve">Now, let’s move to the second principle — consistency among objectives. A central bank must ensure that all its goals work together rather than against each other. When inflation </w:t>
      </w:r>
      <w:r w:rsidRPr="00E67EE5">
        <w:lastRenderedPageBreak/>
        <w:t>control serves as the foundation, other objectives — such as growth, employment, and financial stability — can be pursued sustainably. But when short-term goals compete with price stability, credibility is undermined and everyone loses.</w:t>
      </w:r>
    </w:p>
    <w:p w14:paraId="20133306" w14:textId="77777777" w:rsidR="006C5AF8" w:rsidRPr="00E67EE5" w:rsidRDefault="006C5AF8" w:rsidP="00A4792F">
      <w:pPr>
        <w:jc w:val="both"/>
      </w:pPr>
      <w:r w:rsidRPr="00E67EE5">
        <w:t>Freedman and Laxton (2009) showed that successful inflation-targeting regimes align all objectives under a single overarching mandate: maintaining low, stable, and predictable inflation. In well-designed frameworks, short-term trade-offs are recognized, but long-term consistency is never sacrificed. It’s about being disciplined and flexible at the same time.</w:t>
      </w:r>
    </w:p>
    <w:p w14:paraId="1B99242F" w14:textId="77777777" w:rsidR="006C5AF8" w:rsidRPr="00E67EE5" w:rsidRDefault="006C5AF8" w:rsidP="00A4792F">
      <w:pPr>
        <w:jc w:val="both"/>
      </w:pPr>
      <w:r w:rsidRPr="00E67EE5">
        <w:t>The Bank of Canada’s framework demonstrates this principle vividly. By focusing on price stability as the path to long-run prosperity, the Bank avoided the temptation to fine-tune short-term outcomes. Similarly, the Reserve Bank of New Zealand evolved toward a flexible inflation-targeting regime, allowing for temporary deviations from the target during shocks while maintaining its credibility and long-term anchor. This alignment of objectives has been key to maintaining stability — especially in small open economies where exchange-rate and output fluctuations can be large.</w:t>
      </w:r>
    </w:p>
    <w:p w14:paraId="5D0DCFA0" w14:textId="77777777" w:rsidR="006C5AF8" w:rsidRPr="00E67EE5" w:rsidRDefault="006C5AF8" w:rsidP="00A4792F">
      <w:pPr>
        <w:jc w:val="both"/>
      </w:pPr>
      <w:r w:rsidRPr="00E67EE5">
        <w:t>Empirical evidence supports these lessons. Countries with clear nominal anchors and consistent objectives — such as Canada, New Zealand, the United Kingdom, and later the Czech Republic — have all experienced lower macroeconomic volatility and faster recoveries from shocks. Studies by Freedman and Laxton (2009) show that the greatest gains in credibility occurred where targets were explicit, communication transparent, and objectives consistent with one another.</w:t>
      </w:r>
    </w:p>
    <w:p w14:paraId="75E321EF" w14:textId="77777777" w:rsidR="006C5AF8" w:rsidRPr="00E67EE5" w:rsidRDefault="006C5AF8" w:rsidP="00A4792F">
      <w:pPr>
        <w:jc w:val="both"/>
      </w:pPr>
      <w:r w:rsidRPr="00E67EE5">
        <w:t>These results remind us that clarity and coherence are not just principles of good design — they are measurable sources of public trust and economic welfare.</w:t>
      </w:r>
    </w:p>
    <w:p w14:paraId="2599D4D9" w14:textId="77777777" w:rsidR="006C5AF8" w:rsidRPr="00E67EE5" w:rsidRDefault="006C5AF8" w:rsidP="00A4792F">
      <w:pPr>
        <w:jc w:val="both"/>
      </w:pPr>
      <w:r w:rsidRPr="00E67EE5">
        <w:t>Finally, let’s turn to what these principles mean for Armenia’s FPAS Mark II framework. In FPAS Mark II, these first two principles define the structure and purpose of the entire forecasting and decision-making process. The nominal anchor, expressed as a clear and forward-looking inflation objective, guides scenario design, forecast discussions, and communication. Consistency across objectives ensures that the Central Bank’s messages to the public, government, and financial sector are coherent and aligned.</w:t>
      </w:r>
    </w:p>
    <w:p w14:paraId="19874899" w14:textId="77777777" w:rsidR="006C5AF8" w:rsidRPr="00E67EE5" w:rsidRDefault="006C5AF8" w:rsidP="00A4792F">
      <w:pPr>
        <w:jc w:val="both"/>
      </w:pPr>
      <w:r w:rsidRPr="00E67EE5">
        <w:t>This disciplined yet flexible framework allows policymakers to make decisions that are both credible and adaptive to uncertainty. It embodies the broader philosophy of prudent risk management that defines modern inflation-targeting practice.</w:t>
      </w:r>
    </w:p>
    <w:p w14:paraId="75F8DF29" w14:textId="77777777" w:rsidR="006C5AF8" w:rsidRPr="00E67EE5" w:rsidRDefault="006C5AF8" w:rsidP="00A4792F">
      <w:pPr>
        <w:jc w:val="both"/>
      </w:pPr>
      <w:r w:rsidRPr="00E67EE5">
        <w:t xml:space="preserve">To sum up, these first two principles — a clear nominal anchor and consistency among objectives — are what make monetary policy credible, coherent, and resilient. They </w:t>
      </w:r>
      <w:r w:rsidRPr="00E67EE5">
        <w:lastRenderedPageBreak/>
        <w:t>ensure that even in uncertain times, central banks stay focused on what matters most: maintaining public trust and long-term stability.</w:t>
      </w:r>
    </w:p>
    <w:p w14:paraId="67960FF8" w14:textId="77777777" w:rsidR="006C5AF8" w:rsidRPr="00E67EE5" w:rsidRDefault="006C5AF8" w:rsidP="00A4792F">
      <w:pPr>
        <w:jc w:val="both"/>
      </w:pPr>
      <w:r w:rsidRPr="00E67EE5">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Default="006C5AF8" w:rsidP="00A4792F"/>
    <w:p w14:paraId="396D2C95" w14:textId="77777777" w:rsidR="006C5AF8" w:rsidRDefault="006C5AF8" w:rsidP="00A4792F">
      <w:pPr>
        <w:rPr>
          <w:b/>
          <w:bCs/>
        </w:rPr>
      </w:pPr>
      <w:r w:rsidRPr="00B07A92">
        <w:rPr>
          <w:b/>
          <w:bCs/>
        </w:rPr>
        <w:t>See you there.</w:t>
      </w:r>
    </w:p>
    <w:p w14:paraId="2C5414B1" w14:textId="77777777" w:rsidR="006C5AF8" w:rsidRDefault="006C5AF8" w:rsidP="00A4792F">
      <w:pPr>
        <w:rPr>
          <w:b/>
          <w:bCs/>
        </w:rPr>
      </w:pPr>
    </w:p>
    <w:p w14:paraId="30AA9C80" w14:textId="77777777" w:rsidR="006C5AF8" w:rsidRPr="009659F4" w:rsidRDefault="006C5AF8" w:rsidP="00A4792F">
      <w:pPr>
        <w:rPr>
          <w:b/>
          <w:bCs/>
        </w:rPr>
      </w:pPr>
      <w:r w:rsidRPr="009659F4">
        <w:rPr>
          <w:b/>
          <w:bCs/>
        </w:rPr>
        <w:t>Literature &amp; Further Reading</w:t>
      </w:r>
    </w:p>
    <w:p w14:paraId="1C4297F2" w14:textId="77777777" w:rsidR="006C5AF8" w:rsidRPr="00A90AE7" w:rsidRDefault="006C5AF8" w:rsidP="006C5AF8">
      <w:pPr>
        <w:numPr>
          <w:ilvl w:val="0"/>
          <w:numId w:val="7"/>
        </w:numPr>
      </w:pPr>
      <w:r w:rsidRPr="00A90AE7">
        <w:t>Adrian, T., Obstfeld, M., &amp; Laxton, D. (2018). </w:t>
      </w:r>
      <w:hyperlink r:id="rId36" w:tgtFrame="_blank" w:history="1">
        <w:r w:rsidRPr="00A90AE7">
          <w:rPr>
            <w:rStyle w:val="Hyperlink"/>
            <w:i/>
            <w:iCs/>
          </w:rPr>
          <w:t>Advancing the Frontiers of Monetary Policy.</w:t>
        </w:r>
        <w:r w:rsidRPr="00A90AE7">
          <w:rPr>
            <w:rStyle w:val="Hyperlink"/>
          </w:rPr>
          <w:t> </w:t>
        </w:r>
      </w:hyperlink>
      <w:r w:rsidRPr="00A90AE7">
        <w:t>IMF.</w:t>
      </w:r>
    </w:p>
    <w:p w14:paraId="41CBD04B" w14:textId="77777777" w:rsidR="006C5AF8" w:rsidRPr="00A90AE7" w:rsidRDefault="006C5AF8" w:rsidP="006C5AF8">
      <w:pPr>
        <w:numPr>
          <w:ilvl w:val="0"/>
          <w:numId w:val="7"/>
        </w:numPr>
      </w:pPr>
      <w:r w:rsidRPr="00A90AE7">
        <w:t>Freedman, C., &amp; Laxton, D. (2009). </w:t>
      </w:r>
      <w:hyperlink r:id="rId37" w:tgtFrame="_blank" w:history="1">
        <w:r w:rsidRPr="00A90AE7">
          <w:rPr>
            <w:rStyle w:val="Hyperlink"/>
          </w:rPr>
          <w:t>“Why Inflation Targeting?” </w:t>
        </w:r>
      </w:hyperlink>
      <w:r w:rsidRPr="00A90AE7">
        <w:t>IMF Working Paper 09/86.</w:t>
      </w:r>
    </w:p>
    <w:p w14:paraId="43029B9F" w14:textId="77777777" w:rsidR="006C5AF8" w:rsidRDefault="006C5AF8" w:rsidP="006C5AF8">
      <w:pPr>
        <w:numPr>
          <w:ilvl w:val="0"/>
          <w:numId w:val="7"/>
        </w:numPr>
      </w:pPr>
      <w:r w:rsidRPr="00A90AE7">
        <w:t>Haworth, C., Kostanyan, A., &amp; Laxton, D. (2019). </w:t>
      </w:r>
      <w:hyperlink r:id="rId38" w:tgtFrame="_blank" w:history="1">
        <w:r w:rsidRPr="00A90AE7">
          <w:rPr>
            <w:rStyle w:val="Hyperlink"/>
          </w:rPr>
          <w:t>“Transparent Monetary Policy: A History of Inflation Targeting in New Zealand.” </w:t>
        </w:r>
      </w:hyperlink>
      <w:r w:rsidRPr="00A90AE7">
        <w:t>LSE Institute of Global Affairs.</w:t>
      </w:r>
    </w:p>
    <w:p w14:paraId="0CCE4996" w14:textId="21B74724" w:rsidR="00BC3059" w:rsidRPr="00416680" w:rsidRDefault="00B95FC1" w:rsidP="00BC3059">
      <w:pPr>
        <w:pStyle w:val="ListParagraph"/>
        <w:numPr>
          <w:ilvl w:val="0"/>
          <w:numId w:val="7"/>
        </w:numPr>
        <w:spacing w:before="227" w:line="312" w:lineRule="auto"/>
        <w:ind w:right="524"/>
      </w:pPr>
      <w:r w:rsidRPr="00B95FC1">
        <w:t>Laxton, D., Galstyan, M., and Avagyan, V. January 2024</w:t>
      </w:r>
      <w:r w:rsidR="00BC3059">
        <w:t>.</w:t>
      </w:r>
      <w:r w:rsidR="00BC3059" w:rsidRPr="00456ABE">
        <w:rPr>
          <w:spacing w:val="80"/>
        </w:rPr>
        <w:t xml:space="preserve"> </w:t>
      </w:r>
      <w:hyperlink r:id="rId3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0E9B4EA" w14:textId="55573151" w:rsidR="00BC3059" w:rsidRPr="00416680" w:rsidRDefault="00B95FC1" w:rsidP="00BC3059">
      <w:pPr>
        <w:pStyle w:val="ListParagraph"/>
        <w:numPr>
          <w:ilvl w:val="0"/>
          <w:numId w:val="7"/>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618FC73" w14:textId="77777777" w:rsidR="006C5AF8" w:rsidRPr="00A90AE7" w:rsidRDefault="006C5AF8" w:rsidP="006C5AF8">
      <w:pPr>
        <w:numPr>
          <w:ilvl w:val="0"/>
          <w:numId w:val="7"/>
        </w:numPr>
      </w:pPr>
      <w:r w:rsidRPr="00A90AE7">
        <w:t>Central Bank of Armenia. (2025). </w:t>
      </w:r>
      <w:r w:rsidRPr="00A90AE7">
        <w:rPr>
          <w:i/>
          <w:iCs/>
        </w:rPr>
        <w:t>CBA Academy Onboarding Platform for New Board Members: Monetary Policy.</w:t>
      </w:r>
      <w:r w:rsidRPr="00A90AE7">
        <w:t> Yerevan.</w:t>
      </w:r>
    </w:p>
    <w:p w14:paraId="1799B1E1" w14:textId="77777777" w:rsidR="006C5AF8" w:rsidRDefault="006C5AF8"/>
    <w:p w14:paraId="105ED900" w14:textId="74E9C8FE" w:rsidR="006C5AF8" w:rsidRDefault="006C5AF8">
      <w:r>
        <w:br w:type="page"/>
      </w:r>
    </w:p>
    <w:p w14:paraId="3F2D7531" w14:textId="3E959D49" w:rsidR="006C5AF8" w:rsidRDefault="006C5AF8" w:rsidP="002C62BB">
      <w:pPr>
        <w:pStyle w:val="Heading1"/>
      </w:pPr>
      <w:bookmarkStart w:id="12" w:name="_Toc214436072"/>
      <w:bookmarkStart w:id="13" w:name="_Toc214436099"/>
      <w:r w:rsidRPr="002807EC">
        <w:lastRenderedPageBreak/>
        <w:t>Principles 3 &amp; 4:</w:t>
      </w:r>
      <w:r>
        <w:t xml:space="preserve"> </w:t>
      </w:r>
      <w:r w:rsidRPr="002807EC">
        <w:t>MP and Other Policies — The Inflation–Output Trade-Off</w:t>
      </w:r>
      <w:bookmarkEnd w:id="12"/>
      <w:bookmarkEnd w:id="13"/>
    </w:p>
    <w:p w14:paraId="4DF5AD8B" w14:textId="77777777" w:rsidR="006C5AF8" w:rsidRDefault="006C5AF8" w:rsidP="00A4792F">
      <w:pPr>
        <w:jc w:val="center"/>
        <w:rPr>
          <w:b/>
          <w:bCs/>
        </w:rPr>
      </w:pPr>
    </w:p>
    <w:p w14:paraId="650F980B" w14:textId="77777777" w:rsidR="006C5AF8" w:rsidRDefault="006C5AF8" w:rsidP="00A4792F">
      <w:pPr>
        <w:rPr>
          <w:b/>
          <w:bCs/>
        </w:rPr>
      </w:pPr>
      <w:r>
        <w:rPr>
          <w:b/>
          <w:bCs/>
        </w:rPr>
        <w:t>Susanna Grigoryan</w:t>
      </w:r>
    </w:p>
    <w:p w14:paraId="2248C314" w14:textId="77777777" w:rsidR="006C5AF8" w:rsidRPr="009659F4" w:rsidRDefault="006C5AF8" w:rsidP="00A4792F">
      <w:pPr>
        <w:rPr>
          <w:b/>
          <w:bCs/>
        </w:rPr>
      </w:pPr>
      <w:r w:rsidRPr="009659F4">
        <w:rPr>
          <w:b/>
          <w:bCs/>
        </w:rPr>
        <w:t>Recent Staff Member, Monetary Policy Department, Central Bank of Armenia</w:t>
      </w:r>
    </w:p>
    <w:p w14:paraId="5C708B04" w14:textId="77777777" w:rsidR="006C5AF8" w:rsidRPr="009659F4" w:rsidRDefault="006C5AF8" w:rsidP="00A4792F">
      <w:pPr>
        <w:rPr>
          <w:b/>
          <w:bCs/>
        </w:rPr>
      </w:pPr>
      <w:r w:rsidRPr="009659F4">
        <w:rPr>
          <w:b/>
          <w:bCs/>
        </w:rPr>
        <w:t>Student, Global Forecasting School</w:t>
      </w:r>
    </w:p>
    <w:p w14:paraId="6491ED7F" w14:textId="77777777" w:rsidR="006C5AF8" w:rsidRDefault="006C5AF8" w:rsidP="00A4792F">
      <w:pPr>
        <w:rPr>
          <w:b/>
          <w:bCs/>
        </w:rPr>
      </w:pPr>
      <w:r>
        <w:rPr>
          <w:b/>
          <w:bCs/>
        </w:rPr>
        <w:t xml:space="preserve">November </w:t>
      </w:r>
      <w:r w:rsidRPr="009659F4">
        <w:rPr>
          <w:b/>
          <w:bCs/>
        </w:rPr>
        <w:t>2025</w:t>
      </w:r>
    </w:p>
    <w:p w14:paraId="78896388" w14:textId="77777777" w:rsidR="00896F7E" w:rsidRDefault="00896F7E" w:rsidP="00A4792F">
      <w:pPr>
        <w:rPr>
          <w:b/>
          <w:bCs/>
        </w:rPr>
      </w:pPr>
    </w:p>
    <w:p w14:paraId="7E5575F4" w14:textId="77777777" w:rsidR="00896F7E" w:rsidRDefault="00896F7E" w:rsidP="00896F7E">
      <w:pPr>
        <w:rPr>
          <w:b/>
          <w:bCs/>
        </w:rPr>
      </w:pPr>
      <w:r w:rsidRPr="00896F7E">
        <w:rPr>
          <w:b/>
          <w:bCs/>
        </w:rPr>
        <w:t>Note</w:t>
      </w:r>
    </w:p>
    <w:p w14:paraId="348C1E42" w14:textId="1EBFC65C" w:rsidR="00382080" w:rsidRPr="00382080" w:rsidRDefault="00382080" w:rsidP="00382080">
      <w:pPr>
        <w:jc w:val="both"/>
        <w:rPr>
          <w:b/>
          <w:bCs/>
          <w:lang w:val="en-US"/>
        </w:rPr>
      </w:pPr>
      <w:r w:rsidRPr="00382080">
        <w:rPr>
          <w:b/>
          <w:bCs/>
          <w:lang w:val="en-US"/>
        </w:rPr>
        <w:t>1.</w:t>
      </w:r>
      <w:r>
        <w:rPr>
          <w:b/>
          <w:bCs/>
          <w:lang w:val="en-US"/>
        </w:rPr>
        <w:t xml:space="preserve"> </w:t>
      </w:r>
      <w:r w:rsidRPr="00382080">
        <w:rPr>
          <w:b/>
          <w:bCs/>
          <w:lang w:val="en-US"/>
        </w:rPr>
        <w:t>Why Policy Coherence Matters</w:t>
      </w:r>
    </w:p>
    <w:p w14:paraId="7E71A71C" w14:textId="3AB6910A" w:rsidR="00382080" w:rsidRPr="00382080" w:rsidRDefault="00382080" w:rsidP="00382080">
      <w:pPr>
        <w:jc w:val="both"/>
        <w:rPr>
          <w:lang w:val="en-US"/>
        </w:rPr>
      </w:pPr>
      <w:r w:rsidRPr="00382080">
        <w:rPr>
          <w:lang w:val="en-US"/>
        </w:rPr>
        <w:t>Principles 3 and 4 in Freedman and Laxton (2009) define the structural foundations of mod- ern monetary policy frameworks. While the first two principles established the importance of a clear nominal anchor and internal consistency, these next two principles deal with how monetary policy interacts with the broader economy and how central banks organize themselves to deliver coherent, credible decisions.</w:t>
      </w:r>
    </w:p>
    <w:p w14:paraId="4508AC4F" w14:textId="0E981F43" w:rsidR="00382080" w:rsidRPr="00382080" w:rsidRDefault="00382080" w:rsidP="00382080">
      <w:pPr>
        <w:jc w:val="both"/>
        <w:rPr>
          <w:lang w:val="en-US"/>
        </w:rPr>
      </w:pPr>
      <w:r w:rsidRPr="00382080">
        <w:rPr>
          <w:lang w:val="en-US"/>
        </w:rPr>
        <w:t>Monetary policy does not operate in a vacuum. Its effectiveness depends on a consistent macroeconomic policy mix, especially coordination between monetary, fiscal, and structural policies. Equally important is having a robust operational framework that links economic analysis, policy judgment, and transparent communication. Together, these ensure that the central bank speaks with one voice and that its policy signals are coherent across time and circum- stances.</w:t>
      </w:r>
    </w:p>
    <w:p w14:paraId="78C73F58" w14:textId="3B4E1B61" w:rsidR="00382080" w:rsidRPr="00382080" w:rsidRDefault="00382080" w:rsidP="00382080">
      <w:pPr>
        <w:jc w:val="both"/>
        <w:rPr>
          <w:b/>
          <w:bCs/>
          <w:lang w:val="en-US"/>
        </w:rPr>
      </w:pPr>
      <w:r w:rsidRPr="00382080">
        <w:rPr>
          <w:b/>
          <w:bCs/>
          <w:lang w:val="en-US"/>
        </w:rPr>
        <w:t>2.</w:t>
      </w:r>
      <w:r>
        <w:rPr>
          <w:b/>
          <w:bCs/>
          <w:lang w:val="en-US"/>
        </w:rPr>
        <w:t xml:space="preserve"> </w:t>
      </w:r>
      <w:r w:rsidRPr="00382080">
        <w:rPr>
          <w:b/>
          <w:bCs/>
          <w:lang w:val="en-US"/>
        </w:rPr>
        <w:t>Principle 3: Policy Coherence Across Government</w:t>
      </w:r>
    </w:p>
    <w:p w14:paraId="0ED5FB59" w14:textId="77777777" w:rsidR="00382080" w:rsidRPr="00382080" w:rsidRDefault="00382080" w:rsidP="00382080">
      <w:pPr>
        <w:jc w:val="both"/>
        <w:rPr>
          <w:lang w:val="en-US"/>
        </w:rPr>
      </w:pPr>
      <w:r w:rsidRPr="00382080">
        <w:rPr>
          <w:lang w:val="en-US"/>
        </w:rPr>
        <w:t>The third principle emphasizes the need for coherence between monetary policy and the broader policy environment. Freedman and Laxton (2009) highlight that inflation targeting can only succeed if fiscal and structural policies support the same long-run objectives. When fiscal policy is sustainable, it reinforces the credibility of the central bank’s commitment to price stability. When fiscal or exchange-rate policies conflict with the inflation objective, credibility erodes and monetary policy becomes less effective.</w:t>
      </w:r>
    </w:p>
    <w:p w14:paraId="421839DB" w14:textId="4C1F1574" w:rsidR="00382080" w:rsidRPr="00382080" w:rsidRDefault="00382080" w:rsidP="00382080">
      <w:pPr>
        <w:jc w:val="both"/>
        <w:rPr>
          <w:lang w:val="en-US"/>
        </w:rPr>
      </w:pPr>
      <w:r w:rsidRPr="00382080">
        <w:rPr>
          <w:lang w:val="en-US"/>
        </w:rPr>
        <w:t xml:space="preserve">In practice, coherence is best achieved through cooperation, not direct coordination. Monetary and fiscal authorities should maintain a shared understanding of the economic </w:t>
      </w:r>
      <w:r w:rsidRPr="00382080">
        <w:rPr>
          <w:lang w:val="en-US"/>
        </w:rPr>
        <w:lastRenderedPageBreak/>
        <w:t>outlook and ensure that their policies complement one another. This cooperation allows each policy area to perform well independently while contributing to overall macroeconomic stability.</w:t>
      </w:r>
    </w:p>
    <w:p w14:paraId="68D02C62" w14:textId="0FC88B26" w:rsidR="00382080" w:rsidRPr="00382080" w:rsidRDefault="00382080" w:rsidP="00382080">
      <w:pPr>
        <w:jc w:val="both"/>
        <w:rPr>
          <w:lang w:val="en-US"/>
        </w:rPr>
      </w:pPr>
      <w:r w:rsidRPr="00382080">
        <w:rPr>
          <w:lang w:val="en-US"/>
        </w:rPr>
        <w:t>However, in exceptional situations-such as during a crisis or when interest rates are at the effective lower bound-temporary coordination may be necessary to prevent deflation and sustain recovery. Large economies like the United States demonstrated this after the global financial crisis, when fiscal and monetary policies had to work hand in hand to stabilize demand. At</w:t>
      </w:r>
      <w:r>
        <w:rPr>
          <w:b/>
          <w:bCs/>
          <w:lang w:val="en-US"/>
        </w:rPr>
        <w:t xml:space="preserve"> </w:t>
      </w:r>
      <w:r w:rsidRPr="00382080">
        <w:rPr>
          <w:lang w:val="en-US"/>
        </w:rPr>
        <w:t>minimum, cooperation and mutual awareness of policy stances are essential to achieve the synergies that come from well-performing policies acting together.</w:t>
      </w:r>
    </w:p>
    <w:p w14:paraId="5D1D9DC2" w14:textId="58A32F8E" w:rsidR="00382080" w:rsidRPr="00382080" w:rsidRDefault="00382080" w:rsidP="00382080">
      <w:pPr>
        <w:jc w:val="both"/>
        <w:rPr>
          <w:lang w:val="en-US"/>
        </w:rPr>
      </w:pPr>
      <w:r w:rsidRPr="00382080">
        <w:rPr>
          <w:lang w:val="en-US"/>
        </w:rPr>
        <w:t>Canada’s experience after the 1991 inflation-targeting announcement showed how credible fiscal consolidation amplified the effectiveness of monetary policy. New Zealand also demonstrated that cooperation between the government and the Reserve Bank, anchored by clear communication, was key to stabilizing expectations. Freedman and Laxton argue that coherence should never compromise independence: it is about alignment of goals, not control of instruments.</w:t>
      </w:r>
    </w:p>
    <w:p w14:paraId="543A0F3D" w14:textId="5516BD39" w:rsidR="00382080" w:rsidRPr="00382080" w:rsidRDefault="00382080" w:rsidP="00382080">
      <w:pPr>
        <w:jc w:val="both"/>
        <w:rPr>
          <w:b/>
          <w:bCs/>
          <w:lang w:val="en-US"/>
        </w:rPr>
      </w:pPr>
      <w:r w:rsidRPr="00382080">
        <w:rPr>
          <w:b/>
          <w:bCs/>
          <w:lang w:val="en-US"/>
        </w:rPr>
        <w:t>3.</w:t>
      </w:r>
      <w:r>
        <w:rPr>
          <w:b/>
          <w:bCs/>
          <w:lang w:val="en-US"/>
        </w:rPr>
        <w:t xml:space="preserve"> </w:t>
      </w:r>
      <w:r w:rsidRPr="00382080">
        <w:rPr>
          <w:b/>
          <w:bCs/>
          <w:lang w:val="en-US"/>
        </w:rPr>
        <w:t>Principle 4: The Forecasting and Policy Analysis System (FPAS)</w:t>
      </w:r>
    </w:p>
    <w:p w14:paraId="5267895A" w14:textId="58EA4E5B" w:rsidR="00382080" w:rsidRPr="00382080" w:rsidRDefault="00382080" w:rsidP="00382080">
      <w:pPr>
        <w:jc w:val="both"/>
        <w:rPr>
          <w:lang w:val="en-US"/>
        </w:rPr>
      </w:pPr>
      <w:r w:rsidRPr="00382080">
        <w:rPr>
          <w:lang w:val="en-US"/>
        </w:rPr>
        <w:t>The fourth principle introduces the Forecasting and Policy Analysis System (FPAS) as the institutional mechanism that translates principles into practice. Freedman and Laxton describe FPAS as a disciplined process combining model-based analysis, expert judgment, and communication to guide policy decisions. It ensures that all staff work from a shared analytical framework and that policy choices are consistent with both the data and the inflation target.</w:t>
      </w:r>
    </w:p>
    <w:p w14:paraId="690D14A4" w14:textId="77777777" w:rsidR="00382080" w:rsidRPr="00382080" w:rsidRDefault="00382080" w:rsidP="00382080">
      <w:pPr>
        <w:jc w:val="both"/>
        <w:rPr>
          <w:lang w:val="en-US"/>
        </w:rPr>
      </w:pPr>
      <w:r w:rsidRPr="00382080">
        <w:rPr>
          <w:lang w:val="en-US"/>
        </w:rPr>
        <w:t>FPAS consists of four main elements:</w:t>
      </w:r>
    </w:p>
    <w:p w14:paraId="35DDB457" w14:textId="77812762" w:rsidR="00382080" w:rsidRPr="00382080" w:rsidRDefault="00382080" w:rsidP="00382080">
      <w:pPr>
        <w:jc w:val="both"/>
        <w:rPr>
          <w:lang w:val="en-US"/>
        </w:rPr>
      </w:pPr>
      <w:r w:rsidRPr="00382080">
        <w:rPr>
          <w:lang w:val="en-US"/>
        </w:rPr>
        <w:t>1. A quantitative model linking policy instruments to inflation and output. 2. A forecast process integrating expert judgment and scenarios. 3. A structured decision-making cycle that includes forecast rounds, policy discussions, and publication of reports. 4. A communication strategy that aligns internal analysis with external messaging.</w:t>
      </w:r>
    </w:p>
    <w:p w14:paraId="0F6FFAA0" w14:textId="2FCCEE9F" w:rsidR="00382080" w:rsidRPr="00382080" w:rsidRDefault="00382080" w:rsidP="00382080">
      <w:pPr>
        <w:jc w:val="both"/>
        <w:rPr>
          <w:lang w:val="en-US"/>
        </w:rPr>
      </w:pPr>
      <w:r w:rsidRPr="00382080">
        <w:rPr>
          <w:lang w:val="en-US"/>
        </w:rPr>
        <w:t>In this way, FPAS serves as the operational backbone of modern inflation-targeting regimes. It allows central banks to manage uncertainty, update expectations in real time, and coordinate effectively across departments.</w:t>
      </w:r>
    </w:p>
    <w:p w14:paraId="55EE8299" w14:textId="6A1200F4" w:rsidR="00382080" w:rsidRPr="00382080" w:rsidRDefault="00382080" w:rsidP="00382080">
      <w:pPr>
        <w:jc w:val="both"/>
        <w:rPr>
          <w:b/>
          <w:bCs/>
          <w:lang w:val="en-US"/>
        </w:rPr>
      </w:pPr>
      <w:r w:rsidRPr="00382080">
        <w:rPr>
          <w:b/>
          <w:bCs/>
          <w:lang w:val="en-US"/>
        </w:rPr>
        <w:t>4.</w:t>
      </w:r>
      <w:r>
        <w:rPr>
          <w:b/>
          <w:bCs/>
          <w:lang w:val="en-US"/>
        </w:rPr>
        <w:t xml:space="preserve"> </w:t>
      </w:r>
      <w:r w:rsidRPr="00382080">
        <w:rPr>
          <w:b/>
          <w:bCs/>
          <w:lang w:val="en-US"/>
        </w:rPr>
        <w:t>Lessons from Early FPAS Systems</w:t>
      </w:r>
    </w:p>
    <w:p w14:paraId="3A150372" w14:textId="3DA8C816" w:rsidR="00382080" w:rsidRPr="00382080" w:rsidRDefault="00382080" w:rsidP="00382080">
      <w:pPr>
        <w:jc w:val="both"/>
        <w:rPr>
          <w:lang w:val="en-US"/>
        </w:rPr>
      </w:pPr>
      <w:r w:rsidRPr="00382080">
        <w:rPr>
          <w:lang w:val="en-US"/>
        </w:rPr>
        <w:lastRenderedPageBreak/>
        <w:t>The first generation of FPAS systems, developed at the Bank of Canada and later adapted internationally, demonstrated how analytical and institutional reforms could reinforce credibility. Adrian, Obstfeld, and Laxton (2018) show that countries adopting FPAS frameworks achieved smoother policy cycles, clearer communication, and better integration of fiscal and monetary analysis.</w:t>
      </w:r>
    </w:p>
    <w:p w14:paraId="76C3182E" w14:textId="6A281FD5" w:rsidR="00382080" w:rsidRPr="00382080" w:rsidRDefault="00382080" w:rsidP="00382080">
      <w:pPr>
        <w:jc w:val="both"/>
        <w:rPr>
          <w:lang w:val="en-US"/>
        </w:rPr>
      </w:pPr>
      <w:r w:rsidRPr="00382080">
        <w:rPr>
          <w:lang w:val="en-US"/>
        </w:rPr>
        <w:t>New Zealand’s Forecasting and Policy System (FPS) and the Czech National Bank’s modeling work both extended these principles to small open economies, proving that disciplined processes can enhance credibility even under uncertainty.</w:t>
      </w:r>
    </w:p>
    <w:p w14:paraId="3583A2D5" w14:textId="13D1C940" w:rsidR="00382080" w:rsidRPr="00382080" w:rsidRDefault="00382080" w:rsidP="00382080">
      <w:pPr>
        <w:jc w:val="both"/>
        <w:rPr>
          <w:b/>
          <w:bCs/>
          <w:lang w:val="en-US"/>
        </w:rPr>
      </w:pPr>
      <w:r w:rsidRPr="00382080">
        <w:rPr>
          <w:b/>
          <w:bCs/>
          <w:lang w:val="en-US"/>
        </w:rPr>
        <w:t>5.</w:t>
      </w:r>
      <w:r>
        <w:rPr>
          <w:b/>
          <w:bCs/>
          <w:lang w:val="en-US"/>
        </w:rPr>
        <w:t xml:space="preserve"> </w:t>
      </w:r>
      <w:r w:rsidRPr="00382080">
        <w:rPr>
          <w:b/>
          <w:bCs/>
          <w:lang w:val="en-US"/>
        </w:rPr>
        <w:t>FPAS Mark II and Modern Practice</w:t>
      </w:r>
    </w:p>
    <w:p w14:paraId="160AA49E" w14:textId="54540A44" w:rsidR="00382080" w:rsidRPr="00382080" w:rsidRDefault="00382080" w:rsidP="00382080">
      <w:pPr>
        <w:jc w:val="both"/>
        <w:rPr>
          <w:lang w:val="en-US"/>
        </w:rPr>
      </w:pPr>
      <w:r w:rsidRPr="00382080">
        <w:rPr>
          <w:lang w:val="en-US"/>
        </w:rPr>
        <w:t>FPAS Mark II builds directly on these early systems, refining their structure to reflect new challenges-particularly nonlinearities, global spillovers, and the effective lower bound on interest rates. The modern approach emphasizes prudent risk management within the FPAS discipline: systematically identifying risks, quantifying uncertainty, and designing policies that minimize regret under different scenarios.</w:t>
      </w:r>
    </w:p>
    <w:p w14:paraId="2AD7D086" w14:textId="371ABAB4" w:rsidR="00382080" w:rsidRPr="00382080" w:rsidRDefault="00382080" w:rsidP="00896F7E">
      <w:pPr>
        <w:jc w:val="both"/>
        <w:rPr>
          <w:lang w:val="en-US"/>
        </w:rPr>
      </w:pPr>
      <w:r w:rsidRPr="00382080">
        <w:rPr>
          <w:lang w:val="en-US"/>
        </w:rPr>
        <w:t>This evolution has allowed central banks, especially those in emerging markets, to operate with greater confidence and transparency while maintaining flexibility and consistency over time.</w:t>
      </w:r>
    </w:p>
    <w:p w14:paraId="2F9B0ED9" w14:textId="7640B11E" w:rsidR="00896F7E" w:rsidRPr="00896F7E" w:rsidRDefault="00000000" w:rsidP="00896F7E">
      <w:pPr>
        <w:jc w:val="both"/>
      </w:pPr>
      <w:r>
        <w:pict w14:anchorId="7AC54E30">
          <v:rect id="_x0000_i1030" style="width:0;height:1.5pt" o:hralign="center" o:hrstd="t" o:hr="t" fillcolor="#a0a0a0" stroked="f"/>
        </w:pict>
      </w:r>
    </w:p>
    <w:p w14:paraId="4D510132" w14:textId="723E53A9" w:rsidR="006C5AF8" w:rsidRDefault="00A64777" w:rsidP="00A4792F">
      <w:pPr>
        <w:rPr>
          <w:b/>
          <w:bCs/>
        </w:rPr>
      </w:pPr>
      <w:r>
        <w:rPr>
          <w:b/>
          <w:bCs/>
        </w:rPr>
        <w:t>Script</w:t>
      </w:r>
    </w:p>
    <w:p w14:paraId="37A7AFC2" w14:textId="77777777" w:rsidR="006C5AF8" w:rsidRPr="00D76B4F" w:rsidRDefault="006C5AF8" w:rsidP="00A4792F">
      <w:pPr>
        <w:jc w:val="both"/>
      </w:pPr>
      <w:r w:rsidRPr="00D76B4F">
        <w:t xml:space="preserve">Hello everyone, I’m </w:t>
      </w:r>
      <w:r w:rsidRPr="00D76B4F">
        <w:rPr>
          <w:b/>
          <w:bCs/>
        </w:rPr>
        <w:t>Susanna Grigoryan</w:t>
      </w:r>
      <w:r w:rsidRPr="00D76B4F">
        <w:t xml:space="preserve">, an economist at the </w:t>
      </w:r>
      <w:r w:rsidRPr="00D76B4F">
        <w:rPr>
          <w:b/>
          <w:bCs/>
        </w:rPr>
        <w:t>Central Bank of Armenia</w:t>
      </w:r>
      <w:r w:rsidRPr="00D76B4F">
        <w:t xml:space="preserve"> and a </w:t>
      </w:r>
      <w:r w:rsidRPr="00D76B4F">
        <w:rPr>
          <w:b/>
          <w:bCs/>
        </w:rPr>
        <w:t>Level One student at the Global Forecasting School</w:t>
      </w:r>
      <w:r w:rsidRPr="00D76B4F">
        <w:t xml:space="preserve">. In this video, we’ll continue our exploration of the key principles that define credible and effective monetary policy frameworks. Today, we’ll focus on </w:t>
      </w:r>
      <w:r w:rsidRPr="00D76B4F">
        <w:rPr>
          <w:b/>
          <w:bCs/>
        </w:rPr>
        <w:t>Principles Three and Four</w:t>
      </w:r>
      <w:r w:rsidRPr="00D76B4F">
        <w:t xml:space="preserve"> from </w:t>
      </w:r>
      <w:r w:rsidRPr="00D76B4F">
        <w:rPr>
          <w:i/>
          <w:iCs/>
        </w:rPr>
        <w:t>Freedman and Laxton (2009)</w:t>
      </w:r>
      <w:r w:rsidRPr="00D76B4F">
        <w:t xml:space="preserve"> — principles that deal with </w:t>
      </w:r>
      <w:r w:rsidRPr="00D76B4F">
        <w:rPr>
          <w:b/>
          <w:bCs/>
        </w:rPr>
        <w:t>policy coherence</w:t>
      </w:r>
      <w:r w:rsidRPr="00D76B4F">
        <w:t xml:space="preserve"> and the </w:t>
      </w:r>
      <w:r w:rsidRPr="00D76B4F">
        <w:rPr>
          <w:b/>
          <w:bCs/>
        </w:rPr>
        <w:t>Forecasting and Policy Analysis System</w:t>
      </w:r>
      <w:r w:rsidRPr="00D76B4F">
        <w:t>, or FPAS.</w:t>
      </w:r>
    </w:p>
    <w:p w14:paraId="370E8217" w14:textId="77777777" w:rsidR="006C5AF8" w:rsidRPr="002807EC" w:rsidRDefault="006C5AF8" w:rsidP="00A4792F">
      <w:pPr>
        <w:jc w:val="both"/>
      </w:pPr>
      <w:r w:rsidRPr="002807EC">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807EC" w:rsidRDefault="006C5AF8" w:rsidP="00A4792F">
      <w:pPr>
        <w:jc w:val="both"/>
      </w:pPr>
      <w:r w:rsidRPr="002807EC">
        <w:t xml:space="preserve">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t>
      </w:r>
      <w:r w:rsidRPr="002807EC">
        <w:lastRenderedPageBreak/>
        <w:t>work together, the central bank speaks with one voice, and its policy signals remain consistent across time and circumstances.</w:t>
      </w:r>
    </w:p>
    <w:p w14:paraId="46D19E6D" w14:textId="77777777" w:rsidR="006C5AF8" w:rsidRPr="002807EC" w:rsidRDefault="006C5AF8" w:rsidP="00A4792F">
      <w:pPr>
        <w:jc w:val="both"/>
      </w:pPr>
      <w:r w:rsidRPr="002807EC">
        <w:t>Let’s start with Principle Three — policy coherence across government.</w:t>
      </w:r>
    </w:p>
    <w:p w14:paraId="72B797AF" w14:textId="77777777" w:rsidR="006C5AF8" w:rsidRPr="002807EC" w:rsidRDefault="006C5AF8" w:rsidP="00A4792F">
      <w:pPr>
        <w:jc w:val="both"/>
      </w:pPr>
      <w:r w:rsidRPr="002807EC">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807EC" w:rsidRDefault="006C5AF8" w:rsidP="00A4792F">
      <w:pPr>
        <w:jc w:val="both"/>
      </w:pPr>
      <w:r w:rsidRPr="002807EC">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807EC" w:rsidRDefault="006C5AF8" w:rsidP="00A4792F">
      <w:pPr>
        <w:jc w:val="both"/>
      </w:pPr>
      <w:r w:rsidRPr="002807EC">
        <w:t>In exceptional situations — such as during a financial crisis or when interest rates are constrained by the effective lower bound — temporary coordination may be needed to 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807EC" w:rsidRDefault="006C5AF8" w:rsidP="00A4792F">
      <w:pPr>
        <w:jc w:val="both"/>
      </w:pPr>
      <w:r w:rsidRPr="002807EC">
        <w:t>Even outside of crises, mutual awareness and communication between authorities are essential. Coherent policies reinforce each other, while conflicting signals can undermine everything.</w:t>
      </w:r>
    </w:p>
    <w:p w14:paraId="522E9C34" w14:textId="77777777" w:rsidR="006C5AF8" w:rsidRPr="002807EC" w:rsidRDefault="006C5AF8" w:rsidP="00A4792F">
      <w:pPr>
        <w:jc w:val="both"/>
      </w:pPr>
      <w:r w:rsidRPr="002807EC">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807EC" w:rsidRDefault="006C5AF8" w:rsidP="00A4792F">
      <w:pPr>
        <w:jc w:val="both"/>
      </w:pPr>
      <w:r w:rsidRPr="002807EC">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807EC" w:rsidRDefault="006C5AF8" w:rsidP="00A4792F">
      <w:pPr>
        <w:jc w:val="both"/>
      </w:pPr>
      <w:r w:rsidRPr="002807EC">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807EC" w:rsidRDefault="006C5AF8" w:rsidP="00A4792F">
      <w:pPr>
        <w:jc w:val="both"/>
      </w:pPr>
      <w:r w:rsidRPr="002807EC">
        <w:lastRenderedPageBreak/>
        <w:t>Now let’s move to Principle Four — the Forecasting and Policy Analysis System, or FPAS.</w:t>
      </w:r>
    </w:p>
    <w:p w14:paraId="58692DCC" w14:textId="77777777" w:rsidR="006C5AF8" w:rsidRPr="002807EC" w:rsidRDefault="006C5AF8" w:rsidP="00A4792F">
      <w:pPr>
        <w:jc w:val="both"/>
      </w:pPr>
      <w:r w:rsidRPr="002807EC">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807EC" w:rsidRDefault="006C5AF8" w:rsidP="00A4792F">
      <w:pPr>
        <w:jc w:val="both"/>
      </w:pPr>
      <w:r w:rsidRPr="002807EC">
        <w:t>According to Freedman and Laxton, FPAS has four essential components.</w:t>
      </w:r>
    </w:p>
    <w:p w14:paraId="0F4D53F6" w14:textId="77777777" w:rsidR="006C5AF8" w:rsidRPr="002807EC" w:rsidRDefault="006C5AF8" w:rsidP="00A4792F">
      <w:pPr>
        <w:jc w:val="both"/>
      </w:pPr>
      <w:r w:rsidRPr="002807EC">
        <w:rPr>
          <w:b/>
          <w:bCs/>
        </w:rPr>
        <w:t>First</w:t>
      </w:r>
      <w:r w:rsidRPr="002807EC">
        <w:t>, a quantitative model that links policy instruments — such as the policy interest rate — to inflation, output, and other key variables.</w:t>
      </w:r>
    </w:p>
    <w:p w14:paraId="249AC40F" w14:textId="77777777" w:rsidR="006C5AF8" w:rsidRPr="002807EC" w:rsidRDefault="006C5AF8" w:rsidP="00A4792F">
      <w:pPr>
        <w:jc w:val="both"/>
      </w:pPr>
      <w:r w:rsidRPr="002807EC">
        <w:rPr>
          <w:b/>
          <w:bCs/>
        </w:rPr>
        <w:t>Second</w:t>
      </w:r>
      <w:r w:rsidRPr="002807EC">
        <w:t>, a forecast process that integrates model-based projections with expert judgment and alternative scenarios.</w:t>
      </w:r>
    </w:p>
    <w:p w14:paraId="6060360F" w14:textId="77777777" w:rsidR="006C5AF8" w:rsidRPr="002807EC" w:rsidRDefault="006C5AF8" w:rsidP="00A4792F">
      <w:pPr>
        <w:jc w:val="both"/>
      </w:pPr>
      <w:r w:rsidRPr="002807EC">
        <w:rPr>
          <w:b/>
          <w:bCs/>
        </w:rPr>
        <w:t>Third</w:t>
      </w:r>
      <w:r w:rsidRPr="002807EC">
        <w:t>, a structured decision-making cycle, which includes forecast rounds, internal policy discussions, and publication of reports.</w:t>
      </w:r>
    </w:p>
    <w:p w14:paraId="6606C9A5" w14:textId="77777777" w:rsidR="006C5AF8" w:rsidRPr="002807EC" w:rsidRDefault="006C5AF8" w:rsidP="00A4792F">
      <w:pPr>
        <w:jc w:val="both"/>
      </w:pPr>
      <w:r w:rsidRPr="002807EC">
        <w:t xml:space="preserve">And </w:t>
      </w:r>
      <w:r w:rsidRPr="002807EC">
        <w:rPr>
          <w:b/>
          <w:bCs/>
        </w:rPr>
        <w:t>fourth</w:t>
      </w:r>
      <w:r w:rsidRPr="002807EC">
        <w:t>, a communication strategy that ensures consistency between internal analysis and what the central bank tells the public.</w:t>
      </w:r>
    </w:p>
    <w:p w14:paraId="2D72A3DF" w14:textId="77777777" w:rsidR="006C5AF8" w:rsidRPr="002807EC" w:rsidRDefault="006C5AF8" w:rsidP="00A4792F">
      <w:pPr>
        <w:jc w:val="both"/>
      </w:pPr>
      <w:r w:rsidRPr="002807EC">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77777777" w:rsidR="006C5AF8" w:rsidRPr="002807EC" w:rsidRDefault="006C5AF8" w:rsidP="00A4792F">
      <w:pPr>
        <w:jc w:val="both"/>
      </w:pPr>
      <w:r w:rsidRPr="002807EC">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proofErr w:type="spellStart"/>
      <w:r w:rsidRPr="002807EC">
        <w:t>modeling</w:t>
      </w:r>
      <w:proofErr w:type="spellEnd"/>
      <w:r w:rsidRPr="002807EC">
        <w:t xml:space="preserve"> work extended FPAS to small open economies, demonstrating that even in uncertain environments, consistent analysis and transparent decision-making can strengthen credibility.</w:t>
      </w:r>
    </w:p>
    <w:p w14:paraId="458761B9" w14:textId="77777777" w:rsidR="006C5AF8" w:rsidRPr="002807EC" w:rsidRDefault="006C5AF8" w:rsidP="00A4792F">
      <w:pPr>
        <w:jc w:val="both"/>
      </w:pPr>
      <w:r w:rsidRPr="002807EC">
        <w:t>As Adrian, Obstfeld, and Laxton (2018) later showed, countries that adopted FPAS frameworks achieved smoother policy cycles, clearer communication, and better integration between fiscal and monetary policy.</w:t>
      </w:r>
    </w:p>
    <w:p w14:paraId="75BCD583" w14:textId="77777777" w:rsidR="006C5AF8" w:rsidRPr="002807EC" w:rsidRDefault="006C5AF8" w:rsidP="00A4792F">
      <w:pPr>
        <w:jc w:val="both"/>
      </w:pPr>
      <w:r w:rsidRPr="002807EC">
        <w:t>Over time, these systems evolved into what we now call FPAS Mark II.</w:t>
      </w:r>
    </w:p>
    <w:p w14:paraId="68580497" w14:textId="77777777" w:rsidR="006C5AF8" w:rsidRPr="002807EC" w:rsidRDefault="006C5AF8" w:rsidP="00A4792F">
      <w:pPr>
        <w:jc w:val="both"/>
      </w:pPr>
      <w:r w:rsidRPr="002807EC">
        <w:t xml:space="preserve">FPAS Mark II builds directly on these earlier systems but is designed to handle today’s more complex challenges — things like nonlinear dynamics, global spillovers, and </w:t>
      </w:r>
      <w:r w:rsidRPr="002807EC">
        <w:lastRenderedPageBreak/>
        <w:t>constraints from the lower bound on interest rates. The modern approach emphasizes prudent risk management within the FPAS discipline.</w:t>
      </w:r>
    </w:p>
    <w:p w14:paraId="13B4F464" w14:textId="77777777" w:rsidR="006C5AF8" w:rsidRPr="002807EC" w:rsidRDefault="006C5AF8" w:rsidP="00A4792F">
      <w:pPr>
        <w:jc w:val="both"/>
      </w:pPr>
      <w:r w:rsidRPr="002807EC">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807EC" w:rsidRDefault="006C5AF8" w:rsidP="00A4792F">
      <w:pPr>
        <w:jc w:val="both"/>
      </w:pPr>
      <w:r w:rsidRPr="002807EC">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807EC" w:rsidRDefault="006C5AF8" w:rsidP="00A4792F">
      <w:pPr>
        <w:jc w:val="both"/>
      </w:pPr>
      <w:r w:rsidRPr="002807EC">
        <w:t>So, to summarize: Principles Three and Four remind us that monetary policy is most effective when it is coherent with broader government policies and when it operates through a disciplined analytical framework like FPAS. Coherence ensures alignment and credibility. FPAS provides the structure and process that transform analysis into action.</w:t>
      </w:r>
    </w:p>
    <w:p w14:paraId="228EC47D" w14:textId="77777777" w:rsidR="006C5AF8" w:rsidRPr="002807EC" w:rsidRDefault="006C5AF8" w:rsidP="00A4792F">
      <w:pPr>
        <w:jc w:val="both"/>
      </w:pPr>
      <w:r w:rsidRPr="002807EC">
        <w:t>Together, they make monetary policy not only credible — but truly effective.</w:t>
      </w:r>
    </w:p>
    <w:p w14:paraId="5A14BC0F" w14:textId="77777777" w:rsidR="006C5AF8" w:rsidRPr="002807EC" w:rsidRDefault="006C5AF8" w:rsidP="00A4792F">
      <w:pPr>
        <w:jc w:val="both"/>
      </w:pPr>
      <w:r w:rsidRPr="002807EC">
        <w:t>In our next video, we’ll turn to Principles Five and Six, where we’ll explore flexibility and transparency — the final ingredients of a modern, resilient monetary policy framework.</w:t>
      </w:r>
    </w:p>
    <w:p w14:paraId="687F84AE" w14:textId="77777777" w:rsidR="006C5AF8" w:rsidRPr="002807EC" w:rsidRDefault="006C5AF8" w:rsidP="00A4792F">
      <w:pPr>
        <w:jc w:val="both"/>
      </w:pPr>
      <w:r w:rsidRPr="002807EC">
        <w:t>Thank you for watching, and I look forward to seeing you in the next episode of the CBA Academy.</w:t>
      </w:r>
    </w:p>
    <w:p w14:paraId="7F12035D" w14:textId="77777777" w:rsidR="006C5AF8" w:rsidRDefault="006C5AF8" w:rsidP="00A4792F"/>
    <w:p w14:paraId="71180629" w14:textId="77777777" w:rsidR="006C5AF8" w:rsidRDefault="006C5AF8" w:rsidP="00A4792F">
      <w:pPr>
        <w:rPr>
          <w:b/>
          <w:bCs/>
        </w:rPr>
      </w:pPr>
      <w:r w:rsidRPr="00B07A92">
        <w:rPr>
          <w:b/>
          <w:bCs/>
        </w:rPr>
        <w:t>See you there.</w:t>
      </w:r>
    </w:p>
    <w:p w14:paraId="41B14B01" w14:textId="77777777" w:rsidR="006C5AF8" w:rsidRDefault="006C5AF8" w:rsidP="00A4792F">
      <w:pPr>
        <w:rPr>
          <w:b/>
          <w:bCs/>
        </w:rPr>
      </w:pPr>
    </w:p>
    <w:p w14:paraId="499745CC" w14:textId="77777777" w:rsidR="006C5AF8" w:rsidRPr="009659F4" w:rsidRDefault="006C5AF8" w:rsidP="00A4792F">
      <w:pPr>
        <w:rPr>
          <w:b/>
          <w:bCs/>
        </w:rPr>
      </w:pPr>
      <w:r w:rsidRPr="009659F4">
        <w:rPr>
          <w:b/>
          <w:bCs/>
        </w:rPr>
        <w:t>Literature &amp; Further Reading</w:t>
      </w:r>
    </w:p>
    <w:p w14:paraId="4B5D742E" w14:textId="77777777" w:rsidR="006C5AF8" w:rsidRPr="00275B4F" w:rsidRDefault="006C5AF8" w:rsidP="006C5AF8">
      <w:pPr>
        <w:numPr>
          <w:ilvl w:val="0"/>
          <w:numId w:val="8"/>
        </w:numPr>
      </w:pPr>
      <w:hyperlink r:id="rId40" w:tgtFrame="_blank" w:history="1">
        <w:r w:rsidRPr="00275B4F">
          <w:rPr>
            <w:rStyle w:val="Hyperlink"/>
          </w:rPr>
          <w:t>Adrian, T., Obstfeld, M., &amp; Laxton, D. (2018). </w:t>
        </w:r>
        <w:r w:rsidRPr="00275B4F">
          <w:rPr>
            <w:rStyle w:val="Hyperlink"/>
            <w:i/>
            <w:iCs/>
          </w:rPr>
          <w:t>Advancing the Frontiers of Monetary Policy.</w:t>
        </w:r>
        <w:r w:rsidRPr="00275B4F">
          <w:rPr>
            <w:rStyle w:val="Hyperlink"/>
          </w:rPr>
          <w:t> IMF.</w:t>
        </w:r>
      </w:hyperlink>
    </w:p>
    <w:p w14:paraId="5B3EF714" w14:textId="77777777" w:rsidR="006C5AF8" w:rsidRPr="00275B4F" w:rsidRDefault="006C5AF8" w:rsidP="006C5AF8">
      <w:pPr>
        <w:numPr>
          <w:ilvl w:val="0"/>
          <w:numId w:val="8"/>
        </w:numPr>
      </w:pPr>
      <w:hyperlink r:id="rId41" w:tgtFrame="_blank" w:history="1">
        <w:r w:rsidRPr="00275B4F">
          <w:rPr>
            <w:rStyle w:val="Hyperlink"/>
          </w:rPr>
          <w:t>Freedman, C., &amp; Laxton, D. (2009). “Why Inflation Targeting?” IMF Working Paper 09/86.</w:t>
        </w:r>
      </w:hyperlink>
    </w:p>
    <w:p w14:paraId="1999A976" w14:textId="77777777" w:rsidR="006C5AF8" w:rsidRPr="00275B4F" w:rsidRDefault="006C5AF8" w:rsidP="006C5AF8">
      <w:pPr>
        <w:numPr>
          <w:ilvl w:val="0"/>
          <w:numId w:val="8"/>
        </w:numPr>
      </w:pPr>
      <w:hyperlink r:id="rId42" w:tgtFrame="_blank" w:history="1">
        <w:r w:rsidRPr="00275B4F">
          <w:rPr>
            <w:rStyle w:val="Hyperlink"/>
          </w:rPr>
          <w:t>Kydland, F., &amp; Prescott, E. (1977). “Rules Rather than Discretion: The Inconsistency of Optimal Plans.” </w:t>
        </w:r>
        <w:r w:rsidRPr="00275B4F">
          <w:rPr>
            <w:rStyle w:val="Hyperlink"/>
            <w:i/>
            <w:iCs/>
          </w:rPr>
          <w:t>Journal of Political Economy</w:t>
        </w:r>
        <w:r w:rsidRPr="00275B4F">
          <w:rPr>
            <w:rStyle w:val="Hyperlink"/>
          </w:rPr>
          <w:t>, 85(3), 473–492.</w:t>
        </w:r>
      </w:hyperlink>
    </w:p>
    <w:p w14:paraId="3706DCA0" w14:textId="77777777" w:rsidR="006C5AF8" w:rsidRDefault="006C5AF8" w:rsidP="006C5AF8">
      <w:pPr>
        <w:numPr>
          <w:ilvl w:val="0"/>
          <w:numId w:val="8"/>
        </w:numPr>
      </w:pPr>
      <w:hyperlink r:id="rId43" w:tgtFrame="_blank" w:history="1">
        <w:r w:rsidRPr="00275B4F">
          <w:rPr>
            <w:rStyle w:val="Hyperlink"/>
          </w:rPr>
          <w:t>Barro, R., &amp; Gordon, D. (1983). “Rules, Discretion, and Reputation in a Model of Monetary Policy.” </w:t>
        </w:r>
        <w:r w:rsidRPr="00275B4F">
          <w:rPr>
            <w:rStyle w:val="Hyperlink"/>
            <w:i/>
            <w:iCs/>
          </w:rPr>
          <w:t>Journal of Monetary Economics</w:t>
        </w:r>
        <w:r w:rsidRPr="00275B4F">
          <w:rPr>
            <w:rStyle w:val="Hyperlink"/>
          </w:rPr>
          <w:t>, 12, 101–121.</w:t>
        </w:r>
      </w:hyperlink>
    </w:p>
    <w:p w14:paraId="1FF5840D" w14:textId="64B5AC4E" w:rsidR="00BC3059" w:rsidRPr="00416680" w:rsidRDefault="00B95FC1" w:rsidP="00BC3059">
      <w:pPr>
        <w:pStyle w:val="ListParagraph"/>
        <w:numPr>
          <w:ilvl w:val="0"/>
          <w:numId w:val="8"/>
        </w:numPr>
        <w:spacing w:before="227" w:line="312" w:lineRule="auto"/>
        <w:ind w:right="524"/>
      </w:pPr>
      <w:r w:rsidRPr="00B95FC1">
        <w:t>Laxton, D., Galstyan, M., and Avagyan, V. January 2024</w:t>
      </w:r>
      <w:r w:rsidR="00BC3059">
        <w:t>.</w:t>
      </w:r>
      <w:r w:rsidR="00BC3059" w:rsidRPr="00456ABE">
        <w:rPr>
          <w:spacing w:val="80"/>
        </w:rPr>
        <w:t xml:space="preserve"> </w:t>
      </w:r>
      <w:hyperlink r:id="rId44"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28D79DB9" w14:textId="18304651" w:rsidR="00BC3059" w:rsidRPr="00416680" w:rsidRDefault="00B95FC1" w:rsidP="00BC3059">
      <w:pPr>
        <w:pStyle w:val="ListParagraph"/>
        <w:numPr>
          <w:ilvl w:val="0"/>
          <w:numId w:val="8"/>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1D4AA7EA" w14:textId="77777777" w:rsidR="006C5AF8" w:rsidRPr="00275B4F" w:rsidRDefault="006C5AF8" w:rsidP="006C5AF8">
      <w:pPr>
        <w:numPr>
          <w:ilvl w:val="0"/>
          <w:numId w:val="8"/>
        </w:numPr>
      </w:pPr>
      <w:r w:rsidRPr="00275B4F">
        <w:t>Central Bank of Armenia (2025). </w:t>
      </w:r>
      <w:r w:rsidRPr="00275B4F">
        <w:rPr>
          <w:i/>
          <w:iCs/>
        </w:rPr>
        <w:t>CBA Academy Onboarding Platform for New Board Members: Monetary Policy.</w:t>
      </w:r>
      <w:r w:rsidRPr="00275B4F">
        <w:t> Yerevan.</w:t>
      </w:r>
    </w:p>
    <w:p w14:paraId="541881EA" w14:textId="77777777" w:rsidR="006C5AF8" w:rsidRDefault="006C5AF8"/>
    <w:p w14:paraId="47D0B315" w14:textId="33957E1B" w:rsidR="006C5AF8" w:rsidRDefault="006C5AF8">
      <w:r>
        <w:br w:type="page"/>
      </w:r>
    </w:p>
    <w:p w14:paraId="44168630" w14:textId="77777777" w:rsidR="006C5AF8" w:rsidRPr="007A65F6" w:rsidRDefault="006C5AF8" w:rsidP="002C62BB">
      <w:pPr>
        <w:pStyle w:val="Heading1"/>
      </w:pPr>
      <w:bookmarkStart w:id="14" w:name="_Toc214436073"/>
      <w:bookmarkStart w:id="15" w:name="_Toc214436100"/>
      <w:r w:rsidRPr="007A65F6">
        <w:lastRenderedPageBreak/>
        <w:t>Monetary Policy Transmission Mechanisms</w:t>
      </w:r>
      <w:bookmarkEnd w:id="14"/>
      <w:bookmarkEnd w:id="15"/>
    </w:p>
    <w:p w14:paraId="2F26C9B1" w14:textId="77777777" w:rsidR="006C5AF8" w:rsidRDefault="006C5AF8" w:rsidP="00A4792F">
      <w:pPr>
        <w:jc w:val="center"/>
        <w:rPr>
          <w:b/>
          <w:bCs/>
        </w:rPr>
      </w:pPr>
    </w:p>
    <w:p w14:paraId="7E144524" w14:textId="77777777" w:rsidR="006C5AF8" w:rsidRDefault="006C5AF8" w:rsidP="00A4792F">
      <w:pPr>
        <w:rPr>
          <w:b/>
          <w:bCs/>
        </w:rPr>
      </w:pPr>
      <w:r>
        <w:rPr>
          <w:b/>
          <w:bCs/>
        </w:rPr>
        <w:t>Susanna Grigoryan</w:t>
      </w:r>
    </w:p>
    <w:p w14:paraId="6AAD7EF8" w14:textId="77777777" w:rsidR="006C5AF8" w:rsidRPr="009659F4" w:rsidRDefault="006C5AF8" w:rsidP="00A4792F">
      <w:pPr>
        <w:rPr>
          <w:b/>
          <w:bCs/>
        </w:rPr>
      </w:pPr>
      <w:r w:rsidRPr="009659F4">
        <w:rPr>
          <w:b/>
          <w:bCs/>
        </w:rPr>
        <w:t>Recent Staff Member, Monetary Policy Department, Central Bank of Armenia</w:t>
      </w:r>
    </w:p>
    <w:p w14:paraId="1CECEAE7" w14:textId="77777777" w:rsidR="006C5AF8" w:rsidRPr="009659F4" w:rsidRDefault="006C5AF8" w:rsidP="00A4792F">
      <w:pPr>
        <w:rPr>
          <w:b/>
          <w:bCs/>
        </w:rPr>
      </w:pPr>
      <w:r w:rsidRPr="009659F4">
        <w:rPr>
          <w:b/>
          <w:bCs/>
        </w:rPr>
        <w:t>Student, Global Forecasting School</w:t>
      </w:r>
    </w:p>
    <w:p w14:paraId="47FC6E98" w14:textId="77777777" w:rsidR="006C5AF8" w:rsidRDefault="006C5AF8" w:rsidP="00A4792F">
      <w:pPr>
        <w:rPr>
          <w:b/>
          <w:bCs/>
        </w:rPr>
      </w:pPr>
      <w:r>
        <w:rPr>
          <w:b/>
          <w:bCs/>
        </w:rPr>
        <w:t xml:space="preserve">November </w:t>
      </w:r>
      <w:r w:rsidRPr="009659F4">
        <w:rPr>
          <w:b/>
          <w:bCs/>
        </w:rPr>
        <w:t>2025</w:t>
      </w:r>
    </w:p>
    <w:p w14:paraId="7FEC5BB5" w14:textId="77777777" w:rsidR="00896F7E" w:rsidRDefault="00896F7E" w:rsidP="00A4792F">
      <w:pPr>
        <w:rPr>
          <w:b/>
          <w:bCs/>
        </w:rPr>
      </w:pPr>
    </w:p>
    <w:p w14:paraId="311DECF6" w14:textId="77777777" w:rsidR="00896F7E" w:rsidRDefault="00896F7E" w:rsidP="00896F7E">
      <w:pPr>
        <w:rPr>
          <w:b/>
          <w:bCs/>
        </w:rPr>
      </w:pPr>
      <w:r w:rsidRPr="00896F7E">
        <w:rPr>
          <w:b/>
          <w:bCs/>
        </w:rPr>
        <w:t>Note</w:t>
      </w:r>
    </w:p>
    <w:p w14:paraId="7FC61D43" w14:textId="1A0EEBA2" w:rsidR="00382080" w:rsidRPr="00382080" w:rsidRDefault="00382080" w:rsidP="00382080">
      <w:pPr>
        <w:jc w:val="both"/>
        <w:rPr>
          <w:b/>
          <w:bCs/>
        </w:rPr>
      </w:pPr>
      <w:r w:rsidRPr="00382080">
        <w:rPr>
          <w:b/>
          <w:bCs/>
        </w:rPr>
        <w:t>1. The Origins of “Long and Variable Lags”</w:t>
      </w:r>
    </w:p>
    <w:p w14:paraId="17B8643F" w14:textId="317BB8EC" w:rsidR="00382080" w:rsidRDefault="00382080" w:rsidP="00382080">
      <w:pPr>
        <w:jc w:val="both"/>
      </w:pPr>
      <w:r>
        <w:t>Milton Friedman’s 1968 Presidential Address introduced the famous concept of “long and variable lags.” He warned that monetary policy works with unpredictable timing, meaning central banks can easily over- or under-shoot if they misjudge those delays. Even with today’s advanced models, the timing and strength of policy transmission remain state-dependent, changing with fiscal conditions, wealth effects, and expectations.</w:t>
      </w:r>
    </w:p>
    <w:p w14:paraId="17EA8E8B" w14:textId="58BBA37C" w:rsidR="00382080" w:rsidRPr="00382080" w:rsidRDefault="00382080" w:rsidP="00382080">
      <w:pPr>
        <w:jc w:val="both"/>
        <w:rPr>
          <w:b/>
          <w:bCs/>
        </w:rPr>
      </w:pPr>
      <w:r w:rsidRPr="00382080">
        <w:rPr>
          <w:b/>
          <w:bCs/>
        </w:rPr>
        <w:t>2.</w:t>
      </w:r>
      <w:r>
        <w:rPr>
          <w:b/>
          <w:bCs/>
        </w:rPr>
        <w:t xml:space="preserve"> </w:t>
      </w:r>
      <w:r w:rsidRPr="00382080">
        <w:rPr>
          <w:b/>
          <w:bCs/>
        </w:rPr>
        <w:t>The U.S. Experience: Delayed Tightening and the Wealth Channel</w:t>
      </w:r>
    </w:p>
    <w:p w14:paraId="1C6B332E" w14:textId="02302B71" w:rsidR="00382080" w:rsidRDefault="00382080" w:rsidP="00382080">
      <w:pPr>
        <w:jc w:val="both"/>
      </w:pPr>
      <w: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57972687" w14:textId="20B75DD2" w:rsidR="00382080" w:rsidRDefault="00382080" w:rsidP="00382080">
      <w:pPr>
        <w:jc w:val="both"/>
      </w:pPr>
      <w: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194702D9" w14:textId="303F7407" w:rsidR="00382080" w:rsidRDefault="00382080" w:rsidP="00382080">
      <w:pPr>
        <w:jc w:val="both"/>
      </w:pPr>
      <w:r>
        <w:t>Michael Kiley’s work at the Federal Reserve shows how wealth and financial conditions can shift the timing of recessions predicted by yield curves. The lags have grown longer-not be- cause the transmission mechanism is broken, but because other forces temporarily dominate it.</w:t>
      </w:r>
    </w:p>
    <w:p w14:paraId="54450B68" w14:textId="46A25930" w:rsidR="00382080" w:rsidRPr="00382080" w:rsidRDefault="00382080" w:rsidP="00382080">
      <w:pPr>
        <w:jc w:val="both"/>
        <w:rPr>
          <w:b/>
          <w:bCs/>
        </w:rPr>
      </w:pPr>
      <w:r w:rsidRPr="00382080">
        <w:rPr>
          <w:b/>
          <w:bCs/>
        </w:rPr>
        <w:t>3. The Armenian Experience: Easing and Sticky Credit Rates</w:t>
      </w:r>
    </w:p>
    <w:p w14:paraId="6B1A6C91" w14:textId="3C5BFE81" w:rsidR="00382080" w:rsidRDefault="00382080" w:rsidP="00382080">
      <w:pPr>
        <w:jc w:val="both"/>
      </w:pPr>
      <w:r>
        <w:t xml:space="preserve">In contrast, Armenia has experienced the opposite problem. The central bank has cut rates sharply, but borrowing costs for households and firms remain elevated. This reflects </w:t>
      </w:r>
      <w:r>
        <w:lastRenderedPageBreak/>
        <w:t>structural features, including a concentrated banking sector, risk perceptions, and limited secondary markets. Transmission works, but slowly. The easing cycle demonstrates the asymmetry often found in small open economies: tightening bites faster than easing.</w:t>
      </w:r>
    </w:p>
    <w:p w14:paraId="6FC3DE26" w14:textId="7AF8BD61" w:rsidR="00382080" w:rsidRPr="00382080" w:rsidRDefault="00382080" w:rsidP="00382080">
      <w:pPr>
        <w:jc w:val="both"/>
        <w:rPr>
          <w:b/>
          <w:bCs/>
        </w:rPr>
      </w:pPr>
      <w:r w:rsidRPr="00382080">
        <w:rPr>
          <w:b/>
          <w:bCs/>
        </w:rPr>
        <w:t>4</w:t>
      </w:r>
      <w:r>
        <w:rPr>
          <w:b/>
          <w:bCs/>
        </w:rPr>
        <w:t xml:space="preserve">. </w:t>
      </w:r>
      <w:r w:rsidRPr="00382080">
        <w:rPr>
          <w:b/>
          <w:bCs/>
        </w:rPr>
        <w:t>Why the Mechanism Appears “Broken,” But Isn’t</w:t>
      </w:r>
    </w:p>
    <w:p w14:paraId="482E522A" w14:textId="5DEDBE6E" w:rsidR="00382080" w:rsidRDefault="00382080" w:rsidP="00382080">
      <w:pPr>
        <w:jc w:val="both"/>
      </w:pPr>
      <w: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533DBCD8" w14:textId="00409AF1" w:rsidR="00382080" w:rsidRDefault="00382080" w:rsidP="00382080">
      <w:pPr>
        <w:jc w:val="both"/>
      </w:pPr>
      <w: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02827DB8" w14:textId="06D5BF99" w:rsidR="00382080" w:rsidRPr="00382080" w:rsidRDefault="00382080" w:rsidP="00382080">
      <w:pPr>
        <w:jc w:val="both"/>
        <w:rPr>
          <w:b/>
          <w:bCs/>
        </w:rPr>
      </w:pPr>
      <w:r w:rsidRPr="00382080">
        <w:rPr>
          <w:b/>
          <w:bCs/>
        </w:rPr>
        <w:t>5. Policy Lessons</w:t>
      </w:r>
    </w:p>
    <w:p w14:paraId="631DA7C0" w14:textId="4B4F80AC" w:rsidR="00382080" w:rsidRDefault="00382080" w:rsidP="00382080">
      <w:pPr>
        <w:pStyle w:val="ListParagraph"/>
        <w:numPr>
          <w:ilvl w:val="0"/>
          <w:numId w:val="20"/>
        </w:numPr>
        <w:jc w:val="both"/>
      </w:pPr>
      <w:r>
        <w:t>The mechanism is never broken-just delayed or dampened.</w:t>
      </w:r>
    </w:p>
    <w:p w14:paraId="03B95B87" w14:textId="6B08325B" w:rsidR="00382080" w:rsidRDefault="00382080" w:rsidP="00382080">
      <w:pPr>
        <w:pStyle w:val="ListParagraph"/>
        <w:numPr>
          <w:ilvl w:val="0"/>
          <w:numId w:val="20"/>
        </w:numPr>
        <w:jc w:val="both"/>
      </w:pPr>
      <w:r>
        <w:t>Wealth and fiscal dynamics can lengthen lags, as in the United States.</w:t>
      </w:r>
    </w:p>
    <w:p w14:paraId="78F90E4D" w14:textId="1E3A0018" w:rsidR="00382080" w:rsidRDefault="00382080" w:rsidP="00382080">
      <w:pPr>
        <w:pStyle w:val="ListParagraph"/>
        <w:numPr>
          <w:ilvl w:val="0"/>
          <w:numId w:val="20"/>
        </w:numPr>
        <w:jc w:val="both"/>
      </w:pPr>
      <w:r>
        <w:t>Structural constraints can slow credit transmission, as in Armenia.</w:t>
      </w:r>
    </w:p>
    <w:p w14:paraId="05A68C06" w14:textId="3BA2AB92" w:rsidR="00382080" w:rsidRDefault="00382080" w:rsidP="00382080">
      <w:pPr>
        <w:pStyle w:val="ListParagraph"/>
        <w:numPr>
          <w:ilvl w:val="0"/>
          <w:numId w:val="20"/>
        </w:numPr>
        <w:jc w:val="both"/>
      </w:pPr>
      <w:r>
        <w:t>Central banks must act decisively enough to maintain the nominal anchor.</w:t>
      </w:r>
    </w:p>
    <w:p w14:paraId="6FE68D5E" w14:textId="615672F5" w:rsidR="00382080" w:rsidRPr="00382080" w:rsidRDefault="00382080" w:rsidP="00382080">
      <w:pPr>
        <w:jc w:val="both"/>
      </w:pPr>
      <w:r>
        <w:t>The lesson is patience and persistence. Use the transmission mechanism you have-always. If it seems slow, find out why, communicate clearly, and adjust as needed.</w:t>
      </w:r>
    </w:p>
    <w:p w14:paraId="6418578F" w14:textId="36AEEDD3" w:rsidR="00896F7E" w:rsidRPr="00896F7E" w:rsidRDefault="00000000" w:rsidP="00896F7E">
      <w:pPr>
        <w:jc w:val="both"/>
      </w:pPr>
      <w:r>
        <w:pict w14:anchorId="007F5CF6">
          <v:rect id="_x0000_i1031" style="width:0;height:1.5pt" o:hralign="center" o:hrstd="t" o:hr="t" fillcolor="#a0a0a0" stroked="f"/>
        </w:pict>
      </w:r>
    </w:p>
    <w:p w14:paraId="3A2B8C6B" w14:textId="6F8581F6" w:rsidR="006C5AF8" w:rsidRDefault="00382080" w:rsidP="00A4792F">
      <w:pPr>
        <w:rPr>
          <w:b/>
          <w:bCs/>
        </w:rPr>
      </w:pPr>
      <w:r>
        <w:rPr>
          <w:b/>
          <w:bCs/>
        </w:rPr>
        <w:t>Script</w:t>
      </w:r>
    </w:p>
    <w:p w14:paraId="33B6BE7D" w14:textId="77777777" w:rsidR="006C5AF8" w:rsidRPr="002B57E6" w:rsidRDefault="006C5AF8" w:rsidP="00A4792F">
      <w:pPr>
        <w:jc w:val="both"/>
      </w:pPr>
      <w:r w:rsidRPr="002B57E6">
        <w:t xml:space="preserve">Hello everyone, I’m </w:t>
      </w:r>
      <w:r w:rsidRPr="002B57E6">
        <w:rPr>
          <w:b/>
          <w:bCs/>
        </w:rPr>
        <w:t>Susanna Grigoryan</w:t>
      </w:r>
      <w:r w:rsidRPr="002B57E6">
        <w:t xml:space="preserve">, an economist at the </w:t>
      </w:r>
      <w:r w:rsidRPr="002B57E6">
        <w:rPr>
          <w:b/>
          <w:bCs/>
        </w:rPr>
        <w:t>Central Bank of Armenia</w:t>
      </w:r>
      <w:r>
        <w:t xml:space="preserve"> </w:t>
      </w:r>
      <w:r w:rsidRPr="002B57E6">
        <w:t xml:space="preserve">and a </w:t>
      </w:r>
      <w:r w:rsidRPr="002B57E6">
        <w:rPr>
          <w:b/>
          <w:bCs/>
        </w:rPr>
        <w:t>Level One student at the Global Forecasting School</w:t>
      </w:r>
      <w:r w:rsidRPr="002B57E6">
        <w:t>.</w:t>
      </w:r>
      <w:r>
        <w:t xml:space="preserve"> </w:t>
      </w:r>
      <w:r w:rsidRPr="002B57E6">
        <w:t>In this extended video, we’ll explore how monetary policy actually works — and why its effects often take longer to appear than people expect.</w:t>
      </w:r>
      <w:r>
        <w:t xml:space="preserve"> </w:t>
      </w:r>
      <w:r w:rsidRPr="002B57E6">
        <w:t xml:space="preserve">This discussion brings together two important themes: the </w:t>
      </w:r>
      <w:r w:rsidRPr="002B57E6">
        <w:rPr>
          <w:b/>
          <w:bCs/>
        </w:rPr>
        <w:t>monetary transmission mechanism</w:t>
      </w:r>
      <w:r w:rsidRPr="002B57E6">
        <w:t xml:space="preserve">, and the idea of </w:t>
      </w:r>
      <w:r w:rsidRPr="002B57E6">
        <w:rPr>
          <w:b/>
          <w:bCs/>
        </w:rPr>
        <w:t>long and variable lags</w:t>
      </w:r>
      <w:r w:rsidRPr="002B57E6">
        <w:t xml:space="preserve"> in policy effects.</w:t>
      </w:r>
    </w:p>
    <w:p w14:paraId="04B67E2E" w14:textId="77777777" w:rsidR="006C5AF8" w:rsidRPr="00D87E64" w:rsidRDefault="006C5AF8" w:rsidP="00A4792F">
      <w:pPr>
        <w:jc w:val="both"/>
      </w:pPr>
      <w:r w:rsidRPr="00D87E64">
        <w:t xml:space="preserve">Let’s begin with the monetary transmission mechanism — the process through which central-bank decisions affect inflation and output. When the central bank changes its policy rate, that action ripples through financial markets, influencing borrowing costs, exchange rates, and expectations. In other words, monetary policy works through several </w:t>
      </w:r>
      <w:r w:rsidRPr="00D87E64">
        <w:lastRenderedPageBreak/>
        <w:t>channels that together shape spending, investment, and inflation expectations across the economy.</w:t>
      </w:r>
    </w:p>
    <w:p w14:paraId="68136A19" w14:textId="77777777" w:rsidR="006C5AF8" w:rsidRPr="00D87E64" w:rsidRDefault="006C5AF8" w:rsidP="00A4792F">
      <w:pPr>
        <w:jc w:val="both"/>
      </w:pPr>
      <w:r w:rsidRPr="00D87E64">
        <w:t>There are four main channels of transmission.</w:t>
      </w:r>
    </w:p>
    <w:p w14:paraId="4BDA348C" w14:textId="77777777" w:rsidR="006C5AF8" w:rsidRPr="00D87E64" w:rsidRDefault="006C5AF8" w:rsidP="00A4792F">
      <w:pPr>
        <w:jc w:val="both"/>
      </w:pPr>
      <w:r w:rsidRPr="00D87E64">
        <w:t>The first is the interest-rate channel. When the central bank raises or lowers its policy rate, it immediately changes short-term interest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D87E64" w:rsidRDefault="006C5AF8" w:rsidP="00A4792F">
      <w:pPr>
        <w:jc w:val="both"/>
      </w:pPr>
      <w:r w:rsidRPr="00D87E64">
        <w:t>The second is the exchange-rate channel. Expected interest-rate differentials across countries drive exchange-rate movements. Higher expected rates usually appreciate the domestic currency, making imports cheaper but exports less competitive.</w:t>
      </w:r>
      <w:r w:rsidRPr="00D87E64">
        <w:br/>
        <w:t>For small open economies, this is often one of the most powerful transmission routes.</w:t>
      </w:r>
    </w:p>
    <w:p w14:paraId="6E1962C6" w14:textId="77777777" w:rsidR="006C5AF8" w:rsidRPr="00D87E64" w:rsidRDefault="006C5AF8" w:rsidP="00A4792F">
      <w:pPr>
        <w:jc w:val="both"/>
      </w:pPr>
      <w:r w:rsidRPr="00D87E64">
        <w:t xml:space="preserve">The third is the credit channel. Banks’ lending </w:t>
      </w:r>
      <w:proofErr w:type="spellStart"/>
      <w:r w:rsidRPr="00D87E64">
        <w:t>behavior</w:t>
      </w:r>
      <w:proofErr w:type="spellEnd"/>
      <w:r w:rsidRPr="00D87E64">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D87E64" w:rsidRDefault="006C5AF8" w:rsidP="00A4792F">
      <w:pPr>
        <w:jc w:val="both"/>
      </w:pPr>
      <w:r w:rsidRPr="00D87E64">
        <w:t>And finally, the expectations channel — arguably the most important. When the central bank communicates clearly and consistently, it anchors inflation expectations.</w:t>
      </w:r>
      <w:r w:rsidRPr="00D87E64">
        <w:br/>
        <w:t>That credibility influences real interest rates and public confidence, ensuring that monetary policy works through both psychology and financial conditions.</w:t>
      </w:r>
    </w:p>
    <w:p w14:paraId="1C98F5B8" w14:textId="77777777" w:rsidR="006C5AF8" w:rsidRPr="00D87E64" w:rsidRDefault="006C5AF8" w:rsidP="00A4792F">
      <w:pPr>
        <w:jc w:val="both"/>
      </w:pPr>
      <w:r w:rsidRPr="00D87E64">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77777777" w:rsidR="006C5AF8" w:rsidRPr="00D87E64" w:rsidRDefault="006C5AF8" w:rsidP="00A4792F">
      <w:pPr>
        <w:jc w:val="both"/>
      </w:pPr>
      <w:r w:rsidRPr="00D87E64">
        <w:t>Another important concept in transmission is the term and risk premium.</w:t>
      </w:r>
      <w:r w:rsidRPr="00D87E64">
        <w:br/>
        <w:t xml:space="preserve">Long-term interest rates don’t move one-for-one with expected short-term rates because investors demand compensation for uncertainty. That’s the term premium — a reward for bearing interest-rate risk. In open economies, there can also be a country-risk or exchange-rate premium, reflecting investors’ assessment of fiscal credibility or external </w:t>
      </w:r>
      <w:r w:rsidRPr="00D87E64">
        <w:lastRenderedPageBreak/>
        <w:t>vulnerability. Together, these premia explain why the ten-year government bond yield typically exceeds the policy rate by a margin that changes over time.</w:t>
      </w:r>
    </w:p>
    <w:p w14:paraId="20E0F1E6" w14:textId="77777777" w:rsidR="006C5AF8" w:rsidRPr="00D87E64" w:rsidRDefault="006C5AF8" w:rsidP="00A4792F">
      <w:pPr>
        <w:jc w:val="both"/>
      </w:pPr>
      <w:r w:rsidRPr="00D87E64">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77777777" w:rsidR="006C5AF8" w:rsidRPr="00D87E64" w:rsidRDefault="006C5AF8" w:rsidP="00A4792F">
      <w:pPr>
        <w:jc w:val="both"/>
      </w:pPr>
      <w:r w:rsidRPr="00D87E64">
        <w:t>A good recent example comes from the United States. After the pandemic, the Federal Reserve began raising interest rates in 2022 — roughly a year later than ideal — and did so very aggressively, increasing the policy rate by more than 500 basis points.</w:t>
      </w:r>
      <w:r w:rsidRPr="00D87E64">
        <w:br/>
        <w:t xml:space="preserve">Historically, such a tightening would have </w:t>
      </w:r>
      <w:proofErr w:type="spellStart"/>
      <w:r w:rsidRPr="00D87E64">
        <w:t>signaled</w:t>
      </w:r>
      <w:proofErr w:type="spellEnd"/>
      <w:r w:rsidRPr="00D87E64">
        <w:t xml:space="preserve"> an impending recession, especially with the yield curve inverted. Yet, a recession never arrived.</w:t>
      </w:r>
    </w:p>
    <w:p w14:paraId="32558071" w14:textId="77777777" w:rsidR="006C5AF8" w:rsidRPr="00D87E64" w:rsidRDefault="006C5AF8" w:rsidP="00A4792F">
      <w:pPr>
        <w:jc w:val="both"/>
      </w:pPr>
      <w:r w:rsidRPr="00D87E64">
        <w:t>Why?</w:t>
      </w:r>
      <w:r w:rsidRPr="00D87E64">
        <w:br/>
        <w:t>Because other forces were at work. High equity prices, strong household balance sheets, and pandemic-era savings supported consumption and delayed the impact of higher rates. During COVID, real long-term interest rates had been deeply negative, which boosted asset prices and wealth. As Michael Kiley’s research shows, these wealth and liquidity conditions can lengthen the lags in transmission.</w:t>
      </w:r>
      <w:r>
        <w:t xml:space="preserve"> </w:t>
      </w:r>
      <w:r w:rsidRPr="00D87E64">
        <w:t>The mechanism wasn’t broken — it was simply slower, as other channels temporarily dominated.</w:t>
      </w:r>
    </w:p>
    <w:p w14:paraId="152D4A64" w14:textId="77777777" w:rsidR="006C5AF8" w:rsidRPr="00D87E64" w:rsidRDefault="006C5AF8" w:rsidP="00A4792F">
      <w:pPr>
        <w:jc w:val="both"/>
      </w:pPr>
      <w:r w:rsidRPr="00D87E64">
        <w:t>Armenia’s experience offers the opposite perspective.</w:t>
      </w:r>
      <w:r>
        <w:t xml:space="preserve"> </w:t>
      </w:r>
      <w:r w:rsidRPr="00D87E64">
        <w:t>When the Central Bank eased policy, lending rates didn’t fall quickly.</w:t>
      </w:r>
      <w:r>
        <w:t xml:space="preserve"> </w:t>
      </w:r>
      <w:r w:rsidRPr="00D87E64">
        <w:t>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D87E64" w:rsidRDefault="006C5AF8" w:rsidP="00A4792F">
      <w:pPr>
        <w:jc w:val="both"/>
      </w:pPr>
      <w:r w:rsidRPr="00D87E64">
        <w:t>It’s never truly broken. When one channel weakens, others can strengthen.</w:t>
      </w:r>
      <w:r w:rsidRPr="00D87E64">
        <w:br/>
        <w:t>Declaring the system broken risks undermining confidence in the nominal anchor.</w:t>
      </w:r>
      <w:r w:rsidRPr="00D87E64">
        <w:br/>
        <w:t>Instead, policymakers must identify which channels are currently active, monitor them continuously, and adjust policy instruments accordingly.</w:t>
      </w:r>
      <w:r w:rsidRPr="00D87E64">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D87E64" w:rsidRDefault="006C5AF8" w:rsidP="00A4792F">
      <w:pPr>
        <w:jc w:val="both"/>
      </w:pPr>
      <w:r w:rsidRPr="00D87E64">
        <w:t>From this analysis, several lessons emerge for policymakers: First, expect lags to vary depending on wealth conditions, fiscal stance, and the global environment.</w:t>
      </w:r>
      <w:r w:rsidRPr="00D87E64">
        <w:br/>
        <w:t>Second, recognize asymmetry — policy tightening usually has faster effects than easing.</w:t>
      </w:r>
      <w:r w:rsidRPr="00D87E64">
        <w:br/>
      </w:r>
      <w:r w:rsidRPr="00D87E64">
        <w:lastRenderedPageBreak/>
        <w:t>Third, use all available channels and instruments to maintain credibility and manage expectations.</w:t>
      </w:r>
    </w:p>
    <w:p w14:paraId="26E40C1C" w14:textId="77777777" w:rsidR="006C5AF8" w:rsidRPr="00D87E64" w:rsidRDefault="006C5AF8" w:rsidP="00A4792F">
      <w:pPr>
        <w:jc w:val="both"/>
      </w:pPr>
      <w:r w:rsidRPr="00D87E64">
        <w:t>The essential message is that monetary transmission always works, but never on a fixed schedule. Patience and persistence are vital.</w:t>
      </w:r>
      <w:r>
        <w:t xml:space="preserve"> </w:t>
      </w:r>
      <w:r w:rsidRPr="00D87E64">
        <w:t>Understanding these long and variable lags helps central banks stay disciplined, data-driven, and credible.</w:t>
      </w:r>
    </w:p>
    <w:p w14:paraId="15B16039" w14:textId="77777777" w:rsidR="006C5AF8" w:rsidRPr="00D87E64" w:rsidRDefault="006C5AF8" w:rsidP="00A4792F">
      <w:pPr>
        <w:jc w:val="both"/>
      </w:pPr>
      <w:r w:rsidRPr="00D87E64">
        <w:t>So, whenever someone asks whether monetary policy still works, the answer is simple: it does — it just takes time.</w:t>
      </w:r>
    </w:p>
    <w:p w14:paraId="50C51A36" w14:textId="77777777" w:rsidR="006C5AF8" w:rsidRPr="00D87E64" w:rsidRDefault="006C5AF8" w:rsidP="00A4792F">
      <w:pPr>
        <w:jc w:val="both"/>
      </w:pPr>
      <w:r w:rsidRPr="00D87E64">
        <w:t>Thank you for watching, and I look forward to seeing you in the next episode of the CBA Academy.</w:t>
      </w:r>
    </w:p>
    <w:p w14:paraId="348B699A" w14:textId="77777777" w:rsidR="006C5AF8" w:rsidRDefault="006C5AF8" w:rsidP="00A4792F">
      <w:pPr>
        <w:rPr>
          <w:b/>
          <w:bCs/>
        </w:rPr>
      </w:pPr>
    </w:p>
    <w:p w14:paraId="635F0692" w14:textId="77777777" w:rsidR="006C5AF8" w:rsidRDefault="006C5AF8" w:rsidP="00A4792F">
      <w:pPr>
        <w:rPr>
          <w:b/>
          <w:bCs/>
        </w:rPr>
      </w:pPr>
      <w:r w:rsidRPr="00B07A92">
        <w:rPr>
          <w:b/>
          <w:bCs/>
        </w:rPr>
        <w:t>See you there.</w:t>
      </w:r>
    </w:p>
    <w:p w14:paraId="4F8BEFC5" w14:textId="77777777" w:rsidR="006C5AF8" w:rsidRDefault="006C5AF8" w:rsidP="00A4792F">
      <w:pPr>
        <w:rPr>
          <w:b/>
          <w:bCs/>
        </w:rPr>
      </w:pPr>
    </w:p>
    <w:p w14:paraId="467A4583" w14:textId="77777777" w:rsidR="006C5AF8" w:rsidRPr="009659F4" w:rsidRDefault="006C5AF8" w:rsidP="00A4792F">
      <w:pPr>
        <w:rPr>
          <w:b/>
          <w:bCs/>
        </w:rPr>
      </w:pPr>
      <w:r w:rsidRPr="009659F4">
        <w:rPr>
          <w:b/>
          <w:bCs/>
        </w:rPr>
        <w:t>Literature &amp; Further Reading</w:t>
      </w:r>
    </w:p>
    <w:p w14:paraId="5BC99079" w14:textId="77777777" w:rsidR="006C5AF8" w:rsidRPr="008D7A97" w:rsidRDefault="006C5AF8" w:rsidP="006C5AF8">
      <w:pPr>
        <w:numPr>
          <w:ilvl w:val="0"/>
          <w:numId w:val="9"/>
        </w:numPr>
      </w:pPr>
      <w:r w:rsidRPr="008D7A97">
        <w:t>Adrian, T., Obstfeld, M., &amp; Laxton, D. (2018). </w:t>
      </w:r>
      <w:hyperlink r:id="rId45" w:tgtFrame="_blank" w:history="1">
        <w:r w:rsidRPr="008D7A97">
          <w:rPr>
            <w:rStyle w:val="Hyperlink"/>
            <w:i/>
            <w:iCs/>
          </w:rPr>
          <w:t>Advancing the Frontiers of Monetary Policy.</w:t>
        </w:r>
        <w:r w:rsidRPr="008D7A97">
          <w:rPr>
            <w:rStyle w:val="Hyperlink"/>
          </w:rPr>
          <w:t> </w:t>
        </w:r>
      </w:hyperlink>
      <w:r w:rsidRPr="008D7A97">
        <w:t>IMF.</w:t>
      </w:r>
    </w:p>
    <w:p w14:paraId="5EB862A6" w14:textId="77777777" w:rsidR="006C5AF8" w:rsidRPr="008D7A97" w:rsidRDefault="006C5AF8" w:rsidP="006C5AF8">
      <w:pPr>
        <w:numPr>
          <w:ilvl w:val="0"/>
          <w:numId w:val="9"/>
        </w:numPr>
      </w:pPr>
      <w:r w:rsidRPr="008D7A97">
        <w:t>Friedman, M. (1968). </w:t>
      </w:r>
      <w:hyperlink r:id="rId46" w:tgtFrame="_blank" w:history="1">
        <w:r w:rsidRPr="008D7A97">
          <w:rPr>
            <w:rStyle w:val="Hyperlink"/>
          </w:rPr>
          <w:t>“The Role of Monetary Policy.” </w:t>
        </w:r>
      </w:hyperlink>
      <w:r w:rsidRPr="008D7A97">
        <w:rPr>
          <w:i/>
          <w:iCs/>
        </w:rPr>
        <w:t>American Economic Review</w:t>
      </w:r>
      <w:r w:rsidRPr="008D7A97">
        <w:t>, 58(1).</w:t>
      </w:r>
    </w:p>
    <w:p w14:paraId="62AD5B56" w14:textId="77777777" w:rsidR="006C5AF8" w:rsidRPr="008D7A97" w:rsidRDefault="006C5AF8" w:rsidP="006C5AF8">
      <w:pPr>
        <w:numPr>
          <w:ilvl w:val="0"/>
          <w:numId w:val="9"/>
        </w:numPr>
      </w:pPr>
      <w:r w:rsidRPr="008D7A97">
        <w:t>Kiley, M. (2023). </w:t>
      </w:r>
      <w:hyperlink r:id="rId47" w:tgtFrame="_blank" w:history="1">
        <w:r w:rsidRPr="008D7A97">
          <w:rPr>
            <w:rStyle w:val="Hyperlink"/>
          </w:rPr>
          <w:t>“Prospects for a Soft Landing.” </w:t>
        </w:r>
      </w:hyperlink>
      <w:r w:rsidRPr="008D7A97">
        <w:t>Board of Governors of the Federal Reserve System.</w:t>
      </w:r>
    </w:p>
    <w:p w14:paraId="2F95D4B3" w14:textId="77777777" w:rsidR="006C5AF8" w:rsidRDefault="006C5AF8" w:rsidP="006C5AF8">
      <w:pPr>
        <w:numPr>
          <w:ilvl w:val="0"/>
          <w:numId w:val="9"/>
        </w:numPr>
      </w:pPr>
      <w:r w:rsidRPr="008D7A97">
        <w:t>Freedman, C., &amp; Laxton, D. (2009). </w:t>
      </w:r>
      <w:hyperlink r:id="rId48" w:tgtFrame="_blank" w:history="1">
        <w:r w:rsidRPr="008D7A97">
          <w:rPr>
            <w:rStyle w:val="Hyperlink"/>
          </w:rPr>
          <w:t>“Why Inflation Targeting?” </w:t>
        </w:r>
      </w:hyperlink>
      <w:r w:rsidRPr="008D7A97">
        <w:t>IMF Working Paper 09/86.</w:t>
      </w:r>
    </w:p>
    <w:p w14:paraId="27DDF9C0" w14:textId="1ED1B5BF" w:rsidR="00BC3059" w:rsidRPr="00416680" w:rsidRDefault="00B95FC1" w:rsidP="00BC3059">
      <w:pPr>
        <w:pStyle w:val="ListParagraph"/>
        <w:numPr>
          <w:ilvl w:val="0"/>
          <w:numId w:val="9"/>
        </w:numPr>
        <w:spacing w:before="227" w:line="312" w:lineRule="auto"/>
        <w:ind w:right="524"/>
      </w:pPr>
      <w:r w:rsidRPr="00B95FC1">
        <w:t>Laxton, D., Galstyan, M., and Avagyan, V. January 2024</w:t>
      </w:r>
      <w:r w:rsidR="00BC3059">
        <w:t>.</w:t>
      </w:r>
      <w:r w:rsidR="00BC3059" w:rsidRPr="00456ABE">
        <w:rPr>
          <w:spacing w:val="80"/>
        </w:rPr>
        <w:t xml:space="preserve"> </w:t>
      </w:r>
      <w:hyperlink r:id="rId4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09C2FEDD" w14:textId="02009BE4" w:rsidR="00BC3059" w:rsidRPr="00416680" w:rsidRDefault="00B95FC1" w:rsidP="00BC3059">
      <w:pPr>
        <w:pStyle w:val="ListParagraph"/>
        <w:numPr>
          <w:ilvl w:val="0"/>
          <w:numId w:val="9"/>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220DA46E" w14:textId="77777777" w:rsidR="006C5AF8" w:rsidRPr="008D7A97" w:rsidRDefault="006C5AF8" w:rsidP="006C5AF8">
      <w:pPr>
        <w:numPr>
          <w:ilvl w:val="0"/>
          <w:numId w:val="9"/>
        </w:numPr>
      </w:pPr>
      <w:r w:rsidRPr="008D7A97">
        <w:t>Central Bank of Armenia. (2025). </w:t>
      </w:r>
      <w:r w:rsidRPr="008D7A97">
        <w:rPr>
          <w:i/>
          <w:iCs/>
        </w:rPr>
        <w:t>CBA Academy Onboarding Platform: Monetary Policy.</w:t>
      </w:r>
      <w:r w:rsidRPr="008D7A97">
        <w:t> Yerevan.</w:t>
      </w:r>
    </w:p>
    <w:p w14:paraId="0069DBCB" w14:textId="77777777" w:rsidR="006C5AF8" w:rsidRDefault="006C5AF8"/>
    <w:p w14:paraId="09138E0E" w14:textId="06CA1695" w:rsidR="006C5AF8" w:rsidRDefault="006C5AF8">
      <w:r>
        <w:lastRenderedPageBreak/>
        <w:br w:type="page"/>
      </w:r>
    </w:p>
    <w:p w14:paraId="5D508ED3" w14:textId="77777777" w:rsidR="006C5AF8" w:rsidRDefault="006C5AF8" w:rsidP="002C62BB">
      <w:pPr>
        <w:pStyle w:val="Heading1"/>
      </w:pPr>
      <w:bookmarkStart w:id="16" w:name="_Toc214436074"/>
      <w:bookmarkStart w:id="17" w:name="_Toc214436101"/>
      <w:r w:rsidRPr="00B649AB">
        <w:lastRenderedPageBreak/>
        <w:t>Principles 5 &amp; 6: Independence, Transparency, and Accountability</w:t>
      </w:r>
      <w:bookmarkEnd w:id="16"/>
      <w:bookmarkEnd w:id="17"/>
    </w:p>
    <w:p w14:paraId="76841B87" w14:textId="77777777" w:rsidR="006C5AF8" w:rsidRDefault="006C5AF8" w:rsidP="00A4792F">
      <w:pPr>
        <w:jc w:val="center"/>
        <w:rPr>
          <w:b/>
          <w:bCs/>
        </w:rPr>
      </w:pPr>
    </w:p>
    <w:p w14:paraId="452109F2" w14:textId="77777777" w:rsidR="006C5AF8" w:rsidRDefault="006C5AF8" w:rsidP="00A4792F">
      <w:pPr>
        <w:rPr>
          <w:b/>
          <w:bCs/>
        </w:rPr>
      </w:pPr>
      <w:r>
        <w:rPr>
          <w:b/>
          <w:bCs/>
        </w:rPr>
        <w:t>Susanna Grigoryan</w:t>
      </w:r>
    </w:p>
    <w:p w14:paraId="1F876527" w14:textId="77777777" w:rsidR="006C5AF8" w:rsidRPr="009659F4" w:rsidRDefault="006C5AF8" w:rsidP="00A4792F">
      <w:pPr>
        <w:rPr>
          <w:b/>
          <w:bCs/>
        </w:rPr>
      </w:pPr>
      <w:r w:rsidRPr="009659F4">
        <w:rPr>
          <w:b/>
          <w:bCs/>
        </w:rPr>
        <w:t>Recent Staff Member, Monetary Policy Department, Central Bank of Armenia</w:t>
      </w:r>
    </w:p>
    <w:p w14:paraId="284053A6" w14:textId="77777777" w:rsidR="006C5AF8" w:rsidRPr="009659F4" w:rsidRDefault="006C5AF8" w:rsidP="00A4792F">
      <w:pPr>
        <w:rPr>
          <w:b/>
          <w:bCs/>
        </w:rPr>
      </w:pPr>
      <w:r w:rsidRPr="009659F4">
        <w:rPr>
          <w:b/>
          <w:bCs/>
        </w:rPr>
        <w:t>Student, Global Forecasting School</w:t>
      </w:r>
    </w:p>
    <w:p w14:paraId="46D5CFE9" w14:textId="77777777" w:rsidR="006C5AF8" w:rsidRDefault="006C5AF8" w:rsidP="00A4792F">
      <w:pPr>
        <w:rPr>
          <w:b/>
          <w:bCs/>
        </w:rPr>
      </w:pPr>
      <w:r>
        <w:rPr>
          <w:b/>
          <w:bCs/>
        </w:rPr>
        <w:t xml:space="preserve">November </w:t>
      </w:r>
      <w:r w:rsidRPr="009659F4">
        <w:rPr>
          <w:b/>
          <w:bCs/>
        </w:rPr>
        <w:t>2025</w:t>
      </w:r>
    </w:p>
    <w:p w14:paraId="0BE6F2B6" w14:textId="77777777" w:rsidR="00896F7E" w:rsidRDefault="00896F7E" w:rsidP="00A4792F">
      <w:pPr>
        <w:rPr>
          <w:b/>
          <w:bCs/>
        </w:rPr>
      </w:pPr>
    </w:p>
    <w:p w14:paraId="2E9D8B86" w14:textId="77777777" w:rsidR="00896F7E" w:rsidRDefault="00896F7E" w:rsidP="00896F7E">
      <w:pPr>
        <w:rPr>
          <w:b/>
          <w:bCs/>
        </w:rPr>
      </w:pPr>
      <w:r w:rsidRPr="00896F7E">
        <w:rPr>
          <w:b/>
          <w:bCs/>
        </w:rPr>
        <w:t>Note</w:t>
      </w:r>
    </w:p>
    <w:p w14:paraId="0F8FDB39" w14:textId="19C9C1E2" w:rsidR="00A4792F" w:rsidRPr="00A4792F" w:rsidRDefault="00A4792F" w:rsidP="00A4792F">
      <w:pPr>
        <w:jc w:val="both"/>
        <w:rPr>
          <w:b/>
          <w:bCs/>
        </w:rPr>
      </w:pPr>
      <w:r w:rsidRPr="00A4792F">
        <w:rPr>
          <w:b/>
          <w:bCs/>
        </w:rPr>
        <w:t>1</w:t>
      </w:r>
      <w:r>
        <w:rPr>
          <w:b/>
          <w:bCs/>
        </w:rPr>
        <w:t xml:space="preserve">. </w:t>
      </w:r>
      <w:r w:rsidRPr="00A4792F">
        <w:rPr>
          <w:b/>
          <w:bCs/>
        </w:rPr>
        <w:t>Why analytical frameworks matter</w:t>
      </w:r>
    </w:p>
    <w:p w14:paraId="1CD9D0B5" w14:textId="1BE830F3" w:rsidR="00A4792F" w:rsidRDefault="00A4792F" w:rsidP="00A4792F">
      <w:pPr>
        <w:jc w:val="both"/>
      </w:pPr>
      <w:r>
        <w:t>Credible monetary policy depends not only on independence but on the discipline of an analytical framework that links forecasts, instruments, and objectives. A genuine forward- looking system has three essential ingredients:</w:t>
      </w:r>
    </w:p>
    <w:p w14:paraId="6B286FAA" w14:textId="5F0EB7BA" w:rsidR="00A4792F" w:rsidRDefault="00A4792F" w:rsidP="00A4792F">
      <w:pPr>
        <w:pStyle w:val="ListParagraph"/>
        <w:numPr>
          <w:ilvl w:val="0"/>
          <w:numId w:val="21"/>
        </w:numPr>
        <w:jc w:val="both"/>
      </w:pPr>
      <w:r>
        <w:t>Where is the economy today? A coherent and internally consistent assessment of the current macroeconomic position-output gap, inflation pressures, and financial conditions.</w:t>
      </w:r>
    </w:p>
    <w:p w14:paraId="0950CAA4" w14:textId="6D91E53D" w:rsidR="00A4792F" w:rsidRDefault="00A4792F" w:rsidP="00A4792F">
      <w:pPr>
        <w:pStyle w:val="ListParagraph"/>
        <w:numPr>
          <w:ilvl w:val="0"/>
          <w:numId w:val="21"/>
        </w:numPr>
        <w:jc w:val="both"/>
      </w:pPr>
      <w:r>
        <w:t>What are the underlying forces driving it? A structured analysis of demand, supply, and external shocks, showing how transmission channels operate.</w:t>
      </w:r>
    </w:p>
    <w:p w14:paraId="7B7AAF0B" w14:textId="7932CD78" w:rsidR="00A4792F" w:rsidRDefault="00A4792F" w:rsidP="00A4792F">
      <w:pPr>
        <w:pStyle w:val="ListParagraph"/>
        <w:numPr>
          <w:ilvl w:val="0"/>
          <w:numId w:val="21"/>
        </w:numPr>
        <w:jc w:val="both"/>
      </w:pPr>
      <w:r>
        <w:t>What must be done with policy instruments to achieve the objectives? A systematic process that determines how interest rates and other instruments must adjust to keep inflation and output near target.</w:t>
      </w:r>
    </w:p>
    <w:p w14:paraId="3565B645" w14:textId="1BCF9E4F" w:rsidR="00A4792F" w:rsidRDefault="00A4792F" w:rsidP="00A4792F">
      <w:pPr>
        <w:jc w:val="both"/>
      </w:pPr>
      <w:r>
        <w:t>Any framework missing one of these three elements is incomplete. As shown in Bernanke (2024), the Bank of England never succeeded in developing this third component; hence, it never possessed a coherent forward-looking analytical framework.</w:t>
      </w:r>
    </w:p>
    <w:p w14:paraId="1A0E48D7" w14:textId="09FBCC0C" w:rsidR="00A4792F" w:rsidRPr="00A4792F" w:rsidRDefault="00A4792F" w:rsidP="00A4792F">
      <w:pPr>
        <w:jc w:val="both"/>
        <w:rPr>
          <w:b/>
          <w:bCs/>
        </w:rPr>
      </w:pPr>
      <w:r w:rsidRPr="00A4792F">
        <w:rPr>
          <w:b/>
          <w:bCs/>
        </w:rPr>
        <w:t>2.</w:t>
      </w:r>
      <w:r>
        <w:rPr>
          <w:b/>
          <w:bCs/>
        </w:rPr>
        <w:t xml:space="preserve"> </w:t>
      </w:r>
      <w:r w:rsidRPr="00A4792F">
        <w:rPr>
          <w:b/>
          <w:bCs/>
        </w:rPr>
        <w:t>The Bank of England’s missing third ingredient</w:t>
      </w:r>
    </w:p>
    <w:p w14:paraId="310D166E" w14:textId="66FB4312" w:rsidR="00A4792F" w:rsidRDefault="00A4792F" w:rsidP="00A4792F">
      <w:pPr>
        <w:jc w:val="both"/>
      </w:pPr>
      <w:r>
        <w:t xml:space="preserve">Bernanke’s independent review (2024) found that the Bank’s system relied heavily on judgment and an outdated model suite centred on COMPASS. Forecasts were conditioned on an exogenous or constant path for the policy rate-a practice that effectively pegged the nominal interest rate in projections. This violated the most basic </w:t>
      </w:r>
      <w:r>
        <w:lastRenderedPageBreak/>
        <w:t>principle of modern policy analysis: the policy rate must be endogenous, adjusting in response to the forecast itself.</w:t>
      </w:r>
    </w:p>
    <w:p w14:paraId="5E2247E3" w14:textId="6D2E3F69" w:rsidR="00A4792F" w:rsidRDefault="00A4792F" w:rsidP="00A4792F">
      <w:pPr>
        <w:jc w:val="both"/>
      </w:pPr>
      <w:r>
        <w:t>As Milton Friedman (1968) warned in his Presidential Address, pegging the nominal rate is inherently destabilizing. If inflation turns out higher than assumed, the real rate falls, stimulating demand and further raising inflation. Thus, an exogenous rate path magnifies, rather than dampens, instability.</w:t>
      </w:r>
    </w:p>
    <w:p w14:paraId="438087AA" w14:textId="58AB5824" w:rsidR="00A4792F" w:rsidRDefault="00A4792F" w:rsidP="00A4792F">
      <w:pPr>
        <w:jc w:val="both"/>
      </w:pPr>
      <w:r>
        <w:t>In a proper analytical framework, the forecast model determines the interest-rate path needed to achieve the inflation target, consistent with the central bank’s reaction function. Its absence at the Bank of England-and similarly at other large, bureaucratic central banks-meant that forecasts could not reliably guide policy or communicate a credible story to the public.</w:t>
      </w:r>
    </w:p>
    <w:p w14:paraId="34E16EB5" w14:textId="3E91F1A0" w:rsidR="00A4792F" w:rsidRPr="00A4792F" w:rsidRDefault="00A4792F" w:rsidP="00A4792F">
      <w:pPr>
        <w:jc w:val="both"/>
        <w:rPr>
          <w:b/>
          <w:bCs/>
        </w:rPr>
      </w:pPr>
      <w:r w:rsidRPr="00A4792F">
        <w:rPr>
          <w:b/>
          <w:bCs/>
        </w:rPr>
        <w:t>3. Contrast with first-generation FPAS frameworks</w:t>
      </w:r>
    </w:p>
    <w:p w14:paraId="4760E973" w14:textId="77777777" w:rsidR="00A4792F" w:rsidRDefault="00A4792F" w:rsidP="00A4792F">
      <w:pPr>
        <w:jc w:val="both"/>
      </w:pPr>
      <w:r>
        <w:t>Central banks such as the Reserve Bank of New Zealand, the National Bank of Georgia, and the Central Bank of Armenia built what we describe as Mark I Forecasting and Policy Analysis Systems (FPAS). These frameworks explicitly integrate:</w:t>
      </w:r>
    </w:p>
    <w:p w14:paraId="3426FF65" w14:textId="77777777" w:rsidR="00A4792F" w:rsidRDefault="00A4792F" w:rsidP="00A4792F">
      <w:pPr>
        <w:jc w:val="both"/>
      </w:pPr>
      <w:r>
        <w:t>- A structural model linking key economic relationships</w:t>
      </w:r>
    </w:p>
    <w:p w14:paraId="194199D5" w14:textId="77777777" w:rsidR="00A4792F" w:rsidRDefault="00A4792F" w:rsidP="00A4792F">
      <w:pPr>
        <w:jc w:val="both"/>
      </w:pPr>
      <w:r>
        <w:t>- A forecast process that endogenizes the policy instrument</w:t>
      </w:r>
    </w:p>
    <w:p w14:paraId="03E58361" w14:textId="77777777" w:rsidR="00A4792F" w:rsidRDefault="00A4792F" w:rsidP="00A4792F">
      <w:pPr>
        <w:jc w:val="both"/>
      </w:pPr>
      <w:r>
        <w:t xml:space="preserve"> - Scenario analysis for prudent risk management</w:t>
      </w:r>
    </w:p>
    <w:p w14:paraId="6BE8B67E" w14:textId="04B737D4" w:rsidR="00A4792F" w:rsidRDefault="00A4792F" w:rsidP="00A4792F">
      <w:pPr>
        <w:jc w:val="both"/>
      </w:pPr>
      <w:r>
        <w:t xml:space="preserve"> - A communication system that transparently explains policy choices</w:t>
      </w:r>
    </w:p>
    <w:p w14:paraId="0216F905" w14:textId="7DA332D7" w:rsidR="00A4792F" w:rsidRDefault="00A4792F" w:rsidP="00A4792F">
      <w:pPr>
        <w:jc w:val="both"/>
      </w:pPr>
      <w:r>
        <w:t>In these institutions, the forecast and the policy decision are two sides of the same coin. The analytical framework ensures every published scenario is consistent with the central bank’s objectives and its understanding of transmission mechanisms.</w:t>
      </w:r>
    </w:p>
    <w:p w14:paraId="465BF568" w14:textId="4270D2A2" w:rsidR="00A4792F" w:rsidRPr="00A4792F" w:rsidRDefault="00A4792F" w:rsidP="00A4792F">
      <w:pPr>
        <w:jc w:val="both"/>
        <w:rPr>
          <w:b/>
          <w:bCs/>
        </w:rPr>
      </w:pPr>
      <w:r w:rsidRPr="00A4792F">
        <w:rPr>
          <w:b/>
          <w:bCs/>
        </w:rPr>
        <w:t>4. The state of the art: The Prudent Risk Management Approach</w:t>
      </w:r>
    </w:p>
    <w:p w14:paraId="50E2604A" w14:textId="77777777" w:rsidR="00A4792F" w:rsidRDefault="00A4792F" w:rsidP="00A4792F">
      <w:pPr>
        <w:jc w:val="both"/>
      </w:pPr>
      <w:r>
        <w:t>The Prudent Risk Management Approach to Price Stability (2023) defines the state-of- the- art analytical framework. It integrates forecasting, policy, and communication into a unified decision system. Policy is derived from an explicit loss function balancing inflation and output stabilization under uncertainty, with scenario analysis to quantify risks.</w:t>
      </w:r>
    </w:p>
    <w:p w14:paraId="091756F1" w14:textId="5048F150" w:rsidR="00A4792F" w:rsidRDefault="00A4792F" w:rsidP="00A4792F">
      <w:pPr>
        <w:jc w:val="both"/>
      </w:pPr>
      <w:r>
        <w:t xml:space="preserve">This eliminates the artificial separation between analysis and decision, ensuring that the central bank’s instruments, objectives, and communications are fully aligned. Compared with this benchmark, the Bank of England’s structure (Bernanke 2024) was not merely </w:t>
      </w:r>
      <w:r>
        <w:lastRenderedPageBreak/>
        <w:t>outdated-it was conceptually incomplete. It failed to answer the essential question: What must be done with our instruments to achieve our objectives?</w:t>
      </w:r>
    </w:p>
    <w:p w14:paraId="5F6F0150" w14:textId="08716FE4" w:rsidR="00A4792F" w:rsidRPr="00A4792F" w:rsidRDefault="00A4792F" w:rsidP="00A4792F">
      <w:pPr>
        <w:jc w:val="both"/>
        <w:rPr>
          <w:b/>
          <w:bCs/>
        </w:rPr>
      </w:pPr>
      <w:r w:rsidRPr="00A4792F">
        <w:rPr>
          <w:b/>
          <w:bCs/>
        </w:rPr>
        <w:t>5. Implications for institutional integrity</w:t>
      </w:r>
    </w:p>
    <w:p w14:paraId="409248E2" w14:textId="77777777" w:rsidR="00A4792F" w:rsidRDefault="00A4792F" w:rsidP="00A4792F">
      <w:pPr>
        <w:jc w:val="both"/>
      </w:pPr>
      <w:r>
        <w:t>Independence protects a central bank from political pressure, but independence without an analytical framework breeds confusion and weak accountability. Transparency and account- ability arise when decisions can be traced through a disciplined process linking evidence, analysis, and action.</w:t>
      </w:r>
    </w:p>
    <w:p w14:paraId="4702D261" w14:textId="77777777" w:rsidR="00A4792F" w:rsidRDefault="00A4792F" w:rsidP="00A4792F">
      <w:pPr>
        <w:jc w:val="both"/>
      </w:pPr>
      <w:r>
        <w:t>The experiences of the RBNZ, NBG, and CBA show that smaller, more agile institutions can achieve world-class standards when they combine operational independence with analytical coherence and clear communication.</w:t>
      </w:r>
    </w:p>
    <w:p w14:paraId="6CFE65F3" w14:textId="77777777" w:rsidR="00896F7E" w:rsidRPr="00896F7E" w:rsidRDefault="00000000" w:rsidP="00896F7E">
      <w:pPr>
        <w:jc w:val="both"/>
      </w:pPr>
      <w:r>
        <w:pict w14:anchorId="23FCA6F3">
          <v:rect id="_x0000_i1032" style="width:0;height:1.5pt" o:hralign="center" o:hrstd="t" o:hr="t" fillcolor="#a0a0a0" stroked="f"/>
        </w:pict>
      </w:r>
    </w:p>
    <w:p w14:paraId="1395F7DC" w14:textId="1628A973" w:rsidR="006C5AF8" w:rsidRDefault="00A4792F" w:rsidP="00A4792F">
      <w:pPr>
        <w:rPr>
          <w:b/>
          <w:bCs/>
        </w:rPr>
      </w:pPr>
      <w:r>
        <w:rPr>
          <w:b/>
          <w:bCs/>
        </w:rPr>
        <w:t>Script</w:t>
      </w:r>
    </w:p>
    <w:p w14:paraId="7B528112" w14:textId="77777777" w:rsidR="006C5AF8" w:rsidRPr="00277497" w:rsidRDefault="006C5AF8" w:rsidP="00A4792F">
      <w:pPr>
        <w:jc w:val="both"/>
      </w:pPr>
      <w:r w:rsidRPr="00277497">
        <w:t xml:space="preserve">Hello everyone, I’m </w:t>
      </w:r>
      <w:r w:rsidRPr="00277497">
        <w:rPr>
          <w:b/>
          <w:bCs/>
        </w:rPr>
        <w:t>Susanna Grigoryan</w:t>
      </w:r>
      <w:r w:rsidRPr="00277497">
        <w:t xml:space="preserve">, an economist at the </w:t>
      </w:r>
      <w:r w:rsidRPr="00277497">
        <w:rPr>
          <w:b/>
          <w:bCs/>
        </w:rPr>
        <w:t>Central Bank of Armenia</w:t>
      </w:r>
      <w:r>
        <w:rPr>
          <w:b/>
          <w:bCs/>
        </w:rPr>
        <w:t xml:space="preserve"> </w:t>
      </w:r>
      <w:r w:rsidRPr="00277497">
        <w:t xml:space="preserve">and a </w:t>
      </w:r>
      <w:r w:rsidRPr="00277497">
        <w:rPr>
          <w:b/>
          <w:bCs/>
        </w:rPr>
        <w:t>Level One student at the Global Forecasting School</w:t>
      </w:r>
      <w:r w:rsidRPr="00277497">
        <w:t>.</w:t>
      </w:r>
      <w:r>
        <w:t xml:space="preserve"> </w:t>
      </w:r>
      <w:r w:rsidRPr="00277497">
        <w:t>In this video, we’ll look at why independence, transparency, and accountability are the cornerstones of credible monetary policy.</w:t>
      </w:r>
    </w:p>
    <w:p w14:paraId="272E7AB0" w14:textId="77777777" w:rsidR="006C5AF8" w:rsidRPr="00277497" w:rsidRDefault="006C5AF8" w:rsidP="00A4792F">
      <w:pPr>
        <w:jc w:val="both"/>
      </w:pPr>
      <w:r w:rsidRPr="00277497">
        <w:t>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77497" w:rsidRDefault="006C5AF8" w:rsidP="00A4792F">
      <w:pPr>
        <w:jc w:val="both"/>
      </w:pPr>
      <w:r w:rsidRPr="00277497">
        <w:t xml:space="preserve">Any framework missing one of these three elements is incomplete. The Bank of England, as shown in </w:t>
      </w:r>
      <w:r w:rsidRPr="00277497">
        <w:rPr>
          <w:b/>
          <w:bCs/>
        </w:rPr>
        <w:t>Bernanke (2024)</w:t>
      </w:r>
      <w:r w:rsidRPr="00277497">
        <w:t>, never succeeded in developing this third component; hence, it never possessed a coherent forward-looking analytical framework.</w:t>
      </w:r>
    </w:p>
    <w:p w14:paraId="63003384" w14:textId="77777777" w:rsidR="006C5AF8" w:rsidRPr="00277497" w:rsidRDefault="006C5AF8" w:rsidP="00A4792F">
      <w:pPr>
        <w:jc w:val="both"/>
      </w:pPr>
      <w:r w:rsidRPr="00277497">
        <w:t xml:space="preserve">Bernanke’s independent review in 2024 found that the Bank’s system relied heavily on judgment and an outdated model suite </w:t>
      </w:r>
      <w:proofErr w:type="spellStart"/>
      <w:r w:rsidRPr="00277497">
        <w:t>centered</w:t>
      </w:r>
      <w:proofErr w:type="spellEnd"/>
      <w:r w:rsidRPr="00277497">
        <w:t xml:space="preserve"> on COMPASS. Forecasts were conditioned on an exogenous or constant path for the policy rate—a practice that effectively pegged the nominal interest rate in the projections. This violated the most </w:t>
      </w:r>
      <w:r w:rsidRPr="00277497">
        <w:lastRenderedPageBreak/>
        <w:t>basic principle of modern policy analysis: the policy rate must be endogenous, adjusting in response to the forecast itself.</w:t>
      </w:r>
    </w:p>
    <w:p w14:paraId="19C5451E" w14:textId="77777777" w:rsidR="006C5AF8" w:rsidRPr="00277497" w:rsidRDefault="006C5AF8" w:rsidP="00A4792F">
      <w:pPr>
        <w:jc w:val="both"/>
      </w:pPr>
      <w:r w:rsidRPr="00277497">
        <w:t xml:space="preserve">As </w:t>
      </w:r>
      <w:r w:rsidRPr="00277497">
        <w:rPr>
          <w:b/>
          <w:bCs/>
        </w:rPr>
        <w:t>Milton Friedman (1968)</w:t>
      </w:r>
      <w:r w:rsidRPr="0027749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77497" w:rsidRDefault="006C5AF8" w:rsidP="00A4792F">
      <w:pPr>
        <w:jc w:val="both"/>
      </w:pPr>
      <w:r w:rsidRPr="0027749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77497" w:rsidRDefault="006C5AF8" w:rsidP="00A4792F">
      <w:pPr>
        <w:jc w:val="both"/>
      </w:pPr>
      <w:r w:rsidRPr="00277497">
        <w:t xml:space="preserve">By contrast, central banks such as the </w:t>
      </w:r>
      <w:r w:rsidRPr="00277497">
        <w:rPr>
          <w:b/>
          <w:bCs/>
        </w:rPr>
        <w:t>Reserve Bank of New Zealand</w:t>
      </w:r>
      <w:r w:rsidRPr="00277497">
        <w:t xml:space="preserve">, the </w:t>
      </w:r>
      <w:r w:rsidRPr="00277497">
        <w:rPr>
          <w:b/>
          <w:bCs/>
        </w:rPr>
        <w:t>National Bank of Georgia</w:t>
      </w:r>
      <w:r w:rsidRPr="00277497">
        <w:t xml:space="preserve">, and the </w:t>
      </w:r>
      <w:r w:rsidRPr="00277497">
        <w:rPr>
          <w:b/>
          <w:bCs/>
        </w:rPr>
        <w:t>Central Bank of Armenia</w:t>
      </w:r>
      <w:r w:rsidRPr="00277497">
        <w:t xml:space="preserve"> built what we describe as Mark I Forecasting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77497" w:rsidRDefault="006C5AF8" w:rsidP="00A4792F">
      <w:pPr>
        <w:jc w:val="both"/>
      </w:pPr>
      <w:r w:rsidRPr="00277497">
        <w:t xml:space="preserve">The </w:t>
      </w:r>
      <w:r w:rsidRPr="00277497">
        <w:rPr>
          <w:b/>
          <w:bCs/>
        </w:rPr>
        <w:t>Prudent Risk Management Approach to Price Stability (2023)</w:t>
      </w:r>
      <w:r w:rsidRPr="0027749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77497">
        <w:rPr>
          <w:b/>
          <w:bCs/>
        </w:rPr>
        <w:t>Bernanke (2024)</w:t>
      </w:r>
      <w:r w:rsidRPr="00277497">
        <w:t xml:space="preserve"> was not merely out-of-date—it was conceptually incomplete. It failed to answer the third essential question: what must be done with our instruments to achieve our objectives?</w:t>
      </w:r>
    </w:p>
    <w:p w14:paraId="4E124AE8" w14:textId="77777777" w:rsidR="006C5AF8" w:rsidRPr="00277497" w:rsidRDefault="006C5AF8" w:rsidP="00A4792F">
      <w:pPr>
        <w:jc w:val="both"/>
      </w:pPr>
      <w:r w:rsidRPr="0027749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77497">
        <w:rPr>
          <w:b/>
          <w:bCs/>
        </w:rPr>
        <w:t>RBNZ</w:t>
      </w:r>
      <w:r w:rsidRPr="00277497">
        <w:t xml:space="preserve">, </w:t>
      </w:r>
      <w:r w:rsidRPr="00277497">
        <w:rPr>
          <w:b/>
          <w:bCs/>
        </w:rPr>
        <w:lastRenderedPageBreak/>
        <w:t>NBG</w:t>
      </w:r>
      <w:r w:rsidRPr="00277497">
        <w:t xml:space="preserve">, and </w:t>
      </w:r>
      <w:r w:rsidRPr="00277497">
        <w:rPr>
          <w:b/>
          <w:bCs/>
        </w:rPr>
        <w:t>CBA</w:t>
      </w:r>
      <w:r w:rsidRPr="00277497">
        <w:t xml:space="preserve"> show that smaller, more agile institutions can achieve world-class standards when they combine operational independence with analytical coherence and clear communication.</w:t>
      </w:r>
    </w:p>
    <w:p w14:paraId="2ED09793" w14:textId="77777777" w:rsidR="006C5AF8" w:rsidRPr="00277497" w:rsidRDefault="006C5AF8" w:rsidP="00A4792F">
      <w:pPr>
        <w:jc w:val="both"/>
      </w:pPr>
      <w:r w:rsidRPr="00277497">
        <w:t>Independence gives us the power to act. Transparency and accountability give us the legitimacy to lead. Together, they form the foundation of institutional integrity and public trust.</w:t>
      </w:r>
    </w:p>
    <w:p w14:paraId="1353AE75" w14:textId="77777777" w:rsidR="006C5AF8" w:rsidRPr="00277497" w:rsidRDefault="006C5AF8" w:rsidP="00A4792F">
      <w:pPr>
        <w:jc w:val="both"/>
      </w:pPr>
      <w:r w:rsidRPr="00277497">
        <w:t xml:space="preserve">Thank you for watching, and I would like to acknowledge </w:t>
      </w:r>
      <w:r w:rsidRPr="00277497">
        <w:rPr>
          <w:b/>
          <w:bCs/>
        </w:rPr>
        <w:t xml:space="preserve">Douglas Laxton, Jared Laxton, Asya Kostanyan, and </w:t>
      </w:r>
      <w:proofErr w:type="spellStart"/>
      <w:r w:rsidRPr="00277497">
        <w:rPr>
          <w:b/>
          <w:bCs/>
        </w:rPr>
        <w:t>Sophio</w:t>
      </w:r>
      <w:proofErr w:type="spellEnd"/>
      <w:r w:rsidRPr="00277497">
        <w:rPr>
          <w:b/>
          <w:bCs/>
        </w:rPr>
        <w:t xml:space="preserve"> Mkervalidze</w:t>
      </w:r>
      <w:r w:rsidRPr="00277497">
        <w:t xml:space="preserve"> at the </w:t>
      </w:r>
      <w:r w:rsidRPr="00277497">
        <w:rPr>
          <w:b/>
          <w:bCs/>
        </w:rPr>
        <w:t>Global Forecasting School</w:t>
      </w:r>
      <w:r w:rsidRPr="00277497">
        <w:t xml:space="preserve"> for their guidance and support in producing this video.</w:t>
      </w:r>
    </w:p>
    <w:p w14:paraId="0C587FFF" w14:textId="77777777" w:rsidR="006C5AF8" w:rsidRDefault="006C5AF8" w:rsidP="00A4792F">
      <w:pPr>
        <w:rPr>
          <w:b/>
          <w:bCs/>
        </w:rPr>
      </w:pPr>
    </w:p>
    <w:p w14:paraId="5220B380" w14:textId="30F96723" w:rsidR="006C5AF8" w:rsidRDefault="006C5AF8" w:rsidP="00A4792F">
      <w:pPr>
        <w:rPr>
          <w:b/>
          <w:bCs/>
        </w:rPr>
      </w:pPr>
      <w:r w:rsidRPr="00B07A92">
        <w:rPr>
          <w:b/>
          <w:bCs/>
        </w:rPr>
        <w:t>See you there.</w:t>
      </w:r>
    </w:p>
    <w:p w14:paraId="4B93236B" w14:textId="77777777" w:rsidR="006C5AF8" w:rsidRDefault="006C5AF8" w:rsidP="00A4792F">
      <w:pPr>
        <w:rPr>
          <w:b/>
          <w:bCs/>
        </w:rPr>
      </w:pPr>
    </w:p>
    <w:p w14:paraId="66C2AB9E" w14:textId="77777777" w:rsidR="006C5AF8" w:rsidRPr="009659F4" w:rsidRDefault="006C5AF8" w:rsidP="00A4792F">
      <w:pPr>
        <w:rPr>
          <w:b/>
          <w:bCs/>
        </w:rPr>
      </w:pPr>
      <w:r w:rsidRPr="009659F4">
        <w:rPr>
          <w:b/>
          <w:bCs/>
        </w:rPr>
        <w:t>Literature &amp; Further Reading</w:t>
      </w:r>
    </w:p>
    <w:p w14:paraId="553EADE1" w14:textId="77777777" w:rsidR="006C5AF8" w:rsidRPr="00852B8C" w:rsidRDefault="006C5AF8" w:rsidP="006C5AF8">
      <w:pPr>
        <w:numPr>
          <w:ilvl w:val="0"/>
          <w:numId w:val="10"/>
        </w:numPr>
      </w:pPr>
      <w:hyperlink r:id="rId50" w:tgtFrame="_blank" w:history="1">
        <w:r w:rsidRPr="00852B8C">
          <w:rPr>
            <w:rStyle w:val="Hyperlink"/>
          </w:rPr>
          <w:t>Bernanke, B. (2024). </w:t>
        </w:r>
        <w:r w:rsidRPr="00852B8C">
          <w:rPr>
            <w:rStyle w:val="Hyperlink"/>
            <w:i/>
            <w:iCs/>
          </w:rPr>
          <w:t>Forecasting for Monetary Policy Making and Communication at the Bank of England: A Review.</w:t>
        </w:r>
        <w:r w:rsidRPr="00852B8C">
          <w:rPr>
            <w:rStyle w:val="Hyperlink"/>
          </w:rPr>
          <w:t> Bank of England Independent Evaluation Office.</w:t>
        </w:r>
      </w:hyperlink>
    </w:p>
    <w:p w14:paraId="60A176A4" w14:textId="77777777" w:rsidR="006C5AF8" w:rsidRPr="00852B8C" w:rsidRDefault="006C5AF8" w:rsidP="006C5AF8">
      <w:pPr>
        <w:numPr>
          <w:ilvl w:val="0"/>
          <w:numId w:val="10"/>
        </w:numPr>
      </w:pPr>
      <w:hyperlink r:id="rId51" w:tgtFrame="_blank" w:history="1">
        <w:r w:rsidRPr="00852B8C">
          <w:rPr>
            <w:rStyle w:val="Hyperlink"/>
          </w:rPr>
          <w:t>FPAS Mark II: </w:t>
        </w:r>
        <w:r w:rsidRPr="00852B8C">
          <w:rPr>
            <w:rStyle w:val="Hyperlink"/>
            <w:i/>
            <w:iCs/>
          </w:rPr>
          <w:t>Avoiding Dark Corners and Eliminating the Folly in Baselines and Local Approximations.</w:t>
        </w:r>
        <w:r w:rsidRPr="00852B8C">
          <w:rPr>
            <w:rStyle w:val="Hyperlink"/>
          </w:rPr>
          <w:t> October 2022.</w:t>
        </w:r>
      </w:hyperlink>
    </w:p>
    <w:p w14:paraId="2D514C9E" w14:textId="77777777" w:rsidR="006C5AF8" w:rsidRPr="00852B8C" w:rsidRDefault="006C5AF8" w:rsidP="006C5AF8">
      <w:pPr>
        <w:numPr>
          <w:ilvl w:val="0"/>
          <w:numId w:val="10"/>
        </w:numPr>
      </w:pPr>
      <w:hyperlink r:id="rId52" w:tgtFrame="_blank" w:history="1">
        <w:r w:rsidRPr="00852B8C">
          <w:rPr>
            <w:rStyle w:val="Hyperlink"/>
          </w:rPr>
          <w:t>Cukierman, A. (1992). </w:t>
        </w:r>
        <w:r w:rsidRPr="00852B8C">
          <w:rPr>
            <w:rStyle w:val="Hyperlink"/>
            <w:i/>
            <w:iCs/>
          </w:rPr>
          <w:t>Central Bank Strategy, Credibility, and Independence.</w:t>
        </w:r>
        <w:r w:rsidRPr="00852B8C">
          <w:rPr>
            <w:rStyle w:val="Hyperlink"/>
          </w:rPr>
          <w:t> MIT Press.</w:t>
        </w:r>
      </w:hyperlink>
    </w:p>
    <w:p w14:paraId="22F5177A" w14:textId="77777777" w:rsidR="006C5AF8" w:rsidRPr="00852B8C" w:rsidRDefault="006C5AF8" w:rsidP="006C5AF8">
      <w:pPr>
        <w:numPr>
          <w:ilvl w:val="0"/>
          <w:numId w:val="10"/>
        </w:numPr>
      </w:pPr>
      <w:hyperlink r:id="rId53" w:tgtFrame="_blank" w:history="1">
        <w:r w:rsidRPr="00852B8C">
          <w:rPr>
            <w:rStyle w:val="Hyperlink"/>
          </w:rPr>
          <w:t>Debelle, G., &amp; Fischer, S. (1994). “How Independent Should a Central Bank Be?” In </w:t>
        </w:r>
        <w:r w:rsidRPr="00852B8C">
          <w:rPr>
            <w:rStyle w:val="Hyperlink"/>
            <w:i/>
            <w:iCs/>
          </w:rPr>
          <w:t>Goals, Guidelines, and Constraints Facing Monetary Policymakers.</w:t>
        </w:r>
      </w:hyperlink>
    </w:p>
    <w:p w14:paraId="2F926123" w14:textId="77777777" w:rsidR="006C5AF8" w:rsidRPr="00852B8C" w:rsidRDefault="006C5AF8" w:rsidP="006C5AF8">
      <w:pPr>
        <w:numPr>
          <w:ilvl w:val="0"/>
          <w:numId w:val="10"/>
        </w:numPr>
      </w:pPr>
      <w:hyperlink r:id="rId54" w:tgtFrame="_blank" w:history="1">
        <w:r w:rsidRPr="00852B8C">
          <w:rPr>
            <w:rStyle w:val="Hyperlink"/>
          </w:rPr>
          <w:t>Freedman, C., &amp; Laxton, D. (2009). “Why Inflation Targeting?” IMF Working Paper 09/86.</w:t>
        </w:r>
      </w:hyperlink>
    </w:p>
    <w:p w14:paraId="1DA54FF0" w14:textId="77777777" w:rsidR="006C5AF8" w:rsidRPr="00852B8C" w:rsidRDefault="006C5AF8" w:rsidP="006C5AF8">
      <w:pPr>
        <w:numPr>
          <w:ilvl w:val="0"/>
          <w:numId w:val="10"/>
        </w:numPr>
      </w:pPr>
      <w:hyperlink r:id="rId55" w:tgtFrame="_blank" w:history="1">
        <w:r w:rsidRPr="00852B8C">
          <w:rPr>
            <w:rStyle w:val="Hyperlink"/>
          </w:rPr>
          <w:t>Haworth, C., Kostanyan, A., &amp; Laxton, D. (2019). “Transparent Monetary Policy: A History of Inflation Targeting in New Zealand.” LSE Institute of Global Affairs.</w:t>
        </w:r>
      </w:hyperlink>
    </w:p>
    <w:p w14:paraId="69F863F4" w14:textId="77777777" w:rsidR="006C5AF8" w:rsidRDefault="006C5AF8" w:rsidP="006C5AF8">
      <w:pPr>
        <w:numPr>
          <w:ilvl w:val="0"/>
          <w:numId w:val="10"/>
        </w:numPr>
      </w:pPr>
      <w:r w:rsidRPr="00852B8C">
        <w:t>Central Bank of Armenia (2025). </w:t>
      </w:r>
      <w:r w:rsidRPr="00852B8C">
        <w:rPr>
          <w:i/>
          <w:iCs/>
        </w:rPr>
        <w:t>CBA Academy Onboarding Platform: Monetary Policy.</w:t>
      </w:r>
      <w:r w:rsidRPr="00852B8C">
        <w:t> Yerevan.</w:t>
      </w:r>
    </w:p>
    <w:p w14:paraId="017FCF82" w14:textId="2C4B8F75" w:rsidR="00BC3059" w:rsidRPr="00416680" w:rsidRDefault="00B95FC1" w:rsidP="00BC3059">
      <w:pPr>
        <w:pStyle w:val="ListParagraph"/>
        <w:numPr>
          <w:ilvl w:val="0"/>
          <w:numId w:val="10"/>
        </w:numPr>
        <w:spacing w:before="227" w:line="312" w:lineRule="auto"/>
        <w:ind w:right="524"/>
      </w:pPr>
      <w:r w:rsidRPr="00B95FC1">
        <w:t>Laxton, D., Galstyan, M., and Avagyan, V. January 2024</w:t>
      </w:r>
      <w:r w:rsidR="00BC3059">
        <w:t>.</w:t>
      </w:r>
      <w:r w:rsidR="00BC3059" w:rsidRPr="00456ABE">
        <w:rPr>
          <w:spacing w:val="80"/>
        </w:rPr>
        <w:t xml:space="preserve"> </w:t>
      </w:r>
      <w:hyperlink r:id="rId5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B18CD10" w14:textId="1A0A3A5E" w:rsidR="00BC3059" w:rsidRPr="00852B8C" w:rsidRDefault="00B95FC1" w:rsidP="00BC3059">
      <w:pPr>
        <w:pStyle w:val="ListParagraph"/>
        <w:numPr>
          <w:ilvl w:val="0"/>
          <w:numId w:val="10"/>
        </w:numPr>
        <w:spacing w:before="227" w:line="312" w:lineRule="auto"/>
        <w:ind w:right="524"/>
      </w:pPr>
      <w:r w:rsidRPr="00B95FC1">
        <w:lastRenderedPageBreak/>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91F8990" w14:textId="77777777" w:rsidR="006C5AF8" w:rsidRDefault="006C5AF8"/>
    <w:p w14:paraId="1E2E9F42" w14:textId="3329E435" w:rsidR="006C5AF8" w:rsidRDefault="006C5AF8">
      <w:r>
        <w:br w:type="page"/>
      </w:r>
    </w:p>
    <w:p w14:paraId="659576F4" w14:textId="77777777" w:rsidR="006C5AF8" w:rsidRDefault="006C5AF8" w:rsidP="002C62BB">
      <w:pPr>
        <w:pStyle w:val="Heading1"/>
      </w:pPr>
      <w:bookmarkStart w:id="18" w:name="_Toc214436075"/>
      <w:bookmarkStart w:id="19" w:name="_Toc214436102"/>
      <w:r w:rsidRPr="00C178F7">
        <w:lastRenderedPageBreak/>
        <w:t>When the World Changed: The Limits of FPAS Mark I</w:t>
      </w:r>
      <w:bookmarkEnd w:id="18"/>
      <w:bookmarkEnd w:id="19"/>
    </w:p>
    <w:p w14:paraId="32015020" w14:textId="77777777" w:rsidR="006C5AF8" w:rsidRDefault="006C5AF8" w:rsidP="00A4792F">
      <w:pPr>
        <w:jc w:val="center"/>
        <w:rPr>
          <w:b/>
          <w:bCs/>
        </w:rPr>
      </w:pPr>
    </w:p>
    <w:p w14:paraId="776B9B29" w14:textId="77777777" w:rsidR="006C5AF8" w:rsidRDefault="006C5AF8" w:rsidP="00A4792F">
      <w:pPr>
        <w:rPr>
          <w:b/>
          <w:bCs/>
        </w:rPr>
      </w:pPr>
      <w:r>
        <w:rPr>
          <w:b/>
          <w:bCs/>
        </w:rPr>
        <w:t>Susanna Grigoryan</w:t>
      </w:r>
    </w:p>
    <w:p w14:paraId="762C754B" w14:textId="77777777" w:rsidR="006C5AF8" w:rsidRPr="009659F4" w:rsidRDefault="006C5AF8" w:rsidP="00A4792F">
      <w:pPr>
        <w:rPr>
          <w:b/>
          <w:bCs/>
        </w:rPr>
      </w:pPr>
      <w:r w:rsidRPr="009659F4">
        <w:rPr>
          <w:b/>
          <w:bCs/>
        </w:rPr>
        <w:t>Recent Staff Member, Monetary Policy Department, Central Bank of Armenia</w:t>
      </w:r>
    </w:p>
    <w:p w14:paraId="229CB2C3" w14:textId="77777777" w:rsidR="006C5AF8" w:rsidRPr="009659F4" w:rsidRDefault="006C5AF8" w:rsidP="00A4792F">
      <w:pPr>
        <w:rPr>
          <w:b/>
          <w:bCs/>
        </w:rPr>
      </w:pPr>
      <w:r w:rsidRPr="009659F4">
        <w:rPr>
          <w:b/>
          <w:bCs/>
        </w:rPr>
        <w:t>Student, Global Forecasting School</w:t>
      </w:r>
    </w:p>
    <w:p w14:paraId="7082A7B2" w14:textId="77777777" w:rsidR="006C5AF8" w:rsidRDefault="006C5AF8" w:rsidP="00A4792F">
      <w:pPr>
        <w:rPr>
          <w:b/>
          <w:bCs/>
        </w:rPr>
      </w:pPr>
      <w:r>
        <w:rPr>
          <w:b/>
          <w:bCs/>
        </w:rPr>
        <w:t xml:space="preserve">November </w:t>
      </w:r>
      <w:r w:rsidRPr="009659F4">
        <w:rPr>
          <w:b/>
          <w:bCs/>
        </w:rPr>
        <w:t>2025</w:t>
      </w:r>
    </w:p>
    <w:p w14:paraId="0DE6F46C" w14:textId="77777777" w:rsidR="00896F7E" w:rsidRDefault="00896F7E" w:rsidP="00A4792F">
      <w:pPr>
        <w:rPr>
          <w:b/>
          <w:bCs/>
        </w:rPr>
      </w:pPr>
    </w:p>
    <w:p w14:paraId="667E2234" w14:textId="77777777" w:rsidR="00896F7E" w:rsidRDefault="00896F7E" w:rsidP="00896F7E">
      <w:pPr>
        <w:rPr>
          <w:b/>
          <w:bCs/>
        </w:rPr>
      </w:pPr>
      <w:r w:rsidRPr="00896F7E">
        <w:rPr>
          <w:b/>
          <w:bCs/>
        </w:rPr>
        <w:t>Note</w:t>
      </w:r>
    </w:p>
    <w:p w14:paraId="62D23B43" w14:textId="78D3BEFE" w:rsidR="00A4792F" w:rsidRPr="00A4792F" w:rsidRDefault="00A4792F" w:rsidP="00A4792F">
      <w:pPr>
        <w:jc w:val="both"/>
        <w:rPr>
          <w:b/>
          <w:bCs/>
        </w:rPr>
      </w:pPr>
      <w:r w:rsidRPr="00A4792F">
        <w:rPr>
          <w:b/>
          <w:bCs/>
        </w:rPr>
        <w:t>1. FPAS Mark I and Its Strengths</w:t>
      </w:r>
    </w:p>
    <w:p w14:paraId="2B2C2E41" w14:textId="72E41D40" w:rsidR="00A4792F" w:rsidRDefault="00A4792F" w:rsidP="00A4792F">
      <w:pPr>
        <w:jc w:val="both"/>
      </w:pPr>
      <w:r>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 market economies.</w:t>
      </w:r>
    </w:p>
    <w:p w14:paraId="58F73733" w14:textId="6DB1C9BE" w:rsidR="00A4792F" w:rsidRPr="00A4792F" w:rsidRDefault="00A4792F" w:rsidP="00A4792F">
      <w:pPr>
        <w:jc w:val="both"/>
        <w:rPr>
          <w:b/>
          <w:bCs/>
        </w:rPr>
      </w:pPr>
      <w:r w:rsidRPr="00A4792F">
        <w:rPr>
          <w:b/>
          <w:bCs/>
        </w:rPr>
        <w:t>2. The Three Layers of Uncertainty</w:t>
      </w:r>
    </w:p>
    <w:p w14:paraId="7FFE6F7E" w14:textId="2F1D15D9" w:rsidR="00A4792F" w:rsidRDefault="00A4792F" w:rsidP="00A4792F">
      <w:pPr>
        <w:jc w:val="both"/>
      </w:pPr>
      <w:r>
        <w:t>The world that FPAS Mark I was designed for assumed a stable structure and modest, mean- reverting shocks. But beginning in the late 2010s, three forms of uncertainty began to dominate policymaking:</w:t>
      </w:r>
    </w:p>
    <w:p w14:paraId="620A276C" w14:textId="27AE8CC3" w:rsidR="00A4792F" w:rsidRDefault="00A4792F" w:rsidP="00A4792F">
      <w:pPr>
        <w:pStyle w:val="ListParagraph"/>
        <w:numPr>
          <w:ilvl w:val="0"/>
          <w:numId w:val="22"/>
        </w:numPr>
        <w:jc w:val="both"/>
      </w:pPr>
      <w:r>
        <w:t xml:space="preserve">Structural uncertainty - permanent changes to the global economy caused by </w:t>
      </w:r>
      <w:del w:id="20" w:author="Asya Kostanyan" w:date="2025-11-20T12:01:00Z" w16du:dateUtc="2025-11-20T12:01:00Z">
        <w:r w:rsidDel="00373276">
          <w:delText>pandemics</w:delText>
        </w:r>
      </w:del>
      <w:ins w:id="21" w:author="Asya Kostanyan" w:date="2025-11-20T12:01:00Z" w16du:dateUtc="2025-11-20T12:01:00Z">
        <w:r w:rsidR="00373276">
          <w:t>COVID-related shocks</w:t>
        </w:r>
      </w:ins>
      <w:r>
        <w:t>, geopolitical realignments, and deglobalization.</w:t>
      </w:r>
    </w:p>
    <w:p w14:paraId="3A9752A5" w14:textId="7B51F8BE" w:rsidR="00A4792F" w:rsidRDefault="00A4792F" w:rsidP="00A4792F">
      <w:pPr>
        <w:pStyle w:val="ListParagraph"/>
        <w:numPr>
          <w:ilvl w:val="0"/>
          <w:numId w:val="22"/>
        </w:numPr>
        <w:jc w:val="both"/>
      </w:pPr>
      <w:r>
        <w:t>Model uncertainty - the erosion of stable relationships such as the Phillips Curve, with nonlinearities, supply constraints, and credibility effects.</w:t>
      </w:r>
    </w:p>
    <w:p w14:paraId="5A4A59CF" w14:textId="71DF8F15" w:rsidR="00A4792F" w:rsidRDefault="00A4792F" w:rsidP="00A4792F">
      <w:pPr>
        <w:pStyle w:val="ListParagraph"/>
        <w:numPr>
          <w:ilvl w:val="0"/>
          <w:numId w:val="22"/>
        </w:numPr>
        <w:jc w:val="both"/>
      </w:pPr>
      <w:r>
        <w:t>Policy-credibility uncertainty - the risk that inflation expectations could de-anchor when shocks persist and communication loses clarity.</w:t>
      </w:r>
    </w:p>
    <w:p w14:paraId="2D18EAB4" w14:textId="341D012E" w:rsidR="00A4792F" w:rsidRDefault="00A4792F" w:rsidP="00A4792F">
      <w:pPr>
        <w:jc w:val="both"/>
      </w:pPr>
      <w:r>
        <w:t>These layers of uncertainty made it impossible to rely on a single, deterministic baseline as the guide for decisions. The very foundation of FPAS Mark I-the idea that the central bank could identify and optimize around one “most-likely” scenario-became untenable.</w:t>
      </w:r>
    </w:p>
    <w:p w14:paraId="2FF0B5C3" w14:textId="2CA45C41" w:rsidR="00A4792F" w:rsidRPr="00A4792F" w:rsidRDefault="00A4792F" w:rsidP="00A4792F">
      <w:pPr>
        <w:jc w:val="both"/>
        <w:rPr>
          <w:b/>
          <w:bCs/>
        </w:rPr>
      </w:pPr>
      <w:r w:rsidRPr="00A4792F">
        <w:rPr>
          <w:b/>
          <w:bCs/>
        </w:rPr>
        <w:lastRenderedPageBreak/>
        <w:t>3. The Limits of Baseline Determinism</w:t>
      </w:r>
    </w:p>
    <w:p w14:paraId="65338A22" w14:textId="058C2CE5" w:rsidR="00A4792F" w:rsidRDefault="00A4792F" w:rsidP="00A4792F">
      <w:pPr>
        <w:jc w:val="both"/>
      </w:pPr>
      <w:r>
        <w:t>In the classical FPAS structure, the baseline scenario represented the best estimate of the future. Policy recommendations were derived from this single narrative. But the experience of 2020–2023 demonstrated how fragile such determinism can be. When multiple shocks interact-pandemics, supply bottlenecks, energy crises-there is no single trajectory the economy will follow. Instead, central banks face a range of possible outcomes, many of them shaped by behavioural feedback, credibility shifts, and nonlinear responses.</w:t>
      </w:r>
    </w:p>
    <w:p w14:paraId="1684A372" w14:textId="3267C835" w:rsidR="00A4792F" w:rsidRDefault="00A4792F" w:rsidP="00A4792F">
      <w:pPr>
        <w:jc w:val="both"/>
      </w:pPr>
      <w:r>
        <w:t>A deterministic baseline not only misrepresents reality; it also biases communication. By projecting a false sense of precision, it discourages policymakers from discussing risks openly. As shown in The Prudent Risk Management Approach to Price Stability (</w:t>
      </w:r>
      <w:del w:id="22" w:author="Asya Kostanyan" w:date="2025-11-20T12:03:00Z" w16du:dateUtc="2025-11-20T12:03:00Z">
        <w:r w:rsidDel="00373276">
          <w:delText>Better Policy Project, 2023</w:delText>
        </w:r>
      </w:del>
      <w:ins w:id="23" w:author="Asya Kostanyan" w:date="2025-11-20T12:03:00Z" w16du:dateUtc="2025-11-20T12:03:00Z">
        <w:r w:rsidR="00373276">
          <w:t>Central Bank of Armenia, 2025</w:t>
        </w:r>
      </w:ins>
      <w:r>
        <w:t>), effective communication under uncertainty requires transparency about risks-not just point forecasts.</w:t>
      </w:r>
    </w:p>
    <w:p w14:paraId="797F02CF" w14:textId="70AFB5A4" w:rsidR="00A4792F" w:rsidRPr="00A4792F" w:rsidRDefault="00A4792F" w:rsidP="00A4792F">
      <w:pPr>
        <w:jc w:val="both"/>
        <w:rPr>
          <w:b/>
          <w:bCs/>
        </w:rPr>
      </w:pPr>
      <w:r w:rsidRPr="00A4792F">
        <w:rPr>
          <w:b/>
          <w:bCs/>
        </w:rPr>
        <w:t>4.</w:t>
      </w:r>
      <w:r>
        <w:rPr>
          <w:b/>
          <w:bCs/>
        </w:rPr>
        <w:t xml:space="preserve"> </w:t>
      </w:r>
      <w:r w:rsidRPr="00A4792F">
        <w:rPr>
          <w:b/>
          <w:bCs/>
        </w:rPr>
        <w:t>Lessons from 2020–2023</w:t>
      </w:r>
    </w:p>
    <w:p w14:paraId="189BBA76" w14:textId="3F153BBF" w:rsidR="00A4792F" w:rsidRDefault="00A4792F" w:rsidP="00A4792F">
      <w:pPr>
        <w:jc w:val="both"/>
      </w:pPr>
      <w:r>
        <w:t>The pandemic and subsequent global supply shocks</w:t>
      </w:r>
      <w:ins w:id="24" w:author="Asya Kostanyan" w:date="2025-11-20T12:05:00Z" w16du:dateUtc="2025-11-20T12:05:00Z">
        <w:r w:rsidR="00373276">
          <w:t>, as well as geopolitical t</w:t>
        </w:r>
      </w:ins>
      <w:ins w:id="25" w:author="Asya Kostanyan" w:date="2025-11-20T12:06:00Z" w16du:dateUtc="2025-11-20T12:06:00Z">
        <w:r w:rsidR="00373276">
          <w:t>ensions</w:t>
        </w:r>
      </w:ins>
      <w:r>
        <w:t xml:space="preserve"> exposed the operational limits of FPAS Mark I. Across both advanced and emerging economies, baseline-driven forecasts failed to anticipate the persistence of inflationary pressures. In some cases, this was due to structural changes in labour markets and global trade; in others, it reflected insufficient integration between judgment and model-based analysis. Central banks that clung to deterministic base- lines were repeatedly forced to revise forecasts upward and backtrack on forward guidance. Confidence in the forecasting process-and by extension, in monetary policy itself-suffered.</w:t>
      </w:r>
    </w:p>
    <w:p w14:paraId="072172D6" w14:textId="34C96459" w:rsidR="00A4792F" w:rsidRDefault="00A4792F" w:rsidP="00A4792F">
      <w:pPr>
        <w:jc w:val="both"/>
      </w:pPr>
      <w:r>
        <w:t>The experience reaffirmed that policy under uncertainty cannot be based on a single optimal path. Instead, it must recognize and manage the spectrum of possible risks that define the new environment.</w:t>
      </w:r>
    </w:p>
    <w:p w14:paraId="293F2D1F" w14:textId="301C2218" w:rsidR="00A4792F" w:rsidRPr="00A4792F" w:rsidRDefault="00A4792F" w:rsidP="00A4792F">
      <w:pPr>
        <w:jc w:val="both"/>
        <w:rPr>
          <w:b/>
          <w:bCs/>
        </w:rPr>
      </w:pPr>
      <w:r w:rsidRPr="00A4792F">
        <w:rPr>
          <w:b/>
          <w:bCs/>
        </w:rPr>
        <w:t>5. Implications – Toward FPAS Mark II</w:t>
      </w:r>
    </w:p>
    <w:p w14:paraId="36108CC6" w14:textId="643D701D" w:rsidR="00896F7E" w:rsidRPr="00A4792F" w:rsidRDefault="00A4792F" w:rsidP="00A4792F">
      <w:pPr>
        <w:jc w:val="both"/>
      </w:pPr>
      <w:r>
        <w:t>The recognition that uncertainty is not a temporary disturbance but a structural condition led to a profound rethinking of the FPAS architecture. The Central Bank of Armenia, drawing on lessons from global experience, developed the Prudent Risk Management Approach to Price Stability-FPAS Mark II. This new system embeds risk analysis within every stage of the policy process, from forecasting to communication. Its guiding principle is prudence: minimizing potential regret rather than optimizing a single</w:t>
      </w:r>
      <w:ins w:id="26" w:author="Asya Kostanyan" w:date="2025-11-20T12:07:00Z" w16du:dateUtc="2025-11-20T12:07:00Z">
        <w:r w:rsidR="00DE7038">
          <w:t xml:space="preserve"> baseline</w:t>
        </w:r>
      </w:ins>
      <w:r>
        <w:t xml:space="preserve"> scenario. By embracing uncertainty, FPAS Mark II transforms it from a source of </w:t>
      </w:r>
      <w:r>
        <w:lastRenderedPageBreak/>
        <w:t>vulnerability into a foundation for robust policymaking.</w:t>
      </w:r>
      <w:r w:rsidR="00000000">
        <w:pict w14:anchorId="33F559AD">
          <v:rect id="_x0000_i1033" style="width:0;height:1.5pt" o:hralign="center" o:hrstd="t" o:hr="t" fillcolor="#a0a0a0" stroked="f"/>
        </w:pict>
      </w:r>
    </w:p>
    <w:p w14:paraId="5F685518" w14:textId="46965480" w:rsidR="006C5AF8" w:rsidRDefault="00A4792F" w:rsidP="00A4792F">
      <w:pPr>
        <w:rPr>
          <w:b/>
          <w:bCs/>
        </w:rPr>
      </w:pPr>
      <w:r>
        <w:rPr>
          <w:b/>
          <w:bCs/>
        </w:rPr>
        <w:t>Script</w:t>
      </w:r>
    </w:p>
    <w:p w14:paraId="40955641" w14:textId="77777777" w:rsidR="006C5AF8" w:rsidRPr="00977D2D" w:rsidRDefault="006C5AF8" w:rsidP="00A4792F">
      <w:pPr>
        <w:jc w:val="both"/>
      </w:pPr>
      <w:r w:rsidRPr="00977D2D">
        <w:t xml:space="preserve">Hello everyone, I’m </w:t>
      </w:r>
      <w:r w:rsidRPr="00977D2D">
        <w:rPr>
          <w:b/>
          <w:bCs/>
        </w:rPr>
        <w:t>Susanna Grigoryan</w:t>
      </w:r>
      <w:r w:rsidRPr="00977D2D">
        <w:t xml:space="preserve">, an economist at the </w:t>
      </w:r>
      <w:r w:rsidRPr="00977D2D">
        <w:rPr>
          <w:b/>
          <w:bCs/>
        </w:rPr>
        <w:t>Central Bank of Armenia</w:t>
      </w:r>
      <w:r w:rsidRPr="00977D2D">
        <w:t xml:space="preserve"> and a </w:t>
      </w:r>
      <w:r w:rsidRPr="00977D2D">
        <w:rPr>
          <w:b/>
          <w:bCs/>
        </w:rPr>
        <w:t>Level One student at the Global Forecasting School</w:t>
      </w:r>
      <w:r w:rsidRPr="00977D2D">
        <w:t>. In this video, we’ll explore how the world changed—and why traditional forecasting systems could no longer keep up.</w:t>
      </w:r>
    </w:p>
    <w:p w14:paraId="3C1AE1F7" w14:textId="77777777" w:rsidR="006C5AF8" w:rsidRPr="00977D2D" w:rsidRDefault="006C5AF8" w:rsidP="00A4792F">
      <w:pPr>
        <w:jc w:val="both"/>
      </w:pPr>
      <w:r w:rsidRPr="00977D2D">
        <w:t>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vulnerabilities in these deterministic systems. The experience underscored a profound truth: the world had become too uncertain for single-baseline policymaking.</w:t>
      </w:r>
    </w:p>
    <w:p w14:paraId="6E5B9F36" w14:textId="7DCA683A" w:rsidR="006C5AF8" w:rsidRPr="00977D2D" w:rsidRDefault="006C5AF8" w:rsidP="00A4792F">
      <w:pPr>
        <w:jc w:val="both"/>
      </w:pPr>
      <w:r w:rsidRPr="00977D2D">
        <w:t xml:space="preserve">FPAS Mark I frameworks, </w:t>
      </w:r>
      <w:del w:id="27" w:author="Asya Kostanyan" w:date="2025-11-20T12:09:00Z" w16du:dateUtc="2025-11-20T12:09:00Z">
        <w:r w:rsidRPr="00977D2D" w:rsidDel="00DE7038">
          <w:delText xml:space="preserve">inspired by the work of Freedman and Laxton (2009), </w:delText>
        </w:r>
      </w:del>
      <w:r w:rsidRPr="00977D2D">
        <w:t xml:space="preserve">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t>
      </w:r>
      <w:del w:id="28" w:author="Asya Kostanyan" w:date="2025-11-20T12:09:00Z" w16du:dateUtc="2025-11-20T12:09:00Z">
        <w:r w:rsidRPr="00977D2D" w:rsidDel="00DE7038">
          <w:delText xml:space="preserve">was </w:delText>
        </w:r>
      </w:del>
      <w:ins w:id="29" w:author="Asya Kostanyan" w:date="2025-11-20T12:09:00Z" w16du:dateUtc="2025-11-20T12:09:00Z">
        <w:r w:rsidR="00DE7038">
          <w:t>could be</w:t>
        </w:r>
        <w:r w:rsidR="00DE7038" w:rsidRPr="00977D2D">
          <w:t xml:space="preserve"> </w:t>
        </w:r>
      </w:ins>
      <w:r w:rsidRPr="00977D2D">
        <w:t>heading, and policy recommendations could be evaluated against this most-likely outlook. For two decades, this approach supported credible inflation-targeting regimes across advanced and emerging-market economies.</w:t>
      </w:r>
    </w:p>
    <w:p w14:paraId="4BF7DCB1" w14:textId="267A901F" w:rsidR="006C5AF8" w:rsidRPr="00977D2D" w:rsidRDefault="006C5AF8" w:rsidP="00A4792F">
      <w:pPr>
        <w:jc w:val="both"/>
      </w:pPr>
      <w:r w:rsidRPr="00977D2D">
        <w:t xml:space="preserve">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w:t>
      </w:r>
      <w:ins w:id="30" w:author="Asya Kostanyan" w:date="2025-11-20T12:10:00Z" w16du:dateUtc="2025-11-20T12:10:00Z">
        <w:r w:rsidR="00DE7038">
          <w:t xml:space="preserve">relatively </w:t>
        </w:r>
      </w:ins>
      <w:r w:rsidRPr="00977D2D">
        <w:t>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w:t>
      </w:r>
      <w:ins w:id="31" w:author="Asya Kostanyan" w:date="2025-11-20T12:11:00Z" w16du:dateUtc="2025-11-20T12:11:00Z">
        <w:r w:rsidR="00DE7038">
          <w:t xml:space="preserve">, </w:t>
        </w:r>
      </w:ins>
      <w:del w:id="32" w:author="Asya Kostanyan" w:date="2025-11-20T12:11:00Z" w16du:dateUtc="2025-11-20T12:11:00Z">
        <w:r w:rsidRPr="00977D2D" w:rsidDel="00DE7038">
          <w:delText xml:space="preserve"> and </w:delText>
        </w:r>
      </w:del>
      <w:r w:rsidRPr="00977D2D">
        <w:t>optimize</w:t>
      </w:r>
      <w:ins w:id="33" w:author="Asya Kostanyan" w:date="2025-11-20T12:11:00Z" w16du:dateUtc="2025-11-20T12:11:00Z">
        <w:r w:rsidR="00DE7038">
          <w:t xml:space="preserve"> and communicate</w:t>
        </w:r>
      </w:ins>
      <w:r w:rsidRPr="00977D2D">
        <w:t xml:space="preserve"> around one “most-likely” scenario—became untenable.</w:t>
      </w:r>
    </w:p>
    <w:p w14:paraId="7EDA58B9" w14:textId="6A62CFCB" w:rsidR="006C5AF8" w:rsidRPr="00977D2D" w:rsidRDefault="006C5AF8" w:rsidP="00A4792F">
      <w:pPr>
        <w:jc w:val="both"/>
      </w:pPr>
      <w:r w:rsidRPr="00977D2D">
        <w:lastRenderedPageBreak/>
        <w:t>In the classical FPAS structure, the baseline scenario represented the</w:t>
      </w:r>
      <w:ins w:id="34" w:author="Asya Kostanyan" w:date="2025-11-20T12:12:00Z" w16du:dateUtc="2025-11-20T12:12:00Z">
        <w:r w:rsidR="00DE7038">
          <w:t xml:space="preserve"> central bank’s</w:t>
        </w:r>
      </w:ins>
      <w:r w:rsidRPr="00977D2D">
        <w:t xml:space="preserve"> best </w:t>
      </w:r>
      <w:ins w:id="35" w:author="Asya Kostanyan" w:date="2025-11-20T12:12:00Z" w16du:dateUtc="2025-11-20T12:12:00Z">
        <w:r w:rsidR="00DE7038">
          <w:t xml:space="preserve">and “most plausible” </w:t>
        </w:r>
      </w:ins>
      <w:r w:rsidRPr="00977D2D">
        <w:t>estimate of the future, and policy recommendations were derived from this single narrative. But the experience of 2020 to 2023 demonstrated how fragile such determinism can be. When multiple shocks interact—pandemics, supply bottlenecks, energy crises</w:t>
      </w:r>
      <w:ins w:id="36" w:author="Asya Kostanyan" w:date="2025-11-20T12:12:00Z" w16du:dateUtc="2025-11-20T12:12:00Z">
        <w:r w:rsidR="00DE7038">
          <w:t>, wars</w:t>
        </w:r>
      </w:ins>
      <w:r w:rsidRPr="00977D2D">
        <w:t>—there is no single trajectory the economy will follow</w:t>
      </w:r>
      <w:ins w:id="37" w:author="Asya Kostanyan" w:date="2025-11-20T12:13:00Z" w16du:dateUtc="2025-11-20T12:13:00Z">
        <w:r w:rsidR="00DE7038">
          <w:t xml:space="preserve"> and it is impossible to derive a most “plausible scenario.”</w:t>
        </w:r>
      </w:ins>
      <w:del w:id="38" w:author="Asya Kostanyan" w:date="2025-11-20T12:13:00Z" w16du:dateUtc="2025-11-20T12:13:00Z">
        <w:r w:rsidRPr="00977D2D" w:rsidDel="00DE7038">
          <w:delText>.</w:delText>
        </w:r>
      </w:del>
      <w:r w:rsidRPr="00977D2D">
        <w:t xml:space="preserve"> Instead, central banks face a range of possible outcomes, many of them shaped by </w:t>
      </w:r>
      <w:proofErr w:type="spellStart"/>
      <w:r w:rsidRPr="00977D2D">
        <w:t>behavioral</w:t>
      </w:r>
      <w:proofErr w:type="spellEnd"/>
      <w:r w:rsidRPr="00977D2D">
        <w:t xml:space="preserve"> feedbacks, credibility shifts, and nonlinear responses. A </w:t>
      </w:r>
      <w:ins w:id="39" w:author="Asya Kostanyan" w:date="2025-11-20T12:14:00Z" w16du:dateUtc="2025-11-20T12:14:00Z">
        <w:r w:rsidR="00DE7038">
          <w:t xml:space="preserve">single </w:t>
        </w:r>
      </w:ins>
      <w:r w:rsidRPr="00977D2D">
        <w:t xml:space="preserve">deterministic baseline not only misrepresents reality; it also biases communication. By projecting a false sense of precision, it discourages policymakers from discussing risks openly. As shown in </w:t>
      </w:r>
      <w:r w:rsidRPr="00977D2D">
        <w:rPr>
          <w:i/>
          <w:iCs/>
        </w:rPr>
        <w:t xml:space="preserve">The Prudent Risk Management Approach to </w:t>
      </w:r>
      <w:del w:id="40" w:author="Asya Kostanyan" w:date="2025-11-20T12:14:00Z" w16du:dateUtc="2025-11-20T12:14:00Z">
        <w:r w:rsidDel="00DE7038">
          <w:rPr>
            <w:i/>
            <w:iCs/>
          </w:rPr>
          <w:delText>Monetary Policy</w:delText>
        </w:r>
      </w:del>
      <w:ins w:id="41" w:author="Asya Kostanyan" w:date="2025-11-20T12:14:00Z" w16du:dateUtc="2025-11-20T12:14:00Z">
        <w:r w:rsidR="00DE7038">
          <w:rPr>
            <w:i/>
            <w:iCs/>
          </w:rPr>
          <w:t>Price Stability</w:t>
        </w:r>
      </w:ins>
      <w:r w:rsidRPr="00977D2D">
        <w:t xml:space="preserve"> (</w:t>
      </w:r>
      <w:r>
        <w:t>Central Bank of Armenia</w:t>
      </w:r>
      <w:r w:rsidRPr="00977D2D">
        <w:t>, 202</w:t>
      </w:r>
      <w:r>
        <w:t>5</w:t>
      </w:r>
      <w:r w:rsidRPr="00977D2D">
        <w:t>), effective communication under uncertainty requires transparency about risks, not just point</w:t>
      </w:r>
      <w:ins w:id="42" w:author="Asya Kostanyan" w:date="2025-11-20T12:14:00Z" w16du:dateUtc="2025-11-20T12:14:00Z">
        <w:r w:rsidR="00DE7038">
          <w:t xml:space="preserve"> baseline</w:t>
        </w:r>
      </w:ins>
      <w:r w:rsidRPr="00977D2D">
        <w:t xml:space="preserve"> forecasts.</w:t>
      </w:r>
    </w:p>
    <w:p w14:paraId="198ABD07" w14:textId="77777777" w:rsidR="006C5AF8" w:rsidRPr="00977D2D" w:rsidRDefault="006C5AF8" w:rsidP="00A4792F">
      <w:pPr>
        <w:jc w:val="both"/>
      </w:pPr>
      <w:r w:rsidRPr="00977D2D">
        <w:t xml:space="preserve">The pandemic and subsequent global supply shocks exposed the operational limits of FPAS Mark I. Across both advanced and emerging economies, baseline-driven forecasts failed to anticipate the persistence of inflationary pressures. In some cases, this was due to structural changes in </w:t>
      </w:r>
      <w:proofErr w:type="spellStart"/>
      <w:r w:rsidRPr="00977D2D">
        <w:t>labor</w:t>
      </w:r>
      <w:proofErr w:type="spellEnd"/>
      <w:r w:rsidRPr="00977D2D">
        <w:t xml:space="preserve"> markets and global trade; in others, it reflected insufficient 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7777777" w:rsidR="006C5AF8" w:rsidRPr="00977D2D" w:rsidRDefault="006C5AF8" w:rsidP="00A4792F">
      <w:pPr>
        <w:jc w:val="both"/>
      </w:pPr>
      <w:r w:rsidRPr="00977D2D">
        <w:t xml:space="preserve">The recognition that uncertainty is not a temporary disturbance but a structural condition led to a profound rethinking of the FPAS architecture. The </w:t>
      </w:r>
      <w:r w:rsidRPr="00977D2D">
        <w:rPr>
          <w:b/>
          <w:bCs/>
        </w:rPr>
        <w:t>Central Bank of Armenia</w:t>
      </w:r>
      <w:r w:rsidRPr="00977D2D">
        <w:t xml:space="preserve">, drawing on lessons from global experience, developed the </w:t>
      </w:r>
      <w:r w:rsidRPr="00977D2D">
        <w:rPr>
          <w:b/>
          <w:bCs/>
        </w:rPr>
        <w:t>Prudent Risk Management Approach to Price Stability—FPAS Mark II</w:t>
      </w:r>
      <w:r w:rsidRPr="00977D2D">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977D2D" w:rsidRDefault="006C5AF8" w:rsidP="00A4792F">
      <w:pPr>
        <w:jc w:val="both"/>
      </w:pPr>
      <w:r w:rsidRPr="00977D2D">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693D480A" w:rsidR="006C5AF8" w:rsidRPr="00977D2D" w:rsidRDefault="006C5AF8" w:rsidP="00A4792F">
      <w:pPr>
        <w:jc w:val="both"/>
      </w:pPr>
      <w:r w:rsidRPr="00977D2D">
        <w:lastRenderedPageBreak/>
        <w:t xml:space="preserve">FPAS Mark I was built on the idea that we could predict the most likely path for the economy and optimize policy around it. That worked </w:t>
      </w:r>
      <w:ins w:id="43" w:author="Asya Kostanyan" w:date="2025-11-20T12:17:00Z" w16du:dateUtc="2025-11-20T12:17:00Z">
        <w:r w:rsidR="00563E92">
          <w:t xml:space="preserve">relatively well </w:t>
        </w:r>
      </w:ins>
      <w:r w:rsidRPr="00977D2D">
        <w:t xml:space="preserve">when the world was stable. But once multiple shocks hit simultaneously, the idea of a single baseline became unrealistic. We needed a system that could </w:t>
      </w:r>
      <w:del w:id="44" w:author="Asya Kostanyan" w:date="2025-11-20T12:18:00Z" w16du:dateUtc="2025-11-20T12:18:00Z">
        <w:r w:rsidRPr="00977D2D" w:rsidDel="00563E92">
          <w:delText xml:space="preserve">handle </w:delText>
        </w:r>
      </w:del>
      <w:ins w:id="45" w:author="Asya Kostanyan" w:date="2025-11-20T12:18:00Z" w16du:dateUtc="2025-11-20T12:18:00Z">
        <w:r w:rsidR="00563E92">
          <w:t>manage</w:t>
        </w:r>
        <w:r w:rsidR="00563E92" w:rsidRPr="00977D2D">
          <w:t xml:space="preserve"> </w:t>
        </w:r>
      </w:ins>
      <w:r w:rsidRPr="00977D2D">
        <w:t xml:space="preserve">uncertainty, not ignore it. That’s why the Central Bank of Armenia developed the </w:t>
      </w:r>
      <w:r w:rsidRPr="00977D2D">
        <w:rPr>
          <w:b/>
          <w:bCs/>
        </w:rPr>
        <w:t>Prudent Risk Management Approach to Price Stability</w:t>
      </w:r>
      <w:r w:rsidRPr="00977D2D">
        <w:t>, or FPAS Mark II. It’s a framework designed for a world of uncertainty, where policy is not about optimizing a single</w:t>
      </w:r>
      <w:ins w:id="46" w:author="Asya Kostanyan" w:date="2025-11-20T12:19:00Z" w16du:dateUtc="2025-11-20T12:19:00Z">
        <w:r w:rsidR="00563E92">
          <w:t xml:space="preserve"> baseline</w:t>
        </w:r>
      </w:ins>
      <w:r w:rsidRPr="00977D2D">
        <w:t xml:space="preserve"> forecast but about managing risks and minimizing regret. By embracing this mindset, </w:t>
      </w:r>
      <w:del w:id="47" w:author="Asya Kostanyan" w:date="2025-11-20T12:19:00Z" w16du:dateUtc="2025-11-20T12:19:00Z">
        <w:r w:rsidRPr="00977D2D" w:rsidDel="00563E92">
          <w:delText xml:space="preserve">we </w:delText>
        </w:r>
      </w:del>
      <w:ins w:id="48" w:author="Asya Kostanyan" w:date="2025-11-20T12:19:00Z" w16du:dateUtc="2025-11-20T12:19:00Z">
        <w:r w:rsidR="00563E92">
          <w:t xml:space="preserve">policy-making </w:t>
        </w:r>
        <w:proofErr w:type="spellStart"/>
        <w:r w:rsidR="00563E92">
          <w:t>isntitutions</w:t>
        </w:r>
        <w:proofErr w:type="spellEnd"/>
        <w:r w:rsidR="00563E92">
          <w:t xml:space="preserve"> </w:t>
        </w:r>
      </w:ins>
      <w:r w:rsidRPr="00977D2D">
        <w:t>can make policy decisions that remain credible, flexible, and forward-looking—no matter how unpredictable the world becomes.</w:t>
      </w:r>
    </w:p>
    <w:p w14:paraId="0B912AD7" w14:textId="77777777" w:rsidR="006C5AF8" w:rsidRPr="00977D2D" w:rsidRDefault="006C5AF8" w:rsidP="00A4792F">
      <w:pPr>
        <w:jc w:val="both"/>
      </w:pPr>
      <w:r w:rsidRPr="00977D2D">
        <w:t xml:space="preserve">Thank you for watching, and I would like to acknowledge </w:t>
      </w:r>
      <w:r w:rsidRPr="00977D2D">
        <w:rPr>
          <w:b/>
          <w:bCs/>
        </w:rPr>
        <w:t xml:space="preserve">Douglas Laxton, Jared Laxton, Asya Kostanyan, and </w:t>
      </w:r>
      <w:proofErr w:type="spellStart"/>
      <w:r w:rsidRPr="00977D2D">
        <w:rPr>
          <w:b/>
          <w:bCs/>
        </w:rPr>
        <w:t>Sophio</w:t>
      </w:r>
      <w:proofErr w:type="spellEnd"/>
      <w:r w:rsidRPr="00977D2D">
        <w:rPr>
          <w:b/>
          <w:bCs/>
        </w:rPr>
        <w:t xml:space="preserve"> Mkervalidze</w:t>
      </w:r>
      <w:r w:rsidRPr="00977D2D">
        <w:t xml:space="preserve"> at the </w:t>
      </w:r>
      <w:r w:rsidRPr="00977D2D">
        <w:rPr>
          <w:b/>
          <w:bCs/>
        </w:rPr>
        <w:t>Global Forecasting School</w:t>
      </w:r>
      <w:r w:rsidRPr="00977D2D">
        <w:t xml:space="preserve"> for their guidance and support in producing this video.</w:t>
      </w:r>
    </w:p>
    <w:p w14:paraId="5B253419" w14:textId="77777777" w:rsidR="006C5AF8" w:rsidRDefault="006C5AF8" w:rsidP="00A4792F">
      <w:pPr>
        <w:rPr>
          <w:b/>
          <w:bCs/>
        </w:rPr>
      </w:pPr>
    </w:p>
    <w:p w14:paraId="3D4C938D" w14:textId="77777777" w:rsidR="006C5AF8" w:rsidRDefault="006C5AF8" w:rsidP="00A4792F">
      <w:pPr>
        <w:rPr>
          <w:b/>
          <w:bCs/>
        </w:rPr>
      </w:pPr>
      <w:r w:rsidRPr="00B07A92">
        <w:rPr>
          <w:b/>
          <w:bCs/>
        </w:rPr>
        <w:t>See you there.</w:t>
      </w:r>
    </w:p>
    <w:p w14:paraId="3DC5545A" w14:textId="77777777" w:rsidR="006C5AF8" w:rsidRDefault="006C5AF8" w:rsidP="00A4792F">
      <w:pPr>
        <w:rPr>
          <w:b/>
          <w:bCs/>
        </w:rPr>
      </w:pPr>
    </w:p>
    <w:p w14:paraId="5641C926" w14:textId="77777777" w:rsidR="006C5AF8" w:rsidRDefault="006C5AF8" w:rsidP="00A4792F">
      <w:pPr>
        <w:rPr>
          <w:b/>
          <w:bCs/>
        </w:rPr>
      </w:pPr>
    </w:p>
    <w:p w14:paraId="34CEA972" w14:textId="77777777" w:rsidR="006C5AF8" w:rsidRPr="009659F4" w:rsidRDefault="006C5AF8" w:rsidP="00A4792F">
      <w:pPr>
        <w:rPr>
          <w:b/>
          <w:bCs/>
        </w:rPr>
      </w:pPr>
      <w:r w:rsidRPr="009659F4">
        <w:rPr>
          <w:b/>
          <w:bCs/>
        </w:rPr>
        <w:t>Literature &amp; Further Reading</w:t>
      </w:r>
    </w:p>
    <w:p w14:paraId="774750CE" w14:textId="77777777" w:rsidR="006C5AF8" w:rsidRPr="007674F9" w:rsidRDefault="006C5AF8" w:rsidP="006C5AF8">
      <w:pPr>
        <w:numPr>
          <w:ilvl w:val="0"/>
          <w:numId w:val="11"/>
        </w:numPr>
      </w:pPr>
      <w:hyperlink r:id="rId57" w:tgtFrame="_blank" w:history="1">
        <w:r w:rsidRPr="007674F9">
          <w:rPr>
            <w:rStyle w:val="Hyperlink"/>
          </w:rPr>
          <w:t>Bernanke, B. (2024). </w:t>
        </w:r>
        <w:r w:rsidRPr="007674F9">
          <w:rPr>
            <w:rStyle w:val="Hyperlink"/>
            <w:i/>
            <w:iCs/>
          </w:rPr>
          <w:t>Forecasting for Monetary Policy Making and Communication at the Bank of England: A Review.</w:t>
        </w:r>
        <w:r w:rsidRPr="007674F9">
          <w:rPr>
            <w:rStyle w:val="Hyperlink"/>
          </w:rPr>
          <w:t> Bank of England Independent Evaluation Office.</w:t>
        </w:r>
      </w:hyperlink>
    </w:p>
    <w:p w14:paraId="05F3D93D" w14:textId="77777777" w:rsidR="006C5AF8" w:rsidRPr="007674F9" w:rsidRDefault="006C5AF8" w:rsidP="006C5AF8">
      <w:pPr>
        <w:numPr>
          <w:ilvl w:val="0"/>
          <w:numId w:val="11"/>
        </w:numPr>
      </w:pPr>
      <w:r>
        <w:fldChar w:fldCharType="begin"/>
      </w:r>
      <w:r w:rsidRPr="00373276">
        <w:rPr>
          <w:lang w:val="de-CH"/>
          <w:rPrChange w:id="49" w:author="Asya Kostanyan" w:date="2025-11-20T12:01:00Z" w16du:dateUtc="2025-11-20T12:01:00Z">
            <w:rPr/>
          </w:rPrChange>
        </w:rPr>
        <w:instrText>HYPERLINK "https://www.thebetterpolicyproject.org/_files/ugd/bf672a_6ae27711ba7b4e0e9bd2a0c1b3557289.pdf" \t "_blank"</w:instrText>
      </w:r>
      <w:r>
        <w:fldChar w:fldCharType="separate"/>
      </w:r>
      <w:r w:rsidRPr="007674F9">
        <w:rPr>
          <w:rStyle w:val="Hyperlink"/>
          <w:lang w:val="de-CH"/>
        </w:rPr>
        <w:t>Archer, D., Galstyan, M., &amp; Laxton, D. (2022). </w:t>
      </w:r>
      <w:r w:rsidRPr="007674F9">
        <w:rPr>
          <w:rStyle w:val="Hyperlink"/>
          <w:i/>
          <w:iCs/>
        </w:rPr>
        <w:t>FPAS Mark II: Avoiding Dark Corners and Eliminating the Folly in Baselines and Local Approximations.</w:t>
      </w:r>
      <w:r w:rsidRPr="007674F9">
        <w:rPr>
          <w:rStyle w:val="Hyperlink"/>
        </w:rPr>
        <w:t> Central Bank of Armenia Working Paper 2022/03.</w:t>
      </w:r>
      <w:r>
        <w:fldChar w:fldCharType="end"/>
      </w:r>
    </w:p>
    <w:p w14:paraId="33727953" w14:textId="28753F00" w:rsidR="00BC3059" w:rsidRPr="00416680" w:rsidRDefault="00B95FC1" w:rsidP="00BC3059">
      <w:pPr>
        <w:pStyle w:val="ListParagraph"/>
        <w:numPr>
          <w:ilvl w:val="0"/>
          <w:numId w:val="11"/>
        </w:numPr>
        <w:spacing w:before="227" w:line="312" w:lineRule="auto"/>
        <w:ind w:right="524"/>
      </w:pPr>
      <w:r w:rsidRPr="00B95FC1">
        <w:t>Laxton, D., Galstyan, M., and Avagyan, V. January 202</w:t>
      </w:r>
      <w:ins w:id="50" w:author="Asya Kostanyan" w:date="2025-11-20T12:20:00Z" w16du:dateUtc="2025-11-20T12:20:00Z">
        <w:r w:rsidR="00563E92">
          <w:t>5</w:t>
        </w:r>
      </w:ins>
      <w:del w:id="51" w:author="Asya Kostanyan" w:date="2025-11-20T12:20:00Z" w16du:dateUtc="2025-11-20T12:20:00Z">
        <w:r w:rsidRPr="00B95FC1" w:rsidDel="00563E92">
          <w:delText>4</w:delText>
        </w:r>
      </w:del>
      <w:r w:rsidR="00BC3059">
        <w:t>.</w:t>
      </w:r>
      <w:r w:rsidR="00BC3059" w:rsidRPr="00456ABE">
        <w:rPr>
          <w:spacing w:val="80"/>
        </w:rPr>
        <w:t xml:space="preserve"> </w:t>
      </w:r>
      <w:r w:rsidR="00BC3059">
        <w:fldChar w:fldCharType="begin"/>
      </w:r>
      <w:r w:rsidR="00BC3059">
        <w:instrText>HYPERLINK "https://www.thebetterpolicyproject.org/_files/ugd/bf672a_44316592afd24e26add8648beeb507a2.pdf"</w:instrText>
      </w:r>
      <w:r w:rsidR="00BC3059">
        <w:fldChar w:fldCharType="separate"/>
      </w:r>
      <w:r w:rsidR="00BC3059" w:rsidRPr="00B82288">
        <w:rPr>
          <w:rStyle w:val="Hyperlink"/>
          <w:iCs/>
        </w:rPr>
        <w:t xml:space="preserve">Prudent Risk Management Approach to </w:t>
      </w:r>
      <w:del w:id="52" w:author="Asya Kostanyan" w:date="2025-11-20T12:20:00Z" w16du:dateUtc="2025-11-20T12:20:00Z">
        <w:r w:rsidR="00BC3059" w:rsidRPr="00B82288" w:rsidDel="00563E92">
          <w:rPr>
            <w:rStyle w:val="Hyperlink"/>
            <w:iCs/>
          </w:rPr>
          <w:delText>Monetary Policy</w:delText>
        </w:r>
      </w:del>
      <w:ins w:id="53" w:author="Asya Kostanyan" w:date="2025-11-20T12:20:00Z" w16du:dateUtc="2025-11-20T12:20:00Z">
        <w:r w:rsidR="00563E92">
          <w:rPr>
            <w:rStyle w:val="Hyperlink"/>
            <w:iCs/>
          </w:rPr>
          <w:t>Price Stability</w:t>
        </w:r>
      </w:ins>
      <w:r w:rsidR="00BC3059" w:rsidRPr="00B82288">
        <w:rPr>
          <w:rStyle w:val="Hyperlink"/>
          <w:iCs/>
        </w:rPr>
        <w:t>: Theory and Practice of FPAS Mark II at the Central Bank of Armenia</w:t>
      </w:r>
      <w:r w:rsidR="00BC3059">
        <w:fldChar w:fldCharType="end"/>
      </w:r>
      <w:r w:rsidR="00BC3059" w:rsidRPr="00B82288">
        <w:rPr>
          <w:iCs/>
        </w:rPr>
        <w:t>.</w:t>
      </w:r>
    </w:p>
    <w:p w14:paraId="49A54369" w14:textId="14098F6B" w:rsidR="00BC3059" w:rsidRPr="00416680" w:rsidDel="00563E92" w:rsidRDefault="00B95FC1" w:rsidP="00BC3059">
      <w:pPr>
        <w:pStyle w:val="ListParagraph"/>
        <w:numPr>
          <w:ilvl w:val="0"/>
          <w:numId w:val="11"/>
        </w:numPr>
        <w:spacing w:before="227" w:line="312" w:lineRule="auto"/>
        <w:ind w:right="524"/>
        <w:rPr>
          <w:del w:id="54" w:author="Asya Kostanyan" w:date="2025-11-20T12:21:00Z" w16du:dateUtc="2025-11-20T12:21:00Z"/>
        </w:rPr>
      </w:pPr>
      <w:del w:id="55" w:author="Asya Kostanyan" w:date="2025-11-20T12:21:00Z" w16du:dateUtc="2025-11-20T12:21:00Z">
        <w:r w:rsidRPr="00B95FC1" w:rsidDel="00563E92">
          <w:delText>Laxton, D., Avetisyan, H. and Avagyan, V.</w:delText>
        </w:r>
        <w:r w:rsidR="00BC3059" w:rsidDel="00563E92">
          <w:delText>. December 2025.</w:delText>
        </w:r>
        <w:r w:rsidR="00BC3059" w:rsidRPr="00456ABE" w:rsidDel="00563E92">
          <w:rPr>
            <w:spacing w:val="80"/>
          </w:rPr>
          <w:delText xml:space="preserve"> </w:delText>
        </w:r>
        <w:r w:rsidR="00BC3059" w:rsidRPr="00B82288" w:rsidDel="00563E92">
          <w:rPr>
            <w:iCs/>
          </w:rPr>
          <w:delText>Prudent Risk Management Approach to Monetary Policy: Theory and Practice of FPAS Mark II at the Central Bank of Armenia.</w:delText>
        </w:r>
        <w:r w:rsidR="00BC3059" w:rsidDel="00563E92">
          <w:rPr>
            <w:iCs/>
          </w:rPr>
          <w:delText xml:space="preserve"> Unpublished Working Draft</w:delText>
        </w:r>
      </w:del>
    </w:p>
    <w:p w14:paraId="4A413F8B" w14:textId="518F67EF" w:rsidR="006C5AF8" w:rsidRPr="007674F9" w:rsidDel="00563E92" w:rsidRDefault="006C5AF8" w:rsidP="006C5AF8">
      <w:pPr>
        <w:numPr>
          <w:ilvl w:val="0"/>
          <w:numId w:val="11"/>
        </w:numPr>
        <w:rPr>
          <w:del w:id="56" w:author="Asya Kostanyan" w:date="2025-11-20T12:20:00Z" w16du:dateUtc="2025-11-20T12:20:00Z"/>
        </w:rPr>
      </w:pPr>
      <w:del w:id="57" w:author="Asya Kostanyan" w:date="2025-11-20T12:20:00Z" w16du:dateUtc="2025-11-20T12:20:00Z">
        <w:r w:rsidDel="00563E92">
          <w:fldChar w:fldCharType="begin"/>
        </w:r>
        <w:r w:rsidDel="00563E92">
          <w:delInstrText>HYPERLINK "https://mitpress.mit.edu/9780262539165/central-bank-strategy-credibility-and-independence/" \t "_blank"</w:delInstrText>
        </w:r>
        <w:r w:rsidDel="00563E92">
          <w:fldChar w:fldCharType="separate"/>
        </w:r>
        <w:r w:rsidRPr="007674F9" w:rsidDel="00563E92">
          <w:rPr>
            <w:rStyle w:val="Hyperlink"/>
          </w:rPr>
          <w:delText>Cukierman, A. (1992). </w:delText>
        </w:r>
        <w:r w:rsidRPr="007674F9" w:rsidDel="00563E92">
          <w:rPr>
            <w:rStyle w:val="Hyperlink"/>
            <w:i/>
            <w:iCs/>
          </w:rPr>
          <w:delText>Central Bank Strategy, Credibility, and Independence.</w:delText>
        </w:r>
        <w:r w:rsidRPr="007674F9" w:rsidDel="00563E92">
          <w:rPr>
            <w:rStyle w:val="Hyperlink"/>
          </w:rPr>
          <w:delText> MIT Press.</w:delText>
        </w:r>
        <w:r w:rsidDel="00563E92">
          <w:fldChar w:fldCharType="end"/>
        </w:r>
      </w:del>
    </w:p>
    <w:p w14:paraId="442F8BF1" w14:textId="5F3E29D4" w:rsidR="006C5AF8" w:rsidRPr="007674F9" w:rsidDel="00563E92" w:rsidRDefault="006C5AF8" w:rsidP="006C5AF8">
      <w:pPr>
        <w:numPr>
          <w:ilvl w:val="0"/>
          <w:numId w:val="11"/>
        </w:numPr>
        <w:rPr>
          <w:del w:id="58" w:author="Asya Kostanyan" w:date="2025-11-20T12:21:00Z" w16du:dateUtc="2025-11-20T12:21:00Z"/>
        </w:rPr>
      </w:pPr>
      <w:del w:id="59" w:author="Asya Kostanyan" w:date="2025-11-20T12:21:00Z" w16du:dateUtc="2025-11-20T12:21:00Z">
        <w:r w:rsidDel="00563E92">
          <w:lastRenderedPageBreak/>
          <w:fldChar w:fldCharType="begin"/>
        </w:r>
        <w:r w:rsidDel="00563E92">
          <w:delInstrText>HYPERLINK "https://www.nber.org/system/files/working_papers/w4646/w4646.pdf" \t "_blank"</w:delInstrText>
        </w:r>
        <w:r w:rsidDel="00563E92">
          <w:fldChar w:fldCharType="separate"/>
        </w:r>
        <w:r w:rsidRPr="007674F9" w:rsidDel="00563E92">
          <w:rPr>
            <w:rStyle w:val="Hyperlink"/>
          </w:rPr>
          <w:delText>Debelle, G., &amp; Fischer, S. (1994). “How Independent Should a Central Bank Be?” In </w:delText>
        </w:r>
        <w:r w:rsidRPr="007674F9" w:rsidDel="00563E92">
          <w:rPr>
            <w:rStyle w:val="Hyperlink"/>
            <w:i/>
            <w:iCs/>
          </w:rPr>
          <w:delText>Goals, Guidelines, and Constraints Facing Monetary Policymakers.</w:delText>
        </w:r>
        <w:r w:rsidDel="00563E92">
          <w:fldChar w:fldCharType="end"/>
        </w:r>
      </w:del>
    </w:p>
    <w:p w14:paraId="6F186B39" w14:textId="77777777" w:rsidR="006C5AF8" w:rsidRPr="007674F9" w:rsidRDefault="006C5AF8" w:rsidP="006C5AF8">
      <w:pPr>
        <w:numPr>
          <w:ilvl w:val="0"/>
          <w:numId w:val="11"/>
        </w:numPr>
      </w:pPr>
      <w:hyperlink r:id="rId58" w:tgtFrame="_blank" w:history="1">
        <w:r w:rsidRPr="007674F9">
          <w:rPr>
            <w:rStyle w:val="Hyperlink"/>
          </w:rPr>
          <w:t>Freedman, C., &amp; Laxton, D. (2009). “Why Inflation Targeting?” IMF Working Paper 09/86.</w:t>
        </w:r>
      </w:hyperlink>
    </w:p>
    <w:p w14:paraId="16D65F46" w14:textId="1E6A2C9A" w:rsidR="006C5AF8" w:rsidRPr="007674F9" w:rsidDel="00563E92" w:rsidRDefault="006C5AF8" w:rsidP="006C5AF8">
      <w:pPr>
        <w:numPr>
          <w:ilvl w:val="0"/>
          <w:numId w:val="11"/>
        </w:numPr>
        <w:rPr>
          <w:del w:id="60" w:author="Asya Kostanyan" w:date="2025-11-20T12:21:00Z" w16du:dateUtc="2025-11-20T12:21:00Z"/>
        </w:rPr>
      </w:pPr>
      <w:del w:id="61" w:author="Asya Kostanyan" w:date="2025-11-20T12:21:00Z" w16du:dateUtc="2025-11-20T12:21:00Z">
        <w:r w:rsidDel="00563E92">
          <w:fldChar w:fldCharType="begin"/>
        </w:r>
        <w:r w:rsidDel="00563E92">
          <w:delInstrText>HYPERLINK "https://www.lse.ac.uk/iga/assets/documents/reports/Transparent-Monetary-Policy-A-History-of-Inflation-Targeting-in-New-Zealand.pdf" \t "_blank"</w:delInstrText>
        </w:r>
        <w:r w:rsidDel="00563E92">
          <w:fldChar w:fldCharType="separate"/>
        </w:r>
        <w:r w:rsidRPr="007674F9" w:rsidDel="00563E92">
          <w:rPr>
            <w:rStyle w:val="Hyperlink"/>
          </w:rPr>
          <w:delText>Haworth, C., Kostanyan, A., &amp; Laxton, D. (2019). “Transparent Monetary Policy: A History of Inflation Targeting in New Zealand.” LSE Institute of Global Affairs.</w:delText>
        </w:r>
        <w:r w:rsidDel="00563E92">
          <w:fldChar w:fldCharType="end"/>
        </w:r>
      </w:del>
    </w:p>
    <w:p w14:paraId="3911B3C2" w14:textId="77777777" w:rsidR="006C5AF8" w:rsidRPr="007674F9" w:rsidRDefault="006C5AF8" w:rsidP="006C5AF8">
      <w:pPr>
        <w:numPr>
          <w:ilvl w:val="0"/>
          <w:numId w:val="11"/>
        </w:numPr>
      </w:pPr>
      <w:r w:rsidRPr="007674F9">
        <w:t>Central Bank of Armenia. (2025). </w:t>
      </w:r>
      <w:r w:rsidRPr="007674F9">
        <w:rPr>
          <w:i/>
          <w:iCs/>
        </w:rPr>
        <w:t>CBA Academy Onboarding Platform: Monetary Policy.</w:t>
      </w:r>
      <w:r w:rsidRPr="007674F9">
        <w:t> Yerevan.</w:t>
      </w:r>
    </w:p>
    <w:p w14:paraId="7729DD35" w14:textId="77777777" w:rsidR="006C5AF8" w:rsidRDefault="006C5AF8"/>
    <w:p w14:paraId="69248E4F" w14:textId="6261BDB1" w:rsidR="006C5AF8" w:rsidRDefault="006C5AF8">
      <w:r>
        <w:br w:type="page"/>
      </w:r>
    </w:p>
    <w:p w14:paraId="5B65D484" w14:textId="77777777" w:rsidR="006C5AF8" w:rsidRDefault="006C5AF8" w:rsidP="002C62BB">
      <w:pPr>
        <w:pStyle w:val="Heading1"/>
      </w:pPr>
      <w:bookmarkStart w:id="62" w:name="_Toc214436076"/>
      <w:bookmarkStart w:id="63" w:name="_Toc214436103"/>
      <w:r w:rsidRPr="00351D2E">
        <w:lastRenderedPageBreak/>
        <w:t>FPAS Mark II: The Least-Regrets Mindset</w:t>
      </w:r>
      <w:bookmarkEnd w:id="62"/>
      <w:bookmarkEnd w:id="63"/>
    </w:p>
    <w:p w14:paraId="6C96C064" w14:textId="77777777" w:rsidR="006C5AF8" w:rsidRDefault="006C5AF8" w:rsidP="00A4792F">
      <w:pPr>
        <w:jc w:val="center"/>
        <w:rPr>
          <w:b/>
          <w:bCs/>
        </w:rPr>
      </w:pPr>
    </w:p>
    <w:p w14:paraId="6E5FA081" w14:textId="77777777" w:rsidR="006C5AF8" w:rsidRDefault="006C5AF8" w:rsidP="00A4792F">
      <w:pPr>
        <w:rPr>
          <w:b/>
          <w:bCs/>
        </w:rPr>
      </w:pPr>
      <w:r>
        <w:rPr>
          <w:b/>
          <w:bCs/>
        </w:rPr>
        <w:t>Susanna Grigoryan</w:t>
      </w:r>
    </w:p>
    <w:p w14:paraId="659D6F85" w14:textId="77777777" w:rsidR="006C5AF8" w:rsidRPr="009659F4" w:rsidRDefault="006C5AF8" w:rsidP="00A4792F">
      <w:pPr>
        <w:rPr>
          <w:b/>
          <w:bCs/>
        </w:rPr>
      </w:pPr>
      <w:r w:rsidRPr="009659F4">
        <w:rPr>
          <w:b/>
          <w:bCs/>
        </w:rPr>
        <w:t>Recent Staff Member, Monetary Policy Department, Central Bank of Armenia</w:t>
      </w:r>
    </w:p>
    <w:p w14:paraId="63CC287E" w14:textId="77777777" w:rsidR="006C5AF8" w:rsidRPr="009659F4" w:rsidRDefault="006C5AF8" w:rsidP="00A4792F">
      <w:pPr>
        <w:rPr>
          <w:b/>
          <w:bCs/>
        </w:rPr>
      </w:pPr>
      <w:r w:rsidRPr="009659F4">
        <w:rPr>
          <w:b/>
          <w:bCs/>
        </w:rPr>
        <w:t>Student, Global Forecasting School</w:t>
      </w:r>
    </w:p>
    <w:p w14:paraId="2A3A482F" w14:textId="77777777" w:rsidR="006C5AF8" w:rsidRDefault="006C5AF8" w:rsidP="00A4792F">
      <w:pPr>
        <w:rPr>
          <w:b/>
          <w:bCs/>
        </w:rPr>
      </w:pPr>
      <w:r>
        <w:rPr>
          <w:b/>
          <w:bCs/>
        </w:rPr>
        <w:t xml:space="preserve">November </w:t>
      </w:r>
      <w:r w:rsidRPr="009659F4">
        <w:rPr>
          <w:b/>
          <w:bCs/>
        </w:rPr>
        <w:t>2025</w:t>
      </w:r>
    </w:p>
    <w:p w14:paraId="0D4487AF" w14:textId="77777777" w:rsidR="00896F7E" w:rsidRDefault="00896F7E" w:rsidP="00A4792F">
      <w:pPr>
        <w:rPr>
          <w:b/>
          <w:bCs/>
        </w:rPr>
      </w:pPr>
    </w:p>
    <w:p w14:paraId="3A73D76F" w14:textId="77777777" w:rsidR="00896F7E" w:rsidRDefault="00896F7E" w:rsidP="00896F7E">
      <w:pPr>
        <w:rPr>
          <w:b/>
          <w:bCs/>
        </w:rPr>
      </w:pPr>
      <w:r w:rsidRPr="00896F7E">
        <w:rPr>
          <w:b/>
          <w:bCs/>
        </w:rPr>
        <w:t>Note</w:t>
      </w:r>
    </w:p>
    <w:p w14:paraId="0CDFF68C" w14:textId="1A653896" w:rsidR="00C814BB" w:rsidRPr="000451A7" w:rsidRDefault="00C814BB" w:rsidP="00C814BB">
      <w:pPr>
        <w:jc w:val="both"/>
        <w:rPr>
          <w:b/>
          <w:bCs/>
        </w:rPr>
      </w:pPr>
      <w:r w:rsidRPr="000451A7">
        <w:rPr>
          <w:b/>
          <w:bCs/>
        </w:rPr>
        <w:t>1.</w:t>
      </w:r>
      <w:r w:rsidR="000451A7">
        <w:rPr>
          <w:b/>
          <w:bCs/>
        </w:rPr>
        <w:t xml:space="preserve"> </w:t>
      </w:r>
      <w:r w:rsidRPr="000451A7">
        <w:rPr>
          <w:b/>
          <w:bCs/>
        </w:rPr>
        <w:t>Historical Lineage</w:t>
      </w:r>
    </w:p>
    <w:p w14:paraId="07021A6D" w14:textId="77777777" w:rsidR="00C814BB" w:rsidRDefault="00C814BB" w:rsidP="00C814BB">
      <w:pPr>
        <w:jc w:val="both"/>
      </w:pPr>
      <w:r>
        <w:t>The Reserve Bank of New Zealand launched the first inflation-targeting regime in 1990 and, by 1998, published a comprehensive manual outlining the Forecasting and Policy Analysis System (FPAS). This framework set the international standard for disciplined, forward-looking monetary policy. Many central banks - including Canada, Chile, the Czech Republic, and Israel - adopted the FPAS principles, integrating them into their inflation-targeting systems.</w:t>
      </w:r>
    </w:p>
    <w:p w14:paraId="76BC7899" w14:textId="4FAF354D" w:rsidR="00C814BB" w:rsidDel="0059099C" w:rsidRDefault="00C814BB" w:rsidP="00C814BB">
      <w:pPr>
        <w:jc w:val="both"/>
        <w:rPr>
          <w:del w:id="64" w:author="Asya Kostanyan" w:date="2025-11-20T13:26:00Z" w16du:dateUtc="2025-11-20T13:26:00Z"/>
        </w:rPr>
      </w:pPr>
      <w:r>
        <w:t>But over time, several large, advanced-economy institutions - notably the Federal Reserve, the Bank of England, the European Central Bank, the Bank of Japan, and the Bank of Korea</w:t>
      </w:r>
    </w:p>
    <w:p w14:paraId="376B7DD8" w14:textId="77777777" w:rsidR="00C814BB" w:rsidRDefault="00C814BB" w:rsidP="00C814BB">
      <w:pPr>
        <w:jc w:val="both"/>
      </w:pPr>
      <w:r>
        <w:t>- failed to develop comparable systems. They remained reliant on fragmented forecasting methods and judgmental processes without a coherent analytical framework linking models, scenarios, and policy decisions.</w:t>
      </w:r>
    </w:p>
    <w:p w14:paraId="4FD80426" w14:textId="41FD4EC2" w:rsidR="00C814BB" w:rsidRDefault="00C814BB" w:rsidP="00C814BB">
      <w:pPr>
        <w:jc w:val="both"/>
      </w:pPr>
      <w:r>
        <w:t>After the global financial crisis, the RBNZ began using the term “least regrets” to describe a cautious approach to balancing risks between over-tightening and under-tightening policy. However, this remained a communications device, not a transformation of the policy frame- work itself. No changes were made to the structure of its FPAS or to the way risks were</w:t>
      </w:r>
      <w:ins w:id="65" w:author="Asya Kostanyan" w:date="2025-11-20T13:27:00Z" w16du:dateUtc="2025-11-20T13:27:00Z">
        <w:r w:rsidR="0059099C">
          <w:t xml:space="preserve"> managed and</w:t>
        </w:r>
      </w:ins>
      <w:r>
        <w:t xml:space="preserve"> formally integrated into the decision process.</w:t>
      </w:r>
    </w:p>
    <w:p w14:paraId="2D2414ED" w14:textId="73ED2AC2" w:rsidR="00C814BB" w:rsidRPr="000451A7" w:rsidRDefault="00C814BB" w:rsidP="00C814BB">
      <w:pPr>
        <w:jc w:val="both"/>
        <w:rPr>
          <w:b/>
          <w:bCs/>
        </w:rPr>
      </w:pPr>
      <w:r w:rsidRPr="000451A7">
        <w:rPr>
          <w:b/>
          <w:bCs/>
        </w:rPr>
        <w:t>2.</w:t>
      </w:r>
      <w:r w:rsidR="000451A7">
        <w:rPr>
          <w:b/>
          <w:bCs/>
        </w:rPr>
        <w:t xml:space="preserve"> </w:t>
      </w:r>
      <w:r w:rsidRPr="000451A7">
        <w:rPr>
          <w:b/>
          <w:bCs/>
        </w:rPr>
        <w:t>The Analytical Leap</w:t>
      </w:r>
    </w:p>
    <w:p w14:paraId="5C4389E2" w14:textId="1B201008" w:rsidR="00C814BB" w:rsidRDefault="00C814BB" w:rsidP="00C814BB">
      <w:pPr>
        <w:jc w:val="both"/>
      </w:pPr>
      <w:r>
        <w:t xml:space="preserve">The Central Bank of Armenia’s innovation was to take the “least regrets” concept and </w:t>
      </w:r>
      <w:del w:id="66" w:author="Asya Kostanyan" w:date="2025-11-20T13:28:00Z" w16du:dateUtc="2025-11-20T13:28:00Z">
        <w:r w:rsidDel="0059099C">
          <w:delText>op-</w:delText>
        </w:r>
      </w:del>
      <w:r>
        <w:t xml:space="preserve"> </w:t>
      </w:r>
      <w:ins w:id="67" w:author="Asya Kostanyan" w:date="2025-11-20T13:28:00Z" w16du:dateUtc="2025-11-20T13:28:00Z">
        <w:r w:rsidR="0059099C">
          <w:t>op</w:t>
        </w:r>
      </w:ins>
      <w:r>
        <w:t xml:space="preserve">erationalize it through FPAS Mark II. Mark II is designed for a world characterized by deep uncertainty - where the nature, persistence, and interaction of shocks are impossible to model </w:t>
      </w:r>
      <w:del w:id="68" w:author="Asya Kostanyan" w:date="2025-11-20T13:29:00Z" w16du:dateUtc="2025-11-20T13:29:00Z">
        <w:r w:rsidDel="0059099C">
          <w:delText>precisely.</w:delText>
        </w:r>
      </w:del>
      <w:ins w:id="69" w:author="Asya Kostanyan" w:date="2025-11-20T13:29:00Z" w16du:dateUtc="2025-11-20T13:29:00Z">
        <w:r w:rsidR="0059099C">
          <w:t>into one optimal baseline projection.</w:t>
        </w:r>
      </w:ins>
    </w:p>
    <w:p w14:paraId="260D8F60" w14:textId="77777777" w:rsidR="00C814BB" w:rsidRDefault="00C814BB" w:rsidP="00C814BB">
      <w:pPr>
        <w:jc w:val="both"/>
      </w:pPr>
      <w:r>
        <w:lastRenderedPageBreak/>
        <w:t>Instead of optimizing policy around a single baseline scenario, Mark II embeds risk analysis into every stage of the policy process. Uncertainty is not treated as noise but as the core feature of the environment in which policy must operate.</w:t>
      </w:r>
    </w:p>
    <w:p w14:paraId="71421B68" w14:textId="24D402B1" w:rsidR="00C814BB" w:rsidRDefault="00C814BB" w:rsidP="00C814BB">
      <w:pPr>
        <w:jc w:val="both"/>
      </w:pPr>
      <w:r>
        <w:t xml:space="preserve">Mark II combines </w:t>
      </w:r>
      <w:del w:id="70" w:author="Asya Kostanyan" w:date="2025-11-20T13:57:00Z" w16du:dateUtc="2025-11-20T13:57:00Z">
        <w:r w:rsidDel="00F0683E">
          <w:delText xml:space="preserve">three </w:delText>
        </w:r>
      </w:del>
      <w:ins w:id="71" w:author="Asya Kostanyan" w:date="2025-11-20T13:57:00Z" w16du:dateUtc="2025-11-20T13:57:00Z">
        <w:r w:rsidR="00F0683E">
          <w:t>several</w:t>
        </w:r>
        <w:r w:rsidR="00F0683E">
          <w:t xml:space="preserve"> </w:t>
        </w:r>
      </w:ins>
      <w:r>
        <w:t>key elements:</w:t>
      </w:r>
    </w:p>
    <w:p w14:paraId="2228B229" w14:textId="33B29E32" w:rsidR="000451A7" w:rsidRDefault="00C814BB" w:rsidP="000451A7">
      <w:pPr>
        <w:pStyle w:val="ListParagraph"/>
        <w:numPr>
          <w:ilvl w:val="0"/>
          <w:numId w:val="23"/>
        </w:numPr>
        <w:jc w:val="both"/>
      </w:pPr>
      <w:del w:id="72" w:author="Asya Kostanyan" w:date="2025-11-20T13:30:00Z" w16du:dateUtc="2025-11-20T13:30:00Z">
        <w:r w:rsidDel="0059099C">
          <w:delText xml:space="preserve">A structural model </w:delText>
        </w:r>
      </w:del>
      <w:proofErr w:type="spellStart"/>
      <w:ins w:id="73" w:author="Asya Kostanyan" w:date="2025-11-20T13:30:00Z" w16du:dateUtc="2025-11-20T13:30:00Z">
        <w:r w:rsidR="0059099C">
          <w:t>Modeling</w:t>
        </w:r>
        <w:proofErr w:type="spellEnd"/>
        <w:r w:rsidR="0059099C">
          <w:t xml:space="preserve"> framework </w:t>
        </w:r>
      </w:ins>
      <w:r>
        <w:t>capable of handling nonlinearities</w:t>
      </w:r>
      <w:ins w:id="74" w:author="Asya Kostanyan" w:date="2025-11-20T13:30:00Z" w16du:dateUtc="2025-11-20T13:30:00Z">
        <w:r w:rsidR="0059099C">
          <w:t xml:space="preserve"> in the economy</w:t>
        </w:r>
      </w:ins>
      <w:r>
        <w:t xml:space="preserve"> and endogenous</w:t>
      </w:r>
      <w:ins w:id="75" w:author="Asya Kostanyan" w:date="2025-11-20T13:32:00Z" w16du:dateUtc="2025-11-20T13:32:00Z">
        <w:r w:rsidR="0059099C">
          <w:t xml:space="preserve"> policy</w:t>
        </w:r>
      </w:ins>
      <w:r>
        <w:t xml:space="preserve"> credibility.</w:t>
      </w:r>
    </w:p>
    <w:p w14:paraId="0904840A" w14:textId="2D3132AA" w:rsidR="000451A7" w:rsidRDefault="00C814BB" w:rsidP="000451A7">
      <w:pPr>
        <w:pStyle w:val="ListParagraph"/>
        <w:numPr>
          <w:ilvl w:val="0"/>
          <w:numId w:val="23"/>
        </w:numPr>
        <w:jc w:val="both"/>
      </w:pPr>
      <w:r>
        <w:t xml:space="preserve">A decision framework based on </w:t>
      </w:r>
      <w:del w:id="76" w:author="Asya Kostanyan" w:date="2025-11-20T13:31:00Z" w16du:dateUtc="2025-11-20T13:31:00Z">
        <w:r w:rsidDel="0059099C">
          <w:delText>scenario evaluation</w:delText>
        </w:r>
      </w:del>
      <w:ins w:id="77" w:author="Asya Kostanyan" w:date="2025-11-20T13:31:00Z" w16du:dateUtc="2025-11-20T13:31:00Z">
        <w:r w:rsidR="0059099C">
          <w:t>risk managemen</w:t>
        </w:r>
      </w:ins>
      <w:ins w:id="78" w:author="Asya Kostanyan" w:date="2025-11-20T13:32:00Z" w16du:dateUtc="2025-11-20T13:32:00Z">
        <w:r w:rsidR="0059099C">
          <w:t>t</w:t>
        </w:r>
      </w:ins>
      <w:r>
        <w:t xml:space="preserve"> and least-regrets analysis.</w:t>
      </w:r>
    </w:p>
    <w:p w14:paraId="5BCACEA0" w14:textId="05463DB6" w:rsidR="00C814BB" w:rsidRDefault="00C814BB" w:rsidP="000451A7">
      <w:pPr>
        <w:pStyle w:val="ListParagraph"/>
        <w:numPr>
          <w:ilvl w:val="0"/>
          <w:numId w:val="23"/>
        </w:numPr>
        <w:jc w:val="both"/>
        <w:rPr>
          <w:ins w:id="79" w:author="Asya Kostanyan" w:date="2025-11-20T13:57:00Z" w16du:dateUtc="2025-11-20T13:57:00Z"/>
        </w:rPr>
      </w:pPr>
      <w:r>
        <w:t>A communication strategy emphasizing transparency about</w:t>
      </w:r>
      <w:ins w:id="80" w:author="Asya Kostanyan" w:date="2025-11-20T13:33:00Z" w16du:dateUtc="2025-11-20T13:33:00Z">
        <w:r w:rsidR="0059099C">
          <w:t xml:space="preserve"> possible</w:t>
        </w:r>
      </w:ins>
      <w:r>
        <w:t xml:space="preserve"> </w:t>
      </w:r>
      <w:ins w:id="81" w:author="Asya Kostanyan" w:date="2025-11-20T13:32:00Z" w16du:dateUtc="2025-11-20T13:32:00Z">
        <w:r w:rsidR="0059099C">
          <w:t xml:space="preserve">policy responses </w:t>
        </w:r>
      </w:ins>
      <w:ins w:id="82" w:author="Asya Kostanyan" w:date="2025-11-20T13:33:00Z" w16du:dateUtc="2025-11-20T13:33:00Z">
        <w:r w:rsidR="0059099C">
          <w:t xml:space="preserve">under </w:t>
        </w:r>
      </w:ins>
      <w:r>
        <w:t>uncertainty rather than false precision.</w:t>
      </w:r>
    </w:p>
    <w:p w14:paraId="623B227F" w14:textId="4F4F0862" w:rsidR="00F0683E" w:rsidRDefault="00F0683E" w:rsidP="000451A7">
      <w:pPr>
        <w:pStyle w:val="ListParagraph"/>
        <w:numPr>
          <w:ilvl w:val="0"/>
          <w:numId w:val="23"/>
        </w:numPr>
        <w:jc w:val="both"/>
      </w:pPr>
      <w:ins w:id="83" w:author="Asya Kostanyan" w:date="2025-11-20T13:58:00Z" w16du:dateUtc="2025-11-20T13:58:00Z">
        <w:r>
          <w:t xml:space="preserve">Continuous development of human capital </w:t>
        </w:r>
      </w:ins>
      <w:ins w:id="84" w:author="Asya Kostanyan" w:date="2025-11-20T13:59:00Z" w16du:dateUtc="2025-11-20T13:59:00Z">
        <w:r>
          <w:t>in a dynamic learning environment.</w:t>
        </w:r>
      </w:ins>
    </w:p>
    <w:p w14:paraId="7149AB74" w14:textId="1DFEB7C2" w:rsidR="00C814BB" w:rsidRDefault="00C814BB" w:rsidP="00C814BB">
      <w:pPr>
        <w:jc w:val="both"/>
      </w:pPr>
      <w:r>
        <w:t>This integration transforms monetary policy from a static optimization problem into a dynamic process of risk management and learning.</w:t>
      </w:r>
    </w:p>
    <w:p w14:paraId="3243811F" w14:textId="74ADFC4C" w:rsidR="00C814BB" w:rsidRPr="00C814BB" w:rsidRDefault="00C814BB" w:rsidP="00C814BB">
      <w:pPr>
        <w:jc w:val="both"/>
        <w:rPr>
          <w:b/>
          <w:bCs/>
        </w:rPr>
      </w:pPr>
      <w:r w:rsidRPr="00C814BB">
        <w:rPr>
          <w:b/>
          <w:bCs/>
        </w:rPr>
        <w:t>3.</w:t>
      </w:r>
      <w:r>
        <w:rPr>
          <w:b/>
          <w:bCs/>
        </w:rPr>
        <w:t xml:space="preserve"> </w:t>
      </w:r>
      <w:r w:rsidRPr="00C814BB">
        <w:rPr>
          <w:b/>
          <w:bCs/>
        </w:rPr>
        <w:t>Institutional Comparisons</w:t>
      </w:r>
    </w:p>
    <w:p w14:paraId="62BD3F07" w14:textId="3C745F10" w:rsidR="00C814BB" w:rsidRDefault="00C814BB" w:rsidP="00C814BB">
      <w:pPr>
        <w:jc w:val="both"/>
      </w:pPr>
      <w:r>
        <w:t>The difference between Armenia and other central banks is not one of resources but of institutional mindset. Large institutions - such as the Fed, ECB, and Bank of England - continue to operate without integrating analysis, decision-making, and communication. They have not yet built even the first generation of FPAS that New Zealand pioneered in the 1990s.</w:t>
      </w:r>
    </w:p>
    <w:p w14:paraId="1127D54C" w14:textId="388651B8" w:rsidR="00C814BB" w:rsidRDefault="00C814BB" w:rsidP="00C814BB">
      <w:pPr>
        <w:jc w:val="both"/>
      </w:pPr>
      <w:r>
        <w:t xml:space="preserve">In contrast, Armenia developed the second generation </w:t>
      </w:r>
      <w:del w:id="85" w:author="Asya Kostanyan" w:date="2025-11-20T13:33:00Z" w16du:dateUtc="2025-11-20T13:33:00Z">
        <w:r w:rsidDel="0059099C">
          <w:delText xml:space="preserve">directly </w:delText>
        </w:r>
      </w:del>
      <w:r>
        <w:t xml:space="preserve">- FPAS Mark II - by combining structured </w:t>
      </w:r>
      <w:del w:id="86" w:author="Asya Kostanyan" w:date="2025-11-20T13:34:00Z" w16du:dateUtc="2025-11-20T13:34:00Z">
        <w:r w:rsidDel="0059099C">
          <w:delText xml:space="preserve">forecasting </w:delText>
        </w:r>
      </w:del>
      <w:ins w:id="87" w:author="Asya Kostanyan" w:date="2025-11-20T13:34:00Z" w16du:dateUtc="2025-11-20T13:34:00Z">
        <w:r w:rsidR="0059099C">
          <w:t>projection and policy analysis</w:t>
        </w:r>
        <w:r w:rsidR="0059099C">
          <w:t xml:space="preserve"> </w:t>
        </w:r>
      </w:ins>
      <w:r>
        <w:t>with the flexibility of prudent risk management. This was a leap forward in institutional design, not an incremental upgrade.</w:t>
      </w:r>
    </w:p>
    <w:p w14:paraId="5598C96F" w14:textId="4FDC5CFA" w:rsidR="00C814BB" w:rsidRDefault="00C814BB" w:rsidP="00C814BB">
      <w:pPr>
        <w:jc w:val="both"/>
      </w:pPr>
      <w:r>
        <w:t xml:space="preserve">Waller’s observation that “Armenia has become the new </w:t>
      </w:r>
      <w:proofErr w:type="spellStart"/>
      <w:r>
        <w:t>New</w:t>
      </w:r>
      <w:proofErr w:type="spellEnd"/>
      <w:r>
        <w:t xml:space="preserve"> Zealand” reflects the growing recognition that innovation in monetary frameworks increasingly comes from smaller, agile institutions.</w:t>
      </w:r>
    </w:p>
    <w:p w14:paraId="61748AC1" w14:textId="554AAF44" w:rsidR="00C814BB" w:rsidRPr="00C814BB" w:rsidRDefault="00C814BB" w:rsidP="00C814BB">
      <w:pPr>
        <w:jc w:val="both"/>
        <w:rPr>
          <w:b/>
          <w:bCs/>
        </w:rPr>
      </w:pPr>
      <w:r w:rsidRPr="00C814BB">
        <w:rPr>
          <w:b/>
          <w:bCs/>
        </w:rPr>
        <w:t>4.</w:t>
      </w:r>
      <w:r>
        <w:rPr>
          <w:b/>
          <w:bCs/>
        </w:rPr>
        <w:t xml:space="preserve"> </w:t>
      </w:r>
      <w:r w:rsidRPr="00C814BB">
        <w:rPr>
          <w:b/>
          <w:bCs/>
        </w:rPr>
        <w:t>The Least-Regrets Principle in Practice</w:t>
      </w:r>
    </w:p>
    <w:p w14:paraId="4EFBE960" w14:textId="6D4B15EE" w:rsidR="00C814BB" w:rsidRDefault="00C814BB" w:rsidP="00F172CF">
      <w:pPr>
        <w:jc w:val="both"/>
        <w:rPr>
          <w:ins w:id="88" w:author="Asya Kostanyan" w:date="2025-11-20T13:43:00Z" w16du:dateUtc="2025-11-20T13:43:00Z"/>
        </w:rPr>
      </w:pPr>
      <w:r>
        <w:t xml:space="preserve">In FPAS Mark II, every policy round begins with a structured scenario matrix. Staff </w:t>
      </w:r>
      <w:del w:id="89" w:author="Asya Kostanyan" w:date="2025-11-20T13:36:00Z" w16du:dateUtc="2025-11-20T13:36:00Z">
        <w:r w:rsidDel="00F172CF">
          <w:delText xml:space="preserve">and </w:delText>
        </w:r>
      </w:del>
      <w:ins w:id="90" w:author="Asya Kostanyan" w:date="2025-11-20T13:36:00Z" w16du:dateUtc="2025-11-20T13:36:00Z">
        <w:r w:rsidR="00F172CF">
          <w:t xml:space="preserve">with close and continuous involvement of </w:t>
        </w:r>
      </w:ins>
      <w:r>
        <w:t>Board members jointly evaluate</w:t>
      </w:r>
      <w:ins w:id="91" w:author="Asya Kostanyan" w:date="2025-11-20T13:36:00Z" w16du:dateUtc="2025-11-20T13:36:00Z">
        <w:r w:rsidR="00F172CF">
          <w:t>s</w:t>
        </w:r>
      </w:ins>
      <w:r>
        <w:t xml:space="preserve"> </w:t>
      </w:r>
      <w:del w:id="92" w:author="Asya Kostanyan" w:date="2025-11-20T13:37:00Z" w16du:dateUtc="2025-11-20T13:37:00Z">
        <w:r w:rsidDel="00F172CF">
          <w:delText>alternative states of the world - adverse, central, and optimistic - and assess how the economy and inflation would respond under each.</w:delText>
        </w:r>
      </w:del>
      <w:ins w:id="93" w:author="Asya Kostanyan" w:date="2025-11-20T13:37:00Z" w16du:dateUtc="2025-11-20T13:37:00Z">
        <w:r w:rsidR="00F172CF">
          <w:t xml:space="preserve"> risks and uncertainties in the economy.</w:t>
        </w:r>
      </w:ins>
      <w:ins w:id="94" w:author="Asya Kostanyan" w:date="2025-11-20T13:41:00Z" w16du:dateUtc="2025-11-20T13:41:00Z">
        <w:r w:rsidR="00F172CF">
          <w:t xml:space="preserve"> </w:t>
        </w:r>
        <w:r w:rsidR="00F172CF">
          <w:t>At the</w:t>
        </w:r>
        <w:r w:rsidR="00F172CF">
          <w:t xml:space="preserve"> </w:t>
        </w:r>
        <w:r w:rsidR="00F172CF">
          <w:t>beginning of each policymaking round, Board members independently prepare</w:t>
        </w:r>
        <w:r w:rsidR="00F172CF">
          <w:t xml:space="preserve"> </w:t>
        </w:r>
        <w:r w:rsidR="00F172CF">
          <w:t xml:space="preserve">one-page </w:t>
        </w:r>
        <w:r w:rsidR="00F172CF">
          <w:lastRenderedPageBreak/>
          <w:t>initial macroeconomic risk assessments, where they list out the main</w:t>
        </w:r>
        <w:r w:rsidR="00F172CF">
          <w:t xml:space="preserve"> </w:t>
        </w:r>
        <w:r w:rsidR="00F172CF">
          <w:t>risks and uncertainties (subject to the 3R constraint) that they deem to be the</w:t>
        </w:r>
        <w:r w:rsidR="00F172CF">
          <w:t xml:space="preserve"> </w:t>
        </w:r>
        <w:r w:rsidR="00F172CF">
          <w:t>most pressing and worthy of internal discussion and external communication.</w:t>
        </w:r>
        <w:r w:rsidR="00F172CF">
          <w:t xml:space="preserve"> The staff’s role in the </w:t>
        </w:r>
      </w:ins>
      <w:ins w:id="95" w:author="Asya Kostanyan" w:date="2025-11-20T13:43:00Z" w16du:dateUtc="2025-11-20T13:43:00Z">
        <w:r w:rsidR="00F172CF">
          <w:t>meantime</w:t>
        </w:r>
      </w:ins>
      <w:ins w:id="96" w:author="Asya Kostanyan" w:date="2025-11-20T13:41:00Z" w16du:dateUtc="2025-11-20T13:41:00Z">
        <w:r w:rsidR="00F172CF">
          <w:t xml:space="preserve"> is</w:t>
        </w:r>
      </w:ins>
      <w:ins w:id="97" w:author="Asya Kostanyan" w:date="2025-11-20T13:42:00Z" w16du:dateUtc="2025-11-20T13:42:00Z">
        <w:r w:rsidR="00F172CF">
          <w:t>, based on deliberations with Board members, preparing high-quality and reasonable risk scenarios</w:t>
        </w:r>
      </w:ins>
      <w:ins w:id="98" w:author="Asya Kostanyan" w:date="2025-11-20T13:43:00Z" w16du:dateUtc="2025-11-20T13:43:00Z">
        <w:r w:rsidR="00F172CF">
          <w:t xml:space="preserve">. </w:t>
        </w:r>
      </w:ins>
    </w:p>
    <w:p w14:paraId="42805473" w14:textId="65EE0CC7" w:rsidR="00F172CF" w:rsidRDefault="00F172CF" w:rsidP="00F172CF">
      <w:pPr>
        <w:jc w:val="both"/>
      </w:pPr>
      <w:ins w:id="99" w:author="Asya Kostanyan" w:date="2025-11-20T13:43:00Z" w16du:dateUtc="2025-11-20T13:43:00Z">
        <w:r w:rsidRPr="00F172CF">
          <w:t>In FPAS Mark II f</w:t>
        </w:r>
        <w:r w:rsidRPr="00F172CF">
          <w:rPr>
            <w:rPrChange w:id="100" w:author="Asya Kostanyan" w:date="2025-11-20T13:44:00Z" w16du:dateUtc="2025-11-20T13:44:00Z">
              <w:rPr>
                <w:lang w:val="de-CH"/>
              </w:rPr>
            </w:rPrChange>
          </w:rPr>
          <w:t xml:space="preserve">ramework, </w:t>
        </w:r>
      </w:ins>
      <w:ins w:id="101" w:author="Asya Kostanyan" w:date="2025-11-20T13:44:00Z" w16du:dateUtc="2025-11-20T13:44:00Z">
        <w:r>
          <w:t xml:space="preserve">at least 3 </w:t>
        </w:r>
      </w:ins>
      <w:ins w:id="102" w:author="Asya Kostanyan" w:date="2025-11-20T13:46:00Z" w16du:dateUtc="2025-11-20T13:46:00Z">
        <w:r>
          <w:t xml:space="preserve">types of </w:t>
        </w:r>
      </w:ins>
      <w:ins w:id="103" w:author="Asya Kostanyan" w:date="2025-11-20T13:44:00Z" w16du:dateUtc="2025-11-20T13:44:00Z">
        <w:r>
          <w:t>scenarios are prepared</w:t>
        </w:r>
      </w:ins>
      <w:ins w:id="104" w:author="Asya Kostanyan" w:date="2025-11-20T13:38:00Z" w16du:dateUtc="2025-11-20T13:38:00Z">
        <w:r>
          <w:t>:</w:t>
        </w:r>
      </w:ins>
      <w:ins w:id="105" w:author="Asya Kostanyan" w:date="2025-11-20T13:46:00Z" w16du:dateUtc="2025-11-20T13:46:00Z">
        <w:r>
          <w:t xml:space="preserve"> a scenario that is based on market’s </w:t>
        </w:r>
        <w:r w:rsidR="00A9135A">
          <w:t>expectations,</w:t>
        </w:r>
      </w:ins>
      <w:ins w:id="106" w:author="Asya Kostanyan" w:date="2025-11-20T13:38:00Z" w16du:dateUtc="2025-11-20T13:38:00Z">
        <w:r>
          <w:t xml:space="preserve"> scenarios that result in the policy rate following a higher path than</w:t>
        </w:r>
      </w:ins>
      <w:ins w:id="107" w:author="Asya Kostanyan" w:date="2025-11-20T13:45:00Z" w16du:dateUtc="2025-11-20T13:45:00Z">
        <w:r>
          <w:t xml:space="preserve"> </w:t>
        </w:r>
      </w:ins>
      <w:ins w:id="108" w:author="Asya Kostanyan" w:date="2025-11-20T13:38:00Z" w16du:dateUtc="2025-11-20T13:38:00Z">
        <w:r>
          <w:t>what is priced in markets (Case A) and scenarios where the policy rate would</w:t>
        </w:r>
      </w:ins>
      <w:ins w:id="109" w:author="Asya Kostanyan" w:date="2025-11-20T13:45:00Z" w16du:dateUtc="2025-11-20T13:45:00Z">
        <w:r>
          <w:t xml:space="preserve"> </w:t>
        </w:r>
      </w:ins>
      <w:ins w:id="110" w:author="Asya Kostanyan" w:date="2025-11-20T13:38:00Z" w16du:dateUtc="2025-11-20T13:38:00Z">
        <w:r>
          <w:t>follow a lower path than what is currently priced into markets (Case B).</w:t>
        </w:r>
      </w:ins>
      <w:ins w:id="111" w:author="Asya Kostanyan" w:date="2025-11-20T13:46:00Z" w16du:dateUtc="2025-11-20T13:46:00Z">
        <w:r w:rsidR="00A9135A">
          <w:t xml:space="preserve"> </w:t>
        </w:r>
      </w:ins>
      <w:ins w:id="112" w:author="Asya Kostanyan" w:date="2025-11-20T13:38:00Z" w16du:dateUtc="2025-11-20T13:38:00Z">
        <w:r>
          <w:t>Additionally, when appropriate, tail risk scenarios including Case X (policy rate</w:t>
        </w:r>
      </w:ins>
      <w:ins w:id="113" w:author="Asya Kostanyan" w:date="2025-11-20T13:46:00Z" w16du:dateUtc="2025-11-20T13:46:00Z">
        <w:r w:rsidR="00A9135A">
          <w:t xml:space="preserve"> </w:t>
        </w:r>
      </w:ins>
      <w:ins w:id="114" w:author="Asya Kostanyan" w:date="2025-11-20T13:38:00Z" w16du:dateUtc="2025-11-20T13:38:00Z">
        <w:r>
          <w:t>path significantly higher than market expectations) and Case Y (significantly</w:t>
        </w:r>
      </w:ins>
      <w:ins w:id="115" w:author="Asya Kostanyan" w:date="2025-11-20T13:46:00Z" w16du:dateUtc="2025-11-20T13:46:00Z">
        <w:r w:rsidR="00A9135A">
          <w:t xml:space="preserve"> </w:t>
        </w:r>
      </w:ins>
      <w:ins w:id="116" w:author="Asya Kostanyan" w:date="2025-11-20T13:38:00Z" w16du:dateUtc="2025-11-20T13:38:00Z">
        <w:r>
          <w:t>below market expectations) could be included, which would need to be</w:t>
        </w:r>
      </w:ins>
      <w:ins w:id="117" w:author="Asya Kostanyan" w:date="2025-11-20T13:46:00Z" w16du:dateUtc="2025-11-20T13:46:00Z">
        <w:r w:rsidR="00A9135A">
          <w:t xml:space="preserve"> </w:t>
        </w:r>
      </w:ins>
      <w:ins w:id="118" w:author="Asya Kostanyan" w:date="2025-11-20T13:38:00Z" w16du:dateUtc="2025-11-20T13:38:00Z">
        <w:r>
          <w:t>managed to avoid throwing the economy into dark corners.</w:t>
        </w:r>
      </w:ins>
    </w:p>
    <w:p w14:paraId="3134EADB" w14:textId="77777777" w:rsidR="00C814BB" w:rsidRDefault="00C814BB" w:rsidP="00C814BB">
      <w:pPr>
        <w:jc w:val="both"/>
      </w:pPr>
      <w:r>
        <w:t>For each scenario, the analysis evaluates the costs of acting too soon versus too late. The objective is to choose the policy stance that minimizes potential regret across all possible futures.</w:t>
      </w:r>
    </w:p>
    <w:p w14:paraId="5622AB60" w14:textId="77777777" w:rsidR="00C814BB" w:rsidRDefault="00C814BB" w:rsidP="00C814BB">
      <w:pPr>
        <w:jc w:val="both"/>
      </w:pPr>
      <w:r>
        <w:t>Mistakes are asymmetric:</w:t>
      </w:r>
    </w:p>
    <w:p w14:paraId="73782AF3" w14:textId="77777777" w:rsidR="00A9135A" w:rsidRDefault="00C814BB" w:rsidP="00C814BB">
      <w:pPr>
        <w:jc w:val="both"/>
        <w:rPr>
          <w:ins w:id="119" w:author="Asya Kostanyan" w:date="2025-11-20T13:47:00Z" w16du:dateUtc="2025-11-20T13:47:00Z"/>
        </w:rPr>
      </w:pPr>
      <w:r>
        <w:t>- Tightening too early may unnecessarily suppress demand and employment.</w:t>
      </w:r>
    </w:p>
    <w:p w14:paraId="0B155739" w14:textId="0D438CAB" w:rsidR="00C814BB" w:rsidRDefault="00C814BB" w:rsidP="00C814BB">
      <w:pPr>
        <w:jc w:val="both"/>
      </w:pPr>
      <w:r>
        <w:t xml:space="preserve"> - Tightening too late may allow inflation expectations to de-anchor.</w:t>
      </w:r>
    </w:p>
    <w:p w14:paraId="7657D91D" w14:textId="41867FC8" w:rsidR="00C814BB" w:rsidRDefault="00C814BB" w:rsidP="00C814BB">
      <w:pPr>
        <w:jc w:val="both"/>
      </w:pPr>
      <w:r>
        <w:t xml:space="preserve">The art of policymaking under FPAS Mark II is selecting the stance that </w:t>
      </w:r>
      <w:del w:id="120" w:author="Asya Kostanyan" w:date="2025-11-20T13:48:00Z" w16du:dateUtc="2025-11-20T13:48:00Z">
        <w:r w:rsidDel="00A9135A">
          <w:delText>performs acceptably</w:delText>
        </w:r>
      </w:del>
      <w:ins w:id="121" w:author="Asya Kostanyan" w:date="2025-11-20T13:48:00Z" w16du:dateUtc="2025-11-20T13:48:00Z">
        <w:r w:rsidR="00A9135A">
          <w:t>minimises policy error</w:t>
        </w:r>
      </w:ins>
      <w:r>
        <w:t xml:space="preserve"> across all plausible outcomes - not optimizing for a single point forecast.</w:t>
      </w:r>
    </w:p>
    <w:p w14:paraId="23313203" w14:textId="6965B943" w:rsidR="00C814BB" w:rsidRPr="00C814BB" w:rsidRDefault="00C814BB" w:rsidP="00C814BB">
      <w:pPr>
        <w:jc w:val="both"/>
        <w:rPr>
          <w:b/>
          <w:bCs/>
        </w:rPr>
      </w:pPr>
      <w:r w:rsidRPr="00C814BB">
        <w:rPr>
          <w:b/>
          <w:bCs/>
        </w:rPr>
        <w:t>5.</w:t>
      </w:r>
      <w:r>
        <w:rPr>
          <w:b/>
          <w:bCs/>
        </w:rPr>
        <w:t xml:space="preserve"> </w:t>
      </w:r>
      <w:r w:rsidRPr="00C814BB">
        <w:rPr>
          <w:b/>
          <w:bCs/>
        </w:rPr>
        <w:t>Implications for Credibility and Communication</w:t>
      </w:r>
    </w:p>
    <w:p w14:paraId="315855F6" w14:textId="77777777" w:rsidR="00C814BB" w:rsidRDefault="00C814BB" w:rsidP="00C814BB">
      <w:pPr>
        <w:jc w:val="both"/>
      </w:pPr>
      <w:r>
        <w:t>The least-regrets framework transforms communication. Instead of presenting a single base</w:t>
      </w:r>
      <w:del w:id="122" w:author="Asya Kostanyan" w:date="2025-11-20T13:49:00Z" w16du:dateUtc="2025-11-20T13:49:00Z">
        <w:r w:rsidDel="00A9135A">
          <w:delText xml:space="preserve">- </w:delText>
        </w:r>
      </w:del>
      <w:r>
        <w:t>line projection, the central bank explains:</w:t>
      </w:r>
    </w:p>
    <w:p w14:paraId="5596B0D9" w14:textId="77777777" w:rsidR="00A9135A" w:rsidRDefault="00C814BB" w:rsidP="00C814BB">
      <w:pPr>
        <w:jc w:val="both"/>
        <w:rPr>
          <w:ins w:id="123" w:author="Asya Kostanyan" w:date="2025-11-20T13:49:00Z" w16du:dateUtc="2025-11-20T13:49:00Z"/>
        </w:rPr>
      </w:pPr>
      <w:r>
        <w:t xml:space="preserve">- how it manages uncertainty, </w:t>
      </w:r>
    </w:p>
    <w:p w14:paraId="2A9DA74E" w14:textId="77777777" w:rsidR="00A9135A" w:rsidRDefault="00C814BB" w:rsidP="00C814BB">
      <w:pPr>
        <w:jc w:val="both"/>
        <w:rPr>
          <w:ins w:id="124" w:author="Asya Kostanyan" w:date="2025-11-20T13:49:00Z" w16du:dateUtc="2025-11-20T13:49:00Z"/>
        </w:rPr>
      </w:pPr>
      <w:r>
        <w:t xml:space="preserve">- how it evaluates risks, </w:t>
      </w:r>
    </w:p>
    <w:p w14:paraId="24E6930A" w14:textId="2F1A9A49" w:rsidR="00C814BB" w:rsidRDefault="00C814BB" w:rsidP="00C814BB">
      <w:pPr>
        <w:jc w:val="both"/>
      </w:pPr>
      <w:r>
        <w:t>- how it would respond if conditions differ from expectations.</w:t>
      </w:r>
    </w:p>
    <w:p w14:paraId="41B4FEA5" w14:textId="349B0B39" w:rsidR="00C814BB" w:rsidRDefault="00C814BB" w:rsidP="00C814BB">
      <w:pPr>
        <w:jc w:val="both"/>
      </w:pPr>
      <w:r>
        <w:t>This shift makes transparency meaningful: the public understands both what the central bank expects and how it plans to act across different environments</w:t>
      </w:r>
      <w:ins w:id="125" w:author="Asya Kostanyan" w:date="2025-11-20T13:49:00Z" w16du:dateUtc="2025-11-20T13:49:00Z">
        <w:r w:rsidR="00A9135A">
          <w:t xml:space="preserve"> e.g. if certain risks materialize or economic c</w:t>
        </w:r>
      </w:ins>
      <w:ins w:id="126" w:author="Asya Kostanyan" w:date="2025-11-20T13:50:00Z" w16du:dateUtc="2025-11-20T13:50:00Z">
        <w:r w:rsidR="00A9135A">
          <w:t>onditions change</w:t>
        </w:r>
      </w:ins>
      <w:r>
        <w:t>.</w:t>
      </w:r>
    </w:p>
    <w:p w14:paraId="2CDD0AF1" w14:textId="77777777" w:rsidR="00F0683E" w:rsidRDefault="00C814BB" w:rsidP="00C814BB">
      <w:pPr>
        <w:jc w:val="both"/>
        <w:rPr>
          <w:ins w:id="127" w:author="Asya Kostanyan" w:date="2025-11-20T13:56:00Z" w16du:dateUtc="2025-11-20T13:56:00Z"/>
        </w:rPr>
      </w:pPr>
      <w:r>
        <w:lastRenderedPageBreak/>
        <w:t xml:space="preserve">FPAS Mark II completes the intellectual journey that began in New Zealand </w:t>
      </w:r>
      <w:del w:id="128" w:author="Asya Kostanyan" w:date="2025-11-20T13:50:00Z" w16du:dateUtc="2025-11-20T13:50:00Z">
        <w:r w:rsidDel="00A9135A">
          <w:delText>in 1990</w:delText>
        </w:r>
      </w:del>
      <w:ins w:id="129" w:author="Asya Kostanyan" w:date="2025-11-20T13:50:00Z" w16du:dateUtc="2025-11-20T13:50:00Z">
        <w:r w:rsidR="00A9135A">
          <w:t>after global financial crisis</w:t>
        </w:r>
      </w:ins>
      <w:r>
        <w:t>. For the first time, the least-regrets idea has moved from language to institutional reality.</w:t>
      </w:r>
      <w:ins w:id="130" w:author="Asya Kostanyan" w:date="2025-11-20T13:56:00Z" w16du:dateUtc="2025-11-20T13:56:00Z">
        <w:r w:rsidR="00F0683E">
          <w:t xml:space="preserve"> </w:t>
        </w:r>
        <w:r w:rsidR="00F0683E" w:rsidRPr="00351D2E">
          <w:t xml:space="preserve">Christopher Waller, while at </w:t>
        </w:r>
        <w:r w:rsidR="00F0683E">
          <w:t xml:space="preserve">a conference in June 2025 at </w:t>
        </w:r>
        <w:r w:rsidR="00F0683E" w:rsidRPr="00351D2E">
          <w:t xml:space="preserve">the Bank of </w:t>
        </w:r>
        <w:commentRangeStart w:id="131"/>
        <w:r w:rsidR="00F0683E" w:rsidRPr="00351D2E">
          <w:t>Korea</w:t>
        </w:r>
        <w:commentRangeEnd w:id="131"/>
        <w:r w:rsidR="00F0683E">
          <w:rPr>
            <w:rStyle w:val="CommentReference"/>
          </w:rPr>
          <w:commentReference w:id="131"/>
        </w:r>
        <w:r w:rsidR="00F0683E" w:rsidRPr="00351D2E">
          <w:t xml:space="preserve">, recognized this achievement when he remarked that once he understood what had been built in Armenia, he realized that Armenia had “become the new </w:t>
        </w:r>
        <w:proofErr w:type="spellStart"/>
        <w:r w:rsidR="00F0683E" w:rsidRPr="00351D2E">
          <w:t>New</w:t>
        </w:r>
        <w:proofErr w:type="spellEnd"/>
        <w:r w:rsidR="00F0683E" w:rsidRPr="00351D2E">
          <w:t xml:space="preserve"> Zealand.” This statement captured a generational shift — from New Zealand as the pioneer of the first FPAS in 1990 to Armenia as the pioneer of the second generation, FPAS Mark II.</w:t>
        </w:r>
        <w:r w:rsidR="00F0683E">
          <w:t xml:space="preserve"> </w:t>
        </w:r>
      </w:ins>
    </w:p>
    <w:p w14:paraId="091C7DC4" w14:textId="0DA9242A" w:rsidR="00896F7E" w:rsidRPr="00896F7E" w:rsidRDefault="00000000" w:rsidP="00C814BB">
      <w:pPr>
        <w:jc w:val="both"/>
      </w:pPr>
      <w:r>
        <w:pict w14:anchorId="096673C4">
          <v:rect id="_x0000_i1034" style="width:0;height:1.5pt" o:hralign="center" o:hrstd="t" o:hr="t" fillcolor="#a0a0a0" stroked="f"/>
        </w:pict>
      </w:r>
    </w:p>
    <w:p w14:paraId="78D473AC" w14:textId="77777777" w:rsidR="00896F7E" w:rsidRDefault="00896F7E" w:rsidP="00A4792F">
      <w:pPr>
        <w:rPr>
          <w:b/>
          <w:bCs/>
        </w:rPr>
      </w:pPr>
    </w:p>
    <w:p w14:paraId="18F007D2" w14:textId="405B85E6" w:rsidR="006C5AF8" w:rsidRDefault="00C814BB" w:rsidP="00A4792F">
      <w:pPr>
        <w:rPr>
          <w:b/>
          <w:bCs/>
        </w:rPr>
      </w:pPr>
      <w:r>
        <w:rPr>
          <w:b/>
          <w:bCs/>
        </w:rPr>
        <w:t>Script</w:t>
      </w:r>
    </w:p>
    <w:p w14:paraId="4B68C779" w14:textId="77777777" w:rsidR="006C5AF8" w:rsidRPr="006A369D" w:rsidRDefault="006C5AF8" w:rsidP="00A4792F">
      <w:pPr>
        <w:jc w:val="both"/>
        <w:rPr>
          <w:b/>
          <w:bCs/>
        </w:rPr>
      </w:pPr>
      <w:r w:rsidRPr="00351D2E">
        <w:t>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w:t>
      </w:r>
      <w:r>
        <w:t xml:space="preserve"> </w:t>
      </w:r>
    </w:p>
    <w:p w14:paraId="0DB9520A" w14:textId="4A1213CE" w:rsidR="006C5AF8" w:rsidRDefault="006C5AF8" w:rsidP="00A4792F">
      <w:pPr>
        <w:jc w:val="both"/>
      </w:pPr>
      <w:r w:rsidRPr="006A369D">
        <w:rPr>
          <w:b/>
          <w:bCs/>
        </w:rPr>
        <w:t>The evolution from FPAS Mark I to FPAS</w:t>
      </w:r>
      <w:r w:rsidRPr="00351D2E">
        <w:t xml:space="preserve"> </w:t>
      </w:r>
      <w:r w:rsidRPr="00340E12">
        <w:rPr>
          <w:b/>
          <w:bCs/>
        </w:rPr>
        <w:t>Mark II</w:t>
      </w:r>
      <w:r w:rsidRPr="00351D2E">
        <w:t xml:space="preserve">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transformed the idea into a full analytical system. Christopher Waller, while at </w:t>
      </w:r>
      <w:ins w:id="132" w:author="Asya Kostanyan" w:date="2025-11-20T17:14:00Z" w16du:dateUtc="2025-11-20T17:14:00Z">
        <w:r w:rsidR="003749C1">
          <w:t xml:space="preserve">the </w:t>
        </w:r>
        <w:r w:rsidR="003749C1" w:rsidRPr="003749C1">
          <w:t>“</w:t>
        </w:r>
      </w:ins>
      <w:ins w:id="133" w:author="Asya Kostanyan" w:date="2025-11-20T17:14:00Z">
        <w:r w:rsidR="003749C1" w:rsidRPr="003749C1">
          <w:rPr>
            <w:rPrChange w:id="134" w:author="Asya Kostanyan" w:date="2025-11-20T17:14:00Z" w16du:dateUtc="2025-11-20T17:14:00Z">
              <w:rPr>
                <w:b/>
                <w:bCs/>
              </w:rPr>
            </w:rPrChange>
          </w:rPr>
          <w:t>Structural</w:t>
        </w:r>
      </w:ins>
      <w:ins w:id="135" w:author="Asya Kostanyan" w:date="2025-11-20T17:14:00Z" w16du:dateUtc="2025-11-20T17:14:00Z">
        <w:r w:rsidR="003749C1" w:rsidRPr="003749C1">
          <w:rPr>
            <w:rPrChange w:id="136" w:author="Asya Kostanyan" w:date="2025-11-20T17:14:00Z" w16du:dateUtc="2025-11-20T17:14:00Z">
              <w:rPr>
                <w:b/>
                <w:bCs/>
              </w:rPr>
            </w:rPrChange>
          </w:rPr>
          <w:t xml:space="preserve"> </w:t>
        </w:r>
      </w:ins>
      <w:ins w:id="137" w:author="Asya Kostanyan" w:date="2025-11-20T17:14:00Z">
        <w:r w:rsidR="003749C1" w:rsidRPr="003749C1">
          <w:rPr>
            <w:rPrChange w:id="138" w:author="Asya Kostanyan" w:date="2025-11-20T17:14:00Z" w16du:dateUtc="2025-11-20T17:14:00Z">
              <w:rPr>
                <w:b/>
                <w:bCs/>
              </w:rPr>
            </w:rPrChange>
          </w:rPr>
          <w:t>Shifts</w:t>
        </w:r>
      </w:ins>
      <w:ins w:id="139" w:author="Asya Kostanyan" w:date="2025-11-20T17:14:00Z" w16du:dateUtc="2025-11-20T17:14:00Z">
        <w:r w:rsidR="003749C1" w:rsidRPr="003749C1">
          <w:rPr>
            <w:rPrChange w:id="140" w:author="Asya Kostanyan" w:date="2025-11-20T17:14:00Z" w16du:dateUtc="2025-11-20T17:14:00Z">
              <w:rPr>
                <w:b/>
                <w:bCs/>
              </w:rPr>
            </w:rPrChange>
          </w:rPr>
          <w:t xml:space="preserve"> </w:t>
        </w:r>
      </w:ins>
      <w:ins w:id="141" w:author="Asya Kostanyan" w:date="2025-11-20T17:14:00Z">
        <w:r w:rsidR="003749C1" w:rsidRPr="003749C1">
          <w:rPr>
            <w:rPrChange w:id="142" w:author="Asya Kostanyan" w:date="2025-11-20T17:14:00Z" w16du:dateUtc="2025-11-20T17:14:00Z">
              <w:rPr>
                <w:b/>
                <w:bCs/>
              </w:rPr>
            </w:rPrChange>
          </w:rPr>
          <w:t xml:space="preserve">and Monetary </w:t>
        </w:r>
      </w:ins>
      <w:ins w:id="143" w:author="Asya Kostanyan" w:date="2025-11-20T17:14:00Z" w16du:dateUtc="2025-11-20T17:14:00Z">
        <w:r w:rsidR="003749C1" w:rsidRPr="003749C1">
          <w:t>Policy”</w:t>
        </w:r>
        <w:r w:rsidR="003749C1">
          <w:rPr>
            <w:b/>
            <w:bCs/>
          </w:rPr>
          <w:t xml:space="preserve"> </w:t>
        </w:r>
        <w:r w:rsidR="003749C1">
          <w:t>conference</w:t>
        </w:r>
      </w:ins>
      <w:ins w:id="144" w:author="Asya Kostanyan" w:date="2025-11-20T13:51:00Z" w16du:dateUtc="2025-11-20T13:51:00Z">
        <w:r w:rsidR="00A9135A">
          <w:t xml:space="preserve"> </w:t>
        </w:r>
      </w:ins>
      <w:ins w:id="145" w:author="Asya Kostanyan" w:date="2025-11-20T17:14:00Z" w16du:dateUtc="2025-11-20T17:14:00Z">
        <w:r w:rsidR="003749C1">
          <w:t>held at Bank of Korea</w:t>
        </w:r>
      </w:ins>
      <w:ins w:id="146" w:author="Asya Kostanyan" w:date="2025-11-20T13:51:00Z" w16du:dateUtc="2025-11-20T13:51:00Z">
        <w:r w:rsidR="00A9135A">
          <w:t xml:space="preserve"> </w:t>
        </w:r>
      </w:ins>
      <w:ins w:id="147" w:author="Asya Kostanyan" w:date="2025-11-20T17:14:00Z" w16du:dateUtc="2025-11-20T17:14:00Z">
        <w:r w:rsidR="003749C1">
          <w:t>f</w:t>
        </w:r>
      </w:ins>
      <w:ins w:id="148" w:author="Asya Kostanyan" w:date="2025-11-20T17:15:00Z" w16du:dateUtc="2025-11-20T17:15:00Z">
        <w:r w:rsidR="003749C1">
          <w:t xml:space="preserve">rom June 1-3 </w:t>
        </w:r>
      </w:ins>
      <w:del w:id="149" w:author="Asya Kostanyan" w:date="2025-11-20T17:14:00Z" w16du:dateUtc="2025-11-20T17:14:00Z">
        <w:r w:rsidRPr="00351D2E" w:rsidDel="003749C1">
          <w:delText xml:space="preserve">the Bank of </w:delText>
        </w:r>
        <w:commentRangeStart w:id="150"/>
        <w:r w:rsidRPr="00351D2E" w:rsidDel="003749C1">
          <w:delText>Korea</w:delText>
        </w:r>
        <w:commentRangeEnd w:id="150"/>
        <w:r w:rsidR="00A9135A" w:rsidDel="003749C1">
          <w:rPr>
            <w:rStyle w:val="CommentReference"/>
          </w:rPr>
          <w:commentReference w:id="150"/>
        </w:r>
        <w:r w:rsidRPr="00351D2E" w:rsidDel="003749C1">
          <w:delText xml:space="preserve">, </w:delText>
        </w:r>
      </w:del>
      <w:r w:rsidRPr="00351D2E">
        <w:t xml:space="preserve">recognized this achievement when he remarked that once he understood what had been built in Armenia, he realized that Armenia had “become the new </w:t>
      </w:r>
      <w:proofErr w:type="spellStart"/>
      <w:r w:rsidRPr="00351D2E">
        <w:t>New</w:t>
      </w:r>
      <w:proofErr w:type="spellEnd"/>
      <w:r w:rsidRPr="00351D2E">
        <w:t xml:space="preserve"> Zealand.” This statement captured a generational shift — from New Zealand as the pioneer of the first FPAS in 1990 to Armenia as the pioneer of the second generation, FPAS Mark II.</w:t>
      </w:r>
      <w:ins w:id="151" w:author="Asya Kostanyan" w:date="2025-11-20T13:52:00Z" w16du:dateUtc="2025-11-20T13:52:00Z">
        <w:r w:rsidR="00A9135A">
          <w:t xml:space="preserve"> </w:t>
        </w:r>
      </w:ins>
      <w:del w:id="152" w:author="Asya Kostanyan" w:date="2025-11-20T13:52:00Z" w16du:dateUtc="2025-11-20T13:52:00Z">
        <w:r w:rsidRPr="00351D2E" w:rsidDel="00A9135A">
          <w:br/>
        </w:r>
        <w:r w:rsidRPr="00351D2E" w:rsidDel="00A9135A">
          <w:br/>
        </w:r>
      </w:del>
      <w:r w:rsidRPr="00351D2E">
        <w:t xml:space="preserve">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t>
      </w:r>
      <w:r w:rsidRPr="00351D2E">
        <w:lastRenderedPageBreak/>
        <w:t>without a coherent analytical framework linking models, scenarios, and policy decisions.</w:t>
      </w:r>
      <w:r w:rsidRPr="00351D2E">
        <w:br/>
      </w:r>
      <w:r w:rsidRPr="00351D2E">
        <w:b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r w:rsidRPr="00351D2E">
        <w:br/>
      </w:r>
      <w:r w:rsidRPr="00351D2E">
        <w:br/>
        <w:t xml:space="preserve">The Central Bank of Armenia’s innovation was to take the “least regrets” concept and operationalize it through </w:t>
      </w:r>
      <w:r w:rsidRPr="00340E12">
        <w:rPr>
          <w:b/>
          <w:bCs/>
        </w:rPr>
        <w:t>FPAS Mark II</w:t>
      </w:r>
      <w:r w:rsidRPr="00351D2E">
        <w:t xml:space="preserve">. Mark II is designed for a world characterized by deep uncertainty — where the nature, persistence, and interaction of shocks are impossible to </w:t>
      </w:r>
      <w:ins w:id="153" w:author="Asya Kostanyan" w:date="2025-11-20T14:03:00Z" w16du:dateUtc="2025-11-20T14:03:00Z">
        <w:r w:rsidR="00F0683E">
          <w:t xml:space="preserve">impossible to model into one optimal baseline </w:t>
        </w:r>
        <w:proofErr w:type="spellStart"/>
        <w:r w:rsidR="00F0683E">
          <w:t>projection.</w:t>
        </w:r>
      </w:ins>
      <w:del w:id="154" w:author="Asya Kostanyan" w:date="2025-11-20T14:03:00Z" w16du:dateUtc="2025-11-20T14:03:00Z">
        <w:r w:rsidRPr="00351D2E" w:rsidDel="00F0683E">
          <w:delText xml:space="preserve">model precisely. </w:delText>
        </w:r>
      </w:del>
      <w:r w:rsidRPr="00351D2E">
        <w:t>Instead</w:t>
      </w:r>
      <w:proofErr w:type="spellEnd"/>
      <w:r w:rsidRPr="00351D2E">
        <w:t xml:space="preserve"> of optimizing policy around a single baseline scenario, Mark II embeds risk analysis into every stage of the policy process. This means that uncertainty is not treated as noise but as the core feature of the environment in which policy must operate.</w:t>
      </w:r>
    </w:p>
    <w:p w14:paraId="198CFE63" w14:textId="598F01CF" w:rsidR="006C5AF8" w:rsidRDefault="006C5AF8" w:rsidP="00A4792F">
      <w:pPr>
        <w:jc w:val="both"/>
      </w:pPr>
      <w:r w:rsidRPr="00351D2E">
        <w:t xml:space="preserve">The analytical foundation of Mark II combines </w:t>
      </w:r>
      <w:del w:id="155" w:author="Asya Kostanyan" w:date="2025-11-20T14:04:00Z" w16du:dateUtc="2025-11-20T14:04:00Z">
        <w:r w:rsidRPr="00351D2E" w:rsidDel="00F0683E">
          <w:delText xml:space="preserve">three </w:delText>
        </w:r>
      </w:del>
      <w:ins w:id="156" w:author="Asya Kostanyan" w:date="2025-11-20T14:04:00Z" w16du:dateUtc="2025-11-20T14:04:00Z">
        <w:r w:rsidR="00F0683E">
          <w:t>several</w:t>
        </w:r>
        <w:r w:rsidR="00F0683E" w:rsidRPr="00351D2E">
          <w:t xml:space="preserve"> </w:t>
        </w:r>
      </w:ins>
      <w:r w:rsidRPr="00351D2E">
        <w:t xml:space="preserve">key elements. First, a </w:t>
      </w:r>
      <w:proofErr w:type="spellStart"/>
      <w:ins w:id="157" w:author="Asya Kostanyan" w:date="2025-11-20T14:04:00Z" w16du:dateUtc="2025-11-20T14:04:00Z">
        <w:r w:rsidR="00F0683E">
          <w:t>m</w:t>
        </w:r>
        <w:r w:rsidR="00F0683E">
          <w:t>odeling</w:t>
        </w:r>
        <w:proofErr w:type="spellEnd"/>
        <w:r w:rsidR="00F0683E">
          <w:t xml:space="preserve"> framework capable of handling nonlinearities in the economy and endogenous policy credibility.</w:t>
        </w:r>
        <w:r w:rsidR="00F0683E">
          <w:t xml:space="preserve"> </w:t>
        </w:r>
      </w:ins>
      <w:del w:id="158" w:author="Asya Kostanyan" w:date="2025-11-20T14:04:00Z" w16du:dateUtc="2025-11-20T14:04:00Z">
        <w:r w:rsidRPr="00351D2E" w:rsidDel="00F0683E">
          <w:delText xml:space="preserve">structural model capable of handling nonlinearities and endogenous credibility. </w:delText>
        </w:r>
      </w:del>
      <w:r w:rsidRPr="00351D2E">
        <w:t xml:space="preserve">Second, a decision framework based on </w:t>
      </w:r>
      <w:del w:id="159" w:author="Asya Kostanyan" w:date="2025-11-20T14:04:00Z" w16du:dateUtc="2025-11-20T14:04:00Z">
        <w:r w:rsidRPr="00351D2E" w:rsidDel="00F0683E">
          <w:delText>scenario evaluation</w:delText>
        </w:r>
      </w:del>
      <w:ins w:id="160" w:author="Asya Kostanyan" w:date="2025-11-20T14:04:00Z" w16du:dateUtc="2025-11-20T14:04:00Z">
        <w:r w:rsidR="00F0683E">
          <w:t>risk man</w:t>
        </w:r>
      </w:ins>
      <w:ins w:id="161" w:author="Asya Kostanyan" w:date="2025-11-20T14:05:00Z" w16du:dateUtc="2025-11-20T14:05:00Z">
        <w:r w:rsidR="00F0683E">
          <w:t>agement</w:t>
        </w:r>
      </w:ins>
      <w:r w:rsidRPr="00351D2E">
        <w:t xml:space="preserve"> and least-regrets analysis. Third, a communication strategy that emphasizes transparency about uncertainty rather than false precision. </w:t>
      </w:r>
      <w:ins w:id="162" w:author="Asya Kostanyan" w:date="2025-11-20T14:05:00Z" w16du:dateUtc="2025-11-20T14:05:00Z">
        <w:r w:rsidR="00F0683E">
          <w:t xml:space="preserve">Forth, realization that human capital is the key and need to be continuously developed in a dynamic learning environment. </w:t>
        </w:r>
      </w:ins>
      <w:r w:rsidRPr="00351D2E">
        <w:t>This integration transforms monetary policy from a static optimization problem into a dynamic process of risk management and learning.</w:t>
      </w:r>
    </w:p>
    <w:p w14:paraId="5107CAA5" w14:textId="01A832FA" w:rsidR="006C5AF8" w:rsidRDefault="006C5AF8" w:rsidP="00A4792F">
      <w:pPr>
        <w:jc w:val="both"/>
      </w:pPr>
      <w:r w:rsidRPr="00351D2E">
        <w:t xml:space="preserve">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w:t>
      </w:r>
      <w:ins w:id="163" w:author="Asya Kostanyan" w:date="2025-11-20T14:06:00Z" w16du:dateUtc="2025-11-20T14:06:00Z">
        <w:r w:rsidR="00F0683E">
          <w:t xml:space="preserve">has already </w:t>
        </w:r>
      </w:ins>
      <w:r w:rsidRPr="00351D2E">
        <w:t>developed the second generation directly — FPAS Mark II — by combining the discipline of structured forecasting with the flexibility of prudent risk management. This was a leap forward in institutional design, not an incremental upgrade.</w:t>
      </w:r>
      <w:r>
        <w:t xml:space="preserve"> </w:t>
      </w:r>
    </w:p>
    <w:p w14:paraId="32F5FC00" w14:textId="77777777" w:rsidR="006C5AF8" w:rsidRDefault="006C5AF8" w:rsidP="00A4792F">
      <w:pPr>
        <w:jc w:val="both"/>
      </w:pPr>
      <w:r w:rsidRPr="00351D2E">
        <w:t xml:space="preserve">Waller’s observation that “Armenia has become the new </w:t>
      </w:r>
      <w:proofErr w:type="spellStart"/>
      <w:r w:rsidRPr="00351D2E">
        <w:t>New</w:t>
      </w:r>
      <w:proofErr w:type="spellEnd"/>
      <w:r w:rsidRPr="00351D2E">
        <w:t xml:space="preserve"> Zealand” is significant because it reflects the recognition that innovation in monetary policy now comes from smaller, more agile institutions. Just as New Zealand redefined central banking three </w:t>
      </w:r>
      <w:r w:rsidRPr="00351D2E">
        <w:lastRenderedPageBreak/>
        <w:t>decades ago by introducing inflation targeting, Armenia is now redefining it again by introducing a full risk-management-based policy framework.</w:t>
      </w:r>
      <w:r>
        <w:t xml:space="preserve"> </w:t>
      </w:r>
    </w:p>
    <w:p w14:paraId="7591467C" w14:textId="77777777" w:rsidR="00B02D55" w:rsidRDefault="00B02D55" w:rsidP="00B02D55">
      <w:pPr>
        <w:jc w:val="both"/>
        <w:rPr>
          <w:ins w:id="164" w:author="Asya Kostanyan" w:date="2025-11-20T14:07:00Z" w16du:dateUtc="2025-11-20T14:07:00Z"/>
        </w:rPr>
      </w:pPr>
      <w:ins w:id="165" w:author="Asya Kostanyan" w:date="2025-11-20T14:07:00Z" w16du:dateUtc="2025-11-20T14:07:00Z">
        <w:r>
          <w:t xml:space="preserve">In FPAS Mark II, every policy round begins with a structured scenario matrix. Staff with close and continuous involvement of Board members jointly evaluates  risks and uncertainties in the economy. At the beginning of each policymaking round, Board members independently prepare one-page initial macroeconomic risk assessments, where they list out the main risks and uncertainties (subject to the 3R constraint) that they deem to be the most pressing and worthy of internal discussion and external communication. The staff’s role in the meantime is, based on deliberations with Board members, preparing high-quality and reasonable risk scenarios. </w:t>
        </w:r>
      </w:ins>
    </w:p>
    <w:p w14:paraId="6149ED38" w14:textId="77777777" w:rsidR="00B02D55" w:rsidRDefault="00B02D55" w:rsidP="00B02D55">
      <w:pPr>
        <w:jc w:val="both"/>
        <w:rPr>
          <w:ins w:id="166" w:author="Asya Kostanyan" w:date="2025-11-20T14:07:00Z" w16du:dateUtc="2025-11-20T14:07:00Z"/>
        </w:rPr>
      </w:pPr>
      <w:ins w:id="167" w:author="Asya Kostanyan" w:date="2025-11-20T14:07:00Z" w16du:dateUtc="2025-11-20T14:07:00Z">
        <w:r w:rsidRPr="00F172CF">
          <w:t>In FPAS Mark II f</w:t>
        </w:r>
        <w:r w:rsidRPr="008A4E72">
          <w:t xml:space="preserve">ramework, </w:t>
        </w:r>
        <w:r>
          <w:t>at least 3 types of scenarios are prepared: a scenario that is based on market’s expectations, scenarios that result in the policy rate following a higher path than what is priced in markets (Case A) and scenarios where the policy rate would follow a lower path than what is currently priced into markets (Case B). Additionally, when appropriate, tail risk scenarios including Case X (policy rate path significantly higher than market expectations) and Case Y (significantly below market expectations) could be included, which would need to be managed to avoid throwing the economy into dark corners.</w:t>
        </w:r>
      </w:ins>
    </w:p>
    <w:p w14:paraId="21D16099" w14:textId="591E2C2B" w:rsidR="006C5AF8" w:rsidDel="00B02D55" w:rsidRDefault="006C5AF8" w:rsidP="00A4792F">
      <w:pPr>
        <w:jc w:val="both"/>
        <w:rPr>
          <w:del w:id="168" w:author="Asya Kostanyan" w:date="2025-11-20T14:07:00Z" w16du:dateUtc="2025-11-20T14:07:00Z"/>
        </w:rPr>
      </w:pPr>
      <w:del w:id="169" w:author="Asya Kostanyan" w:date="2025-11-20T14:07:00Z" w16du:dateUtc="2025-11-20T14:07:00Z">
        <w:r w:rsidRPr="00351D2E" w:rsidDel="00B02D55">
          <w:delText>In FPAS Mark II, every policy round begins with a structured scenario matrix. Staff and Board members jointly evaluate alternative states of the world — including adverse, and optimistic scenarios — and assess how the economy and inflation would respond under each. For each scenario, the analysis identifies the costs of acting too soon versus too late. The goal is to select the policy path that minimizes potential regret across these possible futures.</w:delText>
        </w:r>
        <w:r w:rsidDel="00B02D55">
          <w:delText xml:space="preserve"> </w:delText>
        </w:r>
      </w:del>
    </w:p>
    <w:p w14:paraId="787383D4" w14:textId="77777777" w:rsidR="006C5AF8" w:rsidRDefault="006C5AF8" w:rsidP="00A4792F">
      <w:pPr>
        <w:jc w:val="both"/>
      </w:pPr>
      <w:r w:rsidRPr="00351D2E">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r w:rsidRPr="00351D2E">
        <w:br/>
      </w:r>
      <w:r w:rsidRPr="00351D2E">
        <w:b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evolves differently. In a </w:t>
      </w:r>
      <w:r w:rsidRPr="00351D2E">
        <w:lastRenderedPageBreak/>
        <w:t>world where credibility depends on humility and adaptability, this approach represents a major advance in communication strategy.</w:t>
      </w:r>
      <w:r>
        <w:t xml:space="preserve"> </w:t>
      </w:r>
    </w:p>
    <w:p w14:paraId="02954957" w14:textId="77777777" w:rsidR="006C5AF8" w:rsidRDefault="006C5AF8" w:rsidP="00A4792F">
      <w:pPr>
        <w:jc w:val="both"/>
      </w:pPr>
      <w:r w:rsidRPr="00351D2E">
        <w:t>FPAS Mark II thus completes the intellectual journey that began in New Zealand in 1990. It integrates the lessons of three decades of inflation targeting and provides the blueprint for the next generation of credible monetary policy frameworks. For the first time, the least-regrets idea has moved from language to institutional reality.</w:t>
      </w:r>
      <w:r>
        <w:t xml:space="preserve"> </w:t>
      </w:r>
    </w:p>
    <w:p w14:paraId="342B42AF" w14:textId="77777777" w:rsidR="006C5AF8" w:rsidRDefault="006C5AF8" w:rsidP="00A4792F">
      <w:pPr>
        <w:jc w:val="both"/>
      </w:pPr>
      <w:r w:rsidRPr="00351D2E">
        <w:t>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w:t>
      </w:r>
      <w:r>
        <w:t xml:space="preserve"> </w:t>
      </w:r>
    </w:p>
    <w:p w14:paraId="7AA9F044" w14:textId="77777777" w:rsidR="006C5AF8" w:rsidRDefault="006C5AF8" w:rsidP="00A4792F">
      <w:pPr>
        <w:jc w:val="both"/>
      </w:pPr>
      <w:r w:rsidRPr="00351D2E">
        <w:t>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w:t>
      </w:r>
      <w:r>
        <w:t xml:space="preserve"> </w:t>
      </w:r>
    </w:p>
    <w:p w14:paraId="6473567D" w14:textId="77777777" w:rsidR="006C5AF8" w:rsidRDefault="006C5AF8" w:rsidP="00A4792F">
      <w:pPr>
        <w:jc w:val="both"/>
      </w:pPr>
      <w:r w:rsidRPr="00351D2E">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37C9E7EE" w14:textId="574B13FB" w:rsidR="006C5AF8" w:rsidRDefault="006C5AF8" w:rsidP="00A4792F">
      <w:pPr>
        <w:jc w:val="both"/>
      </w:pPr>
      <w:r w:rsidRPr="00351D2E">
        <w:t>This least-regrets mindset changes everything. It means we build our forecasts, our policy discussions, and our communication around uncertainty — not around false precision</w:t>
      </w:r>
      <w:del w:id="170" w:author="Asya Kostanyan" w:date="2025-11-20T14:09:00Z" w16du:dateUtc="2025-11-20T14:09:00Z">
        <w:r w:rsidRPr="00351D2E" w:rsidDel="00B02D55">
          <w:delText>. When Christopher Waller, now at the Federal Reserve, visited the Bank of Korea, he said something remarkable: once he understood what we had done in Armenia, he realized that Armenia had become the new New Zealand. That statement captured the moment. New Zealand invented the first generation of inflation targeting in 1990, and Armenia has now built the second generation — FPAS Mark II.</w:delText>
        </w:r>
      </w:del>
    </w:p>
    <w:p w14:paraId="57D36C3A" w14:textId="2C2DE6CB" w:rsidR="006C5AF8" w:rsidRDefault="006C5AF8" w:rsidP="00A4792F">
      <w:pPr>
        <w:jc w:val="both"/>
      </w:pPr>
      <w:del w:id="171" w:author="Asya Kostanyan" w:date="2025-11-20T14:09:00Z" w16du:dateUtc="2025-11-20T14:09:00Z">
        <w:r w:rsidRPr="00351D2E" w:rsidDel="00B02D55">
          <w:delText xml:space="preserve">Every policy round at the CBA begins with a set of scenarios, some adverse, some optimistic. We compare how inflation, output, and credibility would evolve under each scenario and ask one central question: which policy choice would we least regret? That’s </w:delText>
        </w:r>
        <w:r w:rsidRPr="00351D2E" w:rsidDel="00B02D55">
          <w:lastRenderedPageBreak/>
          <w:delText>how the Board makes decisions — through structured prudence, not mechanical optimization.</w:delText>
        </w:r>
      </w:del>
      <w:r w:rsidRPr="00351D2E">
        <w:br/>
      </w:r>
      <w:r w:rsidRPr="00351D2E">
        <w:br/>
        <w:t xml:space="preserve">The result is a system that combines independence, </w:t>
      </w:r>
      <w:ins w:id="172" w:author="Asya Kostanyan" w:date="2025-11-20T14:10:00Z" w16du:dateUtc="2025-11-20T14:10:00Z">
        <w:r w:rsidR="00B02D55">
          <w:t xml:space="preserve">accountability, </w:t>
        </w:r>
      </w:ins>
      <w:r w:rsidRPr="00351D2E">
        <w:t xml:space="preserve">transparency, and analytical rigor in a single process. </w:t>
      </w:r>
      <w:ins w:id="173" w:author="Asya Kostanyan" w:date="2025-11-20T14:10:00Z" w16du:dateUtc="2025-11-20T14:10:00Z">
        <w:r w:rsidR="00B02D55">
          <w:t xml:space="preserve">The central bank communicates the </w:t>
        </w:r>
      </w:ins>
      <w:ins w:id="174" w:author="Asya Kostanyan" w:date="2025-11-20T14:11:00Z" w16du:dateUtc="2025-11-20T14:11:00Z">
        <w:r w:rsidR="00B02D55">
          <w:t>risks it sees in the economy as well as th</w:t>
        </w:r>
      </w:ins>
      <w:ins w:id="175" w:author="Asya Kostanyan" w:date="2025-11-20T14:12:00Z" w16du:dateUtc="2025-11-20T14:12:00Z">
        <w:r w:rsidR="00B02D55">
          <w:t xml:space="preserve">e scenarios to deal with them. </w:t>
        </w:r>
      </w:ins>
      <w:del w:id="176" w:author="Asya Kostanyan" w:date="2025-11-20T14:12:00Z" w16du:dateUtc="2025-11-20T14:12:00Z">
        <w:r w:rsidRPr="00351D2E" w:rsidDel="00B02D55">
          <w:delText xml:space="preserve">We communicate uncertainty honestly, explain how we weigh risks, and maintain credibility even when the future is unknowable. This is what makes FPAS Mark II a global benchmark. </w:delText>
        </w:r>
      </w:del>
      <w:r w:rsidRPr="00351D2E">
        <w:t>It’s not about predicting the future perfectly, but about managing risk responsibly</w:t>
      </w:r>
      <w:ins w:id="177" w:author="Asya Kostanyan" w:date="2025-11-20T14:12:00Z" w16du:dateUtc="2025-11-20T14:12:00Z">
        <w:r w:rsidR="00B02D55">
          <w:t xml:space="preserve"> and</w:t>
        </w:r>
      </w:ins>
      <w:ins w:id="178" w:author="Asya Kostanyan" w:date="2025-11-20T14:13:00Z" w16du:dateUtc="2025-11-20T14:13:00Z">
        <w:r w:rsidR="00B02D55">
          <w:t xml:space="preserve"> having least regrets by minimizing policy error</w:t>
        </w:r>
      </w:ins>
      <w:del w:id="179" w:author="Asya Kostanyan" w:date="2025-11-20T14:12:00Z" w16du:dateUtc="2025-11-20T14:12:00Z">
        <w:r w:rsidRPr="00351D2E" w:rsidDel="00B02D55">
          <w:delText>.</w:delText>
        </w:r>
        <w:r w:rsidDel="00B02D55">
          <w:delText xml:space="preserve"> </w:delText>
        </w:r>
      </w:del>
    </w:p>
    <w:p w14:paraId="64EBD3F2" w14:textId="77777777" w:rsidR="006C5AF8" w:rsidRDefault="006C5AF8" w:rsidP="00A4792F">
      <w:pPr>
        <w:jc w:val="both"/>
      </w:pPr>
      <w:r w:rsidRPr="00351D2E">
        <w:t xml:space="preserve">So when people say Armenia has become the new </w:t>
      </w:r>
      <w:proofErr w:type="spellStart"/>
      <w:r w:rsidRPr="00351D2E">
        <w:t>New</w:t>
      </w:r>
      <w:proofErr w:type="spellEnd"/>
      <w:r w:rsidRPr="00351D2E">
        <w:t xml:space="preserve"> Zealand, it’s not just a compliment — it’s a recognition that the frontier of central banking has moved. Independence gives us the authority to act. Prudence and transparency give us the legitimacy to lead.</w:t>
      </w:r>
      <w:r>
        <w:t xml:space="preserve"> </w:t>
      </w:r>
    </w:p>
    <w:p w14:paraId="462ED3D0" w14:textId="77777777" w:rsidR="006C5AF8" w:rsidRDefault="006C5AF8" w:rsidP="00A4792F">
      <w:pPr>
        <w:jc w:val="both"/>
      </w:pPr>
      <w:r w:rsidRPr="00351D2E">
        <w:t xml:space="preserve">Thank you for watching, and I would like to acknowledge Douglas Laxton, Jared Laxton, Asya Kostanyan, and </w:t>
      </w:r>
      <w:proofErr w:type="spellStart"/>
      <w:r w:rsidRPr="00351D2E">
        <w:t>Sophio</w:t>
      </w:r>
      <w:proofErr w:type="spellEnd"/>
      <w:r w:rsidRPr="00351D2E">
        <w:t xml:space="preserve"> Mkervalidze at the Global Forecasting School for their guidance and support in producing this video.</w:t>
      </w:r>
    </w:p>
    <w:p w14:paraId="0D80B7CB" w14:textId="77777777" w:rsidR="006C5AF8" w:rsidRDefault="006C5AF8" w:rsidP="00A4792F">
      <w:pPr>
        <w:rPr>
          <w:b/>
          <w:bCs/>
        </w:rPr>
      </w:pPr>
    </w:p>
    <w:p w14:paraId="1E17A96F" w14:textId="77777777" w:rsidR="006C5AF8" w:rsidRPr="009659F4" w:rsidRDefault="006C5AF8" w:rsidP="00A4792F">
      <w:pPr>
        <w:rPr>
          <w:b/>
          <w:bCs/>
        </w:rPr>
      </w:pPr>
      <w:r w:rsidRPr="009659F4">
        <w:rPr>
          <w:b/>
          <w:bCs/>
        </w:rPr>
        <w:t>Literature &amp; Further Reading</w:t>
      </w:r>
    </w:p>
    <w:p w14:paraId="0CCBD421" w14:textId="77777777" w:rsidR="006C5AF8" w:rsidRPr="00727AEB" w:rsidRDefault="006C5AF8" w:rsidP="006C5AF8">
      <w:pPr>
        <w:numPr>
          <w:ilvl w:val="0"/>
          <w:numId w:val="12"/>
        </w:numPr>
        <w:jc w:val="both"/>
      </w:pPr>
      <w:hyperlink r:id="rId63" w:tgtFrame="_blank" w:history="1">
        <w:r w:rsidRPr="00727AEB">
          <w:rPr>
            <w:rStyle w:val="Hyperlink"/>
          </w:rPr>
          <w:t>Bernanke, B. (2024). </w:t>
        </w:r>
        <w:r w:rsidRPr="00727AEB">
          <w:rPr>
            <w:rStyle w:val="Hyperlink"/>
            <w:i/>
            <w:iCs/>
          </w:rPr>
          <w:t>Forecasting for Monetary Policy Making and Communication at the Bank of England: A Review.</w:t>
        </w:r>
        <w:r w:rsidRPr="00727AEB">
          <w:rPr>
            <w:rStyle w:val="Hyperlink"/>
          </w:rPr>
          <w:t> Bank of England Independent Evaluation Office.</w:t>
        </w:r>
      </w:hyperlink>
    </w:p>
    <w:p w14:paraId="0295B070" w14:textId="77777777" w:rsidR="006C5AF8" w:rsidRPr="00727AEB" w:rsidRDefault="006C5AF8" w:rsidP="006C5AF8">
      <w:pPr>
        <w:numPr>
          <w:ilvl w:val="0"/>
          <w:numId w:val="12"/>
        </w:numPr>
        <w:jc w:val="both"/>
      </w:pPr>
      <w:r>
        <w:fldChar w:fldCharType="begin"/>
      </w:r>
      <w:r w:rsidRPr="00373276">
        <w:rPr>
          <w:lang w:val="de-CH"/>
          <w:rPrChange w:id="180" w:author="Asya Kostanyan" w:date="2025-11-20T12:01:00Z" w16du:dateUtc="2025-11-20T12:01:00Z">
            <w:rPr/>
          </w:rPrChange>
        </w:rPr>
        <w:instrText>HYPERLINK "https://www.thebetterpolicyproject.org/_files/ugd/bf672a_6ae27711ba7b4e0e9bd2a0c1b3557289.pdf" \t "_blank"</w:instrText>
      </w:r>
      <w:r>
        <w:fldChar w:fldCharType="separate"/>
      </w:r>
      <w:r w:rsidRPr="00727AEB">
        <w:rPr>
          <w:rStyle w:val="Hyperlink"/>
          <w:lang w:val="de-CH"/>
        </w:rPr>
        <w:t>Archer, D., Galstyan, M., &amp; Laxton, D. (2022). </w:t>
      </w:r>
      <w:r w:rsidRPr="00727AEB">
        <w:rPr>
          <w:rStyle w:val="Hyperlink"/>
          <w:i/>
          <w:iCs/>
        </w:rPr>
        <w:t>FPAS Mark II: Avoiding Dark Corners and Eliminating the Folly in Baselines and Local Approximations.</w:t>
      </w:r>
      <w:r w:rsidRPr="00727AEB">
        <w:rPr>
          <w:rStyle w:val="Hyperlink"/>
        </w:rPr>
        <w:t> Central Bank of Armenia Working Paper 2022/03.</w:t>
      </w:r>
      <w:r>
        <w:fldChar w:fldCharType="end"/>
      </w:r>
    </w:p>
    <w:p w14:paraId="69517458" w14:textId="7B383031" w:rsidR="00BC3059" w:rsidRPr="00416680" w:rsidRDefault="00B95FC1" w:rsidP="00BC3059">
      <w:pPr>
        <w:pStyle w:val="ListParagraph"/>
        <w:numPr>
          <w:ilvl w:val="0"/>
          <w:numId w:val="12"/>
        </w:numPr>
        <w:spacing w:before="227" w:line="312" w:lineRule="auto"/>
        <w:ind w:right="524"/>
      </w:pPr>
      <w:r w:rsidRPr="00B95FC1">
        <w:t xml:space="preserve">Laxton, D., Galstyan, M., and Avagyan, V. </w:t>
      </w:r>
      <w:del w:id="181" w:author="Asya Kostanyan" w:date="2025-11-20T13:55:00Z" w16du:dateUtc="2025-11-20T13:55:00Z">
        <w:r w:rsidRPr="00B95FC1" w:rsidDel="00A9135A">
          <w:delText xml:space="preserve">January </w:delText>
        </w:r>
      </w:del>
      <w:r w:rsidRPr="00B95FC1">
        <w:t>202</w:t>
      </w:r>
      <w:del w:id="182" w:author="Asya Kostanyan" w:date="2025-11-20T13:55:00Z" w16du:dateUtc="2025-11-20T13:55:00Z">
        <w:r w:rsidRPr="00B95FC1" w:rsidDel="00A9135A">
          <w:delText>4</w:delText>
        </w:r>
      </w:del>
      <w:ins w:id="183" w:author="Asya Kostanyan" w:date="2025-11-20T13:55:00Z" w16du:dateUtc="2025-11-20T13:55:00Z">
        <w:r w:rsidR="00A9135A">
          <w:t>5</w:t>
        </w:r>
      </w:ins>
      <w:r w:rsidR="00BC3059">
        <w:t>.</w:t>
      </w:r>
      <w:r w:rsidR="00BC3059" w:rsidRPr="00456ABE">
        <w:rPr>
          <w:spacing w:val="80"/>
        </w:rPr>
        <w:t xml:space="preserve"> </w:t>
      </w:r>
      <w:r w:rsidR="00BC3059">
        <w:fldChar w:fldCharType="begin"/>
      </w:r>
      <w:r w:rsidR="00BC3059">
        <w:instrText>HYPERLINK "https://www.thebetterpolicyproject.org/_files/ugd/bf672a_44316592afd24e26add8648beeb507a2.pdf"</w:instrText>
      </w:r>
      <w:r w:rsidR="00BC3059">
        <w:fldChar w:fldCharType="separate"/>
      </w:r>
      <w:r w:rsidR="00BC3059" w:rsidRPr="00B82288">
        <w:rPr>
          <w:rStyle w:val="Hyperlink"/>
          <w:iCs/>
        </w:rPr>
        <w:t xml:space="preserve">Prudent Risk Management Approach to </w:t>
      </w:r>
      <w:del w:id="184" w:author="Asya Kostanyan" w:date="2025-11-20T13:55:00Z" w16du:dateUtc="2025-11-20T13:55:00Z">
        <w:r w:rsidR="00BC3059" w:rsidRPr="00B82288" w:rsidDel="00A9135A">
          <w:rPr>
            <w:rStyle w:val="Hyperlink"/>
            <w:iCs/>
          </w:rPr>
          <w:delText>Monetary Policy</w:delText>
        </w:r>
      </w:del>
      <w:ins w:id="185" w:author="Asya Kostanyan" w:date="2025-11-20T13:55:00Z" w16du:dateUtc="2025-11-20T13:55:00Z">
        <w:r w:rsidR="00A9135A">
          <w:rPr>
            <w:rStyle w:val="Hyperlink"/>
            <w:iCs/>
          </w:rPr>
          <w:t>Price Stability</w:t>
        </w:r>
      </w:ins>
      <w:r w:rsidR="00BC3059" w:rsidRPr="00B82288">
        <w:rPr>
          <w:rStyle w:val="Hyperlink"/>
          <w:iCs/>
        </w:rPr>
        <w:t xml:space="preserve">: Theory and Practice </w:t>
      </w:r>
      <w:del w:id="186" w:author="Asya Kostanyan" w:date="2025-11-20T13:55:00Z" w16du:dateUtc="2025-11-20T13:55:00Z">
        <w:r w:rsidR="00BC3059" w:rsidRPr="00B82288" w:rsidDel="00A9135A">
          <w:rPr>
            <w:rStyle w:val="Hyperlink"/>
            <w:iCs/>
          </w:rPr>
          <w:delText>of FPAS Mark II</w:delText>
        </w:r>
      </w:del>
      <w:r w:rsidR="00BC3059" w:rsidRPr="00B82288">
        <w:rPr>
          <w:rStyle w:val="Hyperlink"/>
          <w:iCs/>
        </w:rPr>
        <w:t xml:space="preserve"> at the Central Bank of Armenia</w:t>
      </w:r>
      <w:r w:rsidR="00BC3059">
        <w:fldChar w:fldCharType="end"/>
      </w:r>
      <w:r w:rsidR="00BC3059" w:rsidRPr="00B82288">
        <w:rPr>
          <w:iCs/>
        </w:rPr>
        <w:t>.</w:t>
      </w:r>
    </w:p>
    <w:p w14:paraId="79159E14" w14:textId="6C63F674" w:rsidR="000451A7" w:rsidDel="00A9135A" w:rsidRDefault="00B95FC1" w:rsidP="00BC3059">
      <w:pPr>
        <w:pStyle w:val="ListParagraph"/>
        <w:numPr>
          <w:ilvl w:val="0"/>
          <w:numId w:val="12"/>
        </w:numPr>
        <w:spacing w:before="227" w:line="312" w:lineRule="auto"/>
        <w:ind w:right="524"/>
        <w:rPr>
          <w:del w:id="187" w:author="Asya Kostanyan" w:date="2025-11-20T13:55:00Z" w16du:dateUtc="2025-11-20T13:55:00Z"/>
        </w:rPr>
      </w:pPr>
      <w:del w:id="188" w:author="Asya Kostanyan" w:date="2025-11-20T13:55:00Z" w16du:dateUtc="2025-11-20T13:55:00Z">
        <w:r w:rsidRPr="00B95FC1" w:rsidDel="00A9135A">
          <w:delText>Laxton, D., Avetisyan, H. and Avagyan, V.</w:delText>
        </w:r>
        <w:r w:rsidR="00BC3059" w:rsidDel="00A9135A">
          <w:delText>. December 2025.</w:delText>
        </w:r>
        <w:r w:rsidR="00BC3059" w:rsidRPr="00456ABE" w:rsidDel="00A9135A">
          <w:rPr>
            <w:spacing w:val="80"/>
          </w:rPr>
          <w:delText xml:space="preserve"> </w:delText>
        </w:r>
        <w:r w:rsidR="00BC3059" w:rsidRPr="00B82288" w:rsidDel="00A9135A">
          <w:rPr>
            <w:iCs/>
          </w:rPr>
          <w:delText>Prudent Risk Management Approach to Monetary Policy: Theory and Practice of FPAS Mark II at the Central Bank of Armenia.</w:delText>
        </w:r>
        <w:r w:rsidR="00BC3059" w:rsidDel="00A9135A">
          <w:rPr>
            <w:iCs/>
          </w:rPr>
          <w:delText xml:space="preserve"> Unpublished Working Draft</w:delText>
        </w:r>
      </w:del>
    </w:p>
    <w:p w14:paraId="2DD0EE25" w14:textId="77777777" w:rsidR="006C5AF8" w:rsidRPr="00727AEB" w:rsidRDefault="006C5AF8" w:rsidP="006C5AF8">
      <w:pPr>
        <w:numPr>
          <w:ilvl w:val="0"/>
          <w:numId w:val="12"/>
        </w:numPr>
        <w:jc w:val="both"/>
      </w:pPr>
      <w:hyperlink r:id="rId64" w:tgtFrame="_blank" w:history="1">
        <w:r w:rsidRPr="00727AEB">
          <w:rPr>
            <w:rStyle w:val="Hyperlink"/>
          </w:rPr>
          <w:t>Friedman, M. (1968). “The Role of Monetary Policy.” </w:t>
        </w:r>
        <w:r w:rsidRPr="00727AEB">
          <w:rPr>
            <w:rStyle w:val="Hyperlink"/>
            <w:i/>
            <w:iCs/>
          </w:rPr>
          <w:t>American Economic Review</w:t>
        </w:r>
        <w:r w:rsidRPr="00727AEB">
          <w:rPr>
            <w:rStyle w:val="Hyperlink"/>
          </w:rPr>
          <w:t>, 58(1), 1–17.</w:t>
        </w:r>
      </w:hyperlink>
    </w:p>
    <w:p w14:paraId="434CBCC9" w14:textId="77777777" w:rsidR="006C5AF8" w:rsidRPr="00727AEB" w:rsidRDefault="006C5AF8" w:rsidP="006C5AF8">
      <w:pPr>
        <w:numPr>
          <w:ilvl w:val="0"/>
          <w:numId w:val="12"/>
        </w:numPr>
        <w:jc w:val="both"/>
      </w:pPr>
      <w:hyperlink r:id="rId65" w:tgtFrame="_blank" w:history="1">
        <w:r w:rsidRPr="00727AEB">
          <w:rPr>
            <w:rStyle w:val="Hyperlink"/>
          </w:rPr>
          <w:t>Phelps, E. (1968). “Money-Wage Dynamics and Labor Market Equilibrium.” </w:t>
        </w:r>
        <w:r w:rsidRPr="00727AEB">
          <w:rPr>
            <w:rStyle w:val="Hyperlink"/>
            <w:i/>
            <w:iCs/>
          </w:rPr>
          <w:t>Journal of Political Economy</w:t>
        </w:r>
        <w:r w:rsidRPr="00727AEB">
          <w:rPr>
            <w:rStyle w:val="Hyperlink"/>
          </w:rPr>
          <w:t>, 76(4), 678–711.</w:t>
        </w:r>
      </w:hyperlink>
    </w:p>
    <w:p w14:paraId="71F33F76" w14:textId="77777777" w:rsidR="006C5AF8" w:rsidRPr="00727AEB" w:rsidRDefault="006C5AF8" w:rsidP="006C5AF8">
      <w:pPr>
        <w:numPr>
          <w:ilvl w:val="0"/>
          <w:numId w:val="12"/>
        </w:numPr>
        <w:jc w:val="both"/>
      </w:pPr>
      <w:hyperlink r:id="rId66" w:tgtFrame="_blank" w:history="1">
        <w:r w:rsidRPr="00727AEB">
          <w:rPr>
            <w:rStyle w:val="Hyperlink"/>
          </w:rPr>
          <w:t>Debelle, G., &amp; Laxton, D. (1996). </w:t>
        </w:r>
        <w:r w:rsidRPr="00727AEB">
          <w:rPr>
            <w:rStyle w:val="Hyperlink"/>
            <w:i/>
            <w:iCs/>
          </w:rPr>
          <w:t>Is the Phillips Curve Really a Curve? Some Evidence for Australia.</w:t>
        </w:r>
        <w:r w:rsidRPr="00727AEB">
          <w:rPr>
            <w:rStyle w:val="Hyperlink"/>
          </w:rPr>
          <w:t> IMF Working Paper 96/37.</w:t>
        </w:r>
      </w:hyperlink>
    </w:p>
    <w:p w14:paraId="1BD686E8" w14:textId="77777777" w:rsidR="006C5AF8" w:rsidRPr="00727AEB" w:rsidRDefault="006C5AF8" w:rsidP="006C5AF8">
      <w:pPr>
        <w:numPr>
          <w:ilvl w:val="0"/>
          <w:numId w:val="12"/>
        </w:numPr>
        <w:jc w:val="both"/>
      </w:pPr>
      <w:hyperlink r:id="rId67" w:tgtFrame="_blank" w:history="1">
        <w:r w:rsidRPr="00727AEB">
          <w:rPr>
            <w:rStyle w:val="Hyperlink"/>
          </w:rPr>
          <w:t>Debelle, G., &amp; Laxton, D. (1997). “Is the Phillips Curve Really Convex?” </w:t>
        </w:r>
        <w:r w:rsidRPr="00727AEB">
          <w:rPr>
            <w:rStyle w:val="Hyperlink"/>
            <w:i/>
            <w:iCs/>
          </w:rPr>
          <w:t>IMF Staff Papers</w:t>
        </w:r>
        <w:r w:rsidRPr="00727AEB">
          <w:rPr>
            <w:rStyle w:val="Hyperlink"/>
          </w:rPr>
          <w:t>, 44(2), 249–282.</w:t>
        </w:r>
      </w:hyperlink>
    </w:p>
    <w:p w14:paraId="100241A2" w14:textId="77777777" w:rsidR="006C5AF8" w:rsidRPr="00727AEB" w:rsidRDefault="006C5AF8" w:rsidP="006C5AF8">
      <w:pPr>
        <w:numPr>
          <w:ilvl w:val="0"/>
          <w:numId w:val="12"/>
        </w:numPr>
        <w:jc w:val="both"/>
      </w:pPr>
      <w:hyperlink r:id="rId68" w:tgtFrame="_blank" w:history="1">
        <w:r w:rsidRPr="00727AEB">
          <w:rPr>
            <w:rStyle w:val="Hyperlink"/>
          </w:rPr>
          <w:t>Debelle, G., &amp; Fischer, S. (1994). “How Independent Should a Central Bank Be?” In </w:t>
        </w:r>
        <w:r w:rsidRPr="00727AEB">
          <w:rPr>
            <w:rStyle w:val="Hyperlink"/>
            <w:i/>
            <w:iCs/>
          </w:rPr>
          <w:t>Goals, Guidelines, and Constraints Facing Monetary Policymakers.</w:t>
        </w:r>
      </w:hyperlink>
    </w:p>
    <w:p w14:paraId="419CA50A" w14:textId="77777777" w:rsidR="006C5AF8" w:rsidRPr="00727AEB" w:rsidRDefault="006C5AF8" w:rsidP="006C5AF8">
      <w:pPr>
        <w:numPr>
          <w:ilvl w:val="0"/>
          <w:numId w:val="12"/>
        </w:numPr>
        <w:jc w:val="both"/>
      </w:pPr>
      <w:hyperlink r:id="rId69" w:tgtFrame="_blank" w:history="1">
        <w:r w:rsidRPr="00727AEB">
          <w:rPr>
            <w:rStyle w:val="Hyperlink"/>
          </w:rPr>
          <w:t>Freedman, C., &amp; Laxton, D. (2009). “Why Inflation Targeting?” IMF Working Paper 09/86.</w:t>
        </w:r>
      </w:hyperlink>
    </w:p>
    <w:p w14:paraId="31744B86" w14:textId="77777777" w:rsidR="006C5AF8" w:rsidRPr="00727AEB" w:rsidRDefault="006C5AF8" w:rsidP="006C5AF8">
      <w:pPr>
        <w:numPr>
          <w:ilvl w:val="0"/>
          <w:numId w:val="12"/>
        </w:numPr>
        <w:jc w:val="both"/>
      </w:pPr>
      <w:hyperlink r:id="rId70" w:tgtFrame="_blank" w:history="1">
        <w:r w:rsidRPr="00727AEB">
          <w:rPr>
            <w:rStyle w:val="Hyperlink"/>
          </w:rPr>
          <w:t>Haworth, C., Kostanyan, A., &amp; Laxton, D. (2019). “Transparent Monetary Policy: A History of Inflation Targeting in New Zealand.” LSE Institute of Global Affairs.</w:t>
        </w:r>
      </w:hyperlink>
    </w:p>
    <w:p w14:paraId="558213D1" w14:textId="77777777" w:rsidR="006C5AF8" w:rsidRPr="00727AEB" w:rsidRDefault="006C5AF8" w:rsidP="006C5AF8">
      <w:pPr>
        <w:numPr>
          <w:ilvl w:val="0"/>
          <w:numId w:val="12"/>
        </w:numPr>
        <w:jc w:val="both"/>
      </w:pPr>
      <w:r w:rsidRPr="00727AEB">
        <w:t>Central Bank of Armenia. (2025). </w:t>
      </w:r>
      <w:r w:rsidRPr="00727AEB">
        <w:rPr>
          <w:i/>
          <w:iCs/>
        </w:rPr>
        <w:t>CBA Academy Onboarding Platform: Monetary Policy.</w:t>
      </w:r>
      <w:r w:rsidRPr="00727AEB">
        <w:t> Yerevan.</w:t>
      </w:r>
    </w:p>
    <w:p w14:paraId="7A3F2558" w14:textId="77777777" w:rsidR="006C5AF8" w:rsidRDefault="006C5AF8"/>
    <w:p w14:paraId="5F06F5FB" w14:textId="77777777" w:rsidR="00C275DD" w:rsidRDefault="00C275DD">
      <w:pPr>
        <w:rPr>
          <w:ins w:id="189" w:author="Asya Kostanyan" w:date="2025-11-20T14:13:00Z" w16du:dateUtc="2025-11-20T14:13:00Z"/>
          <w:rFonts w:asciiTheme="majorHAnsi" w:eastAsiaTheme="majorEastAsia" w:hAnsiTheme="majorHAnsi" w:cstheme="majorBidi"/>
          <w:color w:val="0F4761" w:themeColor="accent1" w:themeShade="BF"/>
          <w:sz w:val="40"/>
          <w:szCs w:val="40"/>
        </w:rPr>
      </w:pPr>
      <w:bookmarkStart w:id="190" w:name="_Toc214436077"/>
      <w:bookmarkStart w:id="191" w:name="_Toc214436104"/>
      <w:ins w:id="192" w:author="Asya Kostanyan" w:date="2025-11-20T14:13:00Z" w16du:dateUtc="2025-11-20T14:13:00Z">
        <w:r>
          <w:br w:type="page"/>
        </w:r>
      </w:ins>
    </w:p>
    <w:p w14:paraId="297F5D3A" w14:textId="73E97A55" w:rsidR="006C5AF8" w:rsidRDefault="006C5AF8" w:rsidP="002C62BB">
      <w:pPr>
        <w:pStyle w:val="Heading1"/>
      </w:pPr>
      <w:r w:rsidRPr="0029794D">
        <w:lastRenderedPageBreak/>
        <w:t>Scenario-Based Forward Guidance</w:t>
      </w:r>
      <w:bookmarkEnd w:id="190"/>
      <w:bookmarkEnd w:id="191"/>
    </w:p>
    <w:p w14:paraId="16283305" w14:textId="77777777" w:rsidR="006C5AF8" w:rsidRDefault="006C5AF8" w:rsidP="00A4792F">
      <w:pPr>
        <w:jc w:val="center"/>
        <w:rPr>
          <w:b/>
          <w:bCs/>
        </w:rPr>
      </w:pPr>
    </w:p>
    <w:p w14:paraId="1F39FC18" w14:textId="77777777" w:rsidR="006C5AF8" w:rsidRDefault="006C5AF8" w:rsidP="00A4792F">
      <w:pPr>
        <w:rPr>
          <w:b/>
          <w:bCs/>
        </w:rPr>
      </w:pPr>
      <w:r>
        <w:rPr>
          <w:b/>
          <w:bCs/>
        </w:rPr>
        <w:t>Susanna Grigoryan</w:t>
      </w:r>
    </w:p>
    <w:p w14:paraId="0E88DDD1" w14:textId="77777777" w:rsidR="006C5AF8" w:rsidRPr="009659F4" w:rsidRDefault="006C5AF8" w:rsidP="00A4792F">
      <w:pPr>
        <w:rPr>
          <w:b/>
          <w:bCs/>
        </w:rPr>
      </w:pPr>
      <w:r w:rsidRPr="009659F4">
        <w:rPr>
          <w:b/>
          <w:bCs/>
        </w:rPr>
        <w:t>Recent Staff Member, Monetary Policy Department, Central Bank of Armenia</w:t>
      </w:r>
    </w:p>
    <w:p w14:paraId="33B25E23" w14:textId="77777777" w:rsidR="006C5AF8" w:rsidRPr="009659F4" w:rsidRDefault="006C5AF8" w:rsidP="00A4792F">
      <w:pPr>
        <w:rPr>
          <w:b/>
          <w:bCs/>
        </w:rPr>
      </w:pPr>
      <w:r w:rsidRPr="009659F4">
        <w:rPr>
          <w:b/>
          <w:bCs/>
        </w:rPr>
        <w:t>Student, Global Forecasting School</w:t>
      </w:r>
    </w:p>
    <w:p w14:paraId="5CD23BEE" w14:textId="77777777" w:rsidR="006C5AF8" w:rsidRDefault="006C5AF8" w:rsidP="00A4792F">
      <w:pPr>
        <w:rPr>
          <w:b/>
          <w:bCs/>
        </w:rPr>
      </w:pPr>
      <w:r>
        <w:rPr>
          <w:b/>
          <w:bCs/>
        </w:rPr>
        <w:t xml:space="preserve">November </w:t>
      </w:r>
      <w:r w:rsidRPr="009659F4">
        <w:rPr>
          <w:b/>
          <w:bCs/>
        </w:rPr>
        <w:t>2025</w:t>
      </w:r>
    </w:p>
    <w:p w14:paraId="2BF905EB" w14:textId="77777777" w:rsidR="00896F7E" w:rsidRDefault="00896F7E" w:rsidP="00A4792F">
      <w:pPr>
        <w:rPr>
          <w:b/>
          <w:bCs/>
        </w:rPr>
      </w:pPr>
    </w:p>
    <w:p w14:paraId="4EC776FC" w14:textId="77777777" w:rsidR="00896F7E" w:rsidRDefault="00896F7E" w:rsidP="00896F7E">
      <w:pPr>
        <w:rPr>
          <w:b/>
          <w:bCs/>
        </w:rPr>
      </w:pPr>
      <w:r w:rsidRPr="00896F7E">
        <w:rPr>
          <w:b/>
          <w:bCs/>
        </w:rPr>
        <w:t>Note</w:t>
      </w:r>
    </w:p>
    <w:p w14:paraId="1634B5E1" w14:textId="2B765B94" w:rsidR="000451A7" w:rsidRPr="000451A7" w:rsidRDefault="000451A7" w:rsidP="000451A7">
      <w:pPr>
        <w:jc w:val="both"/>
        <w:rPr>
          <w:b/>
          <w:bCs/>
        </w:rPr>
      </w:pPr>
      <w:r w:rsidRPr="000451A7">
        <w:rPr>
          <w:b/>
          <w:bCs/>
        </w:rPr>
        <w:t>1.</w:t>
      </w:r>
      <w:r>
        <w:rPr>
          <w:b/>
          <w:bCs/>
        </w:rPr>
        <w:t xml:space="preserve"> </w:t>
      </w:r>
      <w:r w:rsidRPr="000451A7">
        <w:rPr>
          <w:b/>
          <w:bCs/>
        </w:rPr>
        <w:t>The Concept of a Policy Round</w:t>
      </w:r>
    </w:p>
    <w:p w14:paraId="7F324383" w14:textId="3A59C7B6" w:rsidR="000451A7" w:rsidRDefault="000451A7" w:rsidP="000451A7">
      <w:pPr>
        <w:jc w:val="both"/>
      </w:pPr>
      <w:r>
        <w:t xml:space="preserve">A policy round under FPAS Mark II is a structured, cyclical decision-making system that integrates four key stages: assessment, scenario development, policy </w:t>
      </w:r>
      <w:del w:id="193" w:author="Asya Kostanyan" w:date="2025-11-20T15:13:00Z" w16du:dateUtc="2025-11-20T15:13:00Z">
        <w:r w:rsidDel="00C9074A">
          <w:delText>simulation</w:delText>
        </w:r>
      </w:del>
      <w:ins w:id="194" w:author="Asya Kostanyan" w:date="2025-11-20T15:13:00Z" w16du:dateUtc="2025-11-20T15:13:00Z">
        <w:r w:rsidR="00C9074A">
          <w:t>decision</w:t>
        </w:r>
      </w:ins>
      <w:r>
        <w:t>, and communication. Unlike traditional frameworks where forecasting and policy are separated, the Central Bank of Armenia (CBA) treats these stages as a unified process.</w:t>
      </w:r>
    </w:p>
    <w:p w14:paraId="46718321" w14:textId="16B82092" w:rsidR="000451A7" w:rsidRDefault="000451A7" w:rsidP="000451A7">
      <w:pPr>
        <w:jc w:val="both"/>
      </w:pPr>
      <w:r>
        <w:t xml:space="preserve">A distinctive innovation is that the policy round is not linear but a continuous loop: once the Board makes a decision, the system transitions directly into evaluation and preparation for the next round. This institutional feedback structure transforms the CBA into a </w:t>
      </w:r>
      <w:ins w:id="195" w:author="Asya Kostanyan" w:date="2025-11-20T14:21:00Z" w16du:dateUtc="2025-11-20T14:21:00Z">
        <w:r w:rsidR="00444C04">
          <w:t xml:space="preserve">dynamic </w:t>
        </w:r>
      </w:ins>
      <w:r>
        <w:t xml:space="preserve">learning organization-refining </w:t>
      </w:r>
      <w:del w:id="196" w:author="Asya Kostanyan" w:date="2025-11-20T14:22:00Z" w16du:dateUtc="2025-11-20T14:22:00Z">
        <w:r w:rsidDel="00444C04">
          <w:delText>models</w:delText>
        </w:r>
      </w:del>
      <w:proofErr w:type="spellStart"/>
      <w:ins w:id="197" w:author="Asya Kostanyan" w:date="2025-11-20T14:22:00Z" w16du:dateUtc="2025-11-20T14:22:00Z">
        <w:r w:rsidR="00444C04">
          <w:t>modeling</w:t>
        </w:r>
        <w:proofErr w:type="spellEnd"/>
        <w:r w:rsidR="00444C04">
          <w:t xml:space="preserve"> framework</w:t>
        </w:r>
      </w:ins>
      <w:r>
        <w:t>, improving judgment, and enhancing communication with each iteration.</w:t>
      </w:r>
    </w:p>
    <w:p w14:paraId="0BC05F9C" w14:textId="406E5B74" w:rsidR="000451A7" w:rsidRDefault="000451A7" w:rsidP="000451A7">
      <w:pPr>
        <w:jc w:val="both"/>
        <w:rPr>
          <w:ins w:id="198" w:author="Asya Kostanyan" w:date="2025-11-20T14:28:00Z" w16du:dateUtc="2025-11-20T14:28:00Z"/>
          <w:b/>
          <w:bCs/>
        </w:rPr>
      </w:pPr>
      <w:r w:rsidRPr="000451A7">
        <w:rPr>
          <w:b/>
          <w:bCs/>
        </w:rPr>
        <w:t>2.</w:t>
      </w:r>
      <w:r>
        <w:rPr>
          <w:b/>
          <w:bCs/>
        </w:rPr>
        <w:t xml:space="preserve"> </w:t>
      </w:r>
      <w:r w:rsidRPr="000451A7">
        <w:rPr>
          <w:b/>
          <w:bCs/>
        </w:rPr>
        <w:t>Stage One: Where is the economy today?</w:t>
      </w:r>
    </w:p>
    <w:p w14:paraId="4C3E21F5" w14:textId="7DAA6092" w:rsidR="00444C04" w:rsidRDefault="00444C04" w:rsidP="000451A7">
      <w:pPr>
        <w:jc w:val="both"/>
        <w:rPr>
          <w:ins w:id="199" w:author="Asya Kostanyan" w:date="2025-11-20T14:29:00Z" w16du:dateUtc="2025-11-20T14:29:00Z"/>
        </w:rPr>
      </w:pPr>
      <w:ins w:id="200" w:author="Asya Kostanyan" w:date="2025-11-20T14:28:00Z" w16du:dateUtc="2025-11-20T14:28:00Z">
        <w:r w:rsidRPr="00444C04">
          <w:rPr>
            <w:rPrChange w:id="201" w:author="Asya Kostanyan" w:date="2025-11-20T14:28:00Z" w16du:dateUtc="2025-11-20T14:28:00Z">
              <w:rPr>
                <w:b/>
                <w:bCs/>
              </w:rPr>
            </w:rPrChange>
          </w:rPr>
          <w:t xml:space="preserve">All FPAS scenarios </w:t>
        </w:r>
      </w:ins>
      <w:ins w:id="202" w:author="Asya Kostanyan" w:date="2025-11-20T14:29:00Z" w16du:dateUtc="2025-11-20T14:29:00Z">
        <w:r w:rsidRPr="00444C04">
          <w:t xml:space="preserve">should </w:t>
        </w:r>
        <w:r>
          <w:t>answer the following questions:</w:t>
        </w:r>
      </w:ins>
    </w:p>
    <w:p w14:paraId="4DB72ACF" w14:textId="7B97764C" w:rsidR="00444C04" w:rsidRDefault="00444C04" w:rsidP="00444C04">
      <w:pPr>
        <w:pStyle w:val="ListParagraph"/>
        <w:numPr>
          <w:ilvl w:val="0"/>
          <w:numId w:val="67"/>
        </w:numPr>
        <w:jc w:val="both"/>
        <w:rPr>
          <w:ins w:id="203" w:author="Asya Kostanyan" w:date="2025-11-20T14:29:00Z" w16du:dateUtc="2025-11-20T14:29:00Z"/>
        </w:rPr>
      </w:pPr>
      <w:ins w:id="204" w:author="Asya Kostanyan" w:date="2025-11-20T14:29:00Z" w16du:dateUtc="2025-11-20T14:29:00Z">
        <w:r>
          <w:t>Where is the economy now?</w:t>
        </w:r>
      </w:ins>
    </w:p>
    <w:p w14:paraId="3E0F1B33" w14:textId="2F15D3F4" w:rsidR="00444C04" w:rsidRDefault="00444C04" w:rsidP="00444C04">
      <w:pPr>
        <w:pStyle w:val="ListParagraph"/>
        <w:numPr>
          <w:ilvl w:val="0"/>
          <w:numId w:val="67"/>
        </w:numPr>
        <w:jc w:val="both"/>
        <w:rPr>
          <w:ins w:id="205" w:author="Asya Kostanyan" w:date="2025-11-20T14:29:00Z" w16du:dateUtc="2025-11-20T14:29:00Z"/>
        </w:rPr>
      </w:pPr>
      <w:ins w:id="206" w:author="Asya Kostanyan" w:date="2025-11-20T14:29:00Z" w16du:dateUtc="2025-11-20T14:29:00Z">
        <w:r>
          <w:t>What are the underlying forces driving the economy?</w:t>
        </w:r>
      </w:ins>
    </w:p>
    <w:p w14:paraId="3BDEF17D" w14:textId="1BDEE59F" w:rsidR="00444C04" w:rsidRDefault="00444C04" w:rsidP="00444C04">
      <w:pPr>
        <w:pStyle w:val="ListParagraph"/>
        <w:numPr>
          <w:ilvl w:val="0"/>
          <w:numId w:val="67"/>
        </w:numPr>
        <w:jc w:val="both"/>
        <w:rPr>
          <w:ins w:id="207" w:author="Asya Kostanyan" w:date="2025-11-20T14:30:00Z" w16du:dateUtc="2025-11-20T14:30:00Z"/>
        </w:rPr>
      </w:pPr>
      <w:ins w:id="208" w:author="Asya Kostanyan" w:date="2025-11-20T14:29:00Z" w16du:dateUtc="2025-11-20T14:29:00Z">
        <w:r>
          <w:t xml:space="preserve">How should policy adjust its tools </w:t>
        </w:r>
      </w:ins>
      <w:ins w:id="209" w:author="Asya Kostanyan" w:date="2025-11-20T14:30:00Z" w16du:dateUtc="2025-11-20T14:30:00Z">
        <w:r>
          <w:t>to achieve its targets.</w:t>
        </w:r>
      </w:ins>
    </w:p>
    <w:p w14:paraId="76F0B873" w14:textId="188C0550" w:rsidR="003F0D4C" w:rsidRDefault="003F0D4C" w:rsidP="003F0D4C">
      <w:pPr>
        <w:jc w:val="both"/>
        <w:rPr>
          <w:ins w:id="210" w:author="Asya Kostanyan" w:date="2025-11-20T16:47:00Z" w16du:dateUtc="2025-11-20T16:47:00Z"/>
        </w:rPr>
      </w:pPr>
      <w:ins w:id="211" w:author="Asya Kostanyan" w:date="2025-11-20T16:47:00Z" w16du:dateUtc="2025-11-20T16:47:00Z">
        <w:r>
          <w:t xml:space="preserve">Every projection and policy analysis cycle begins with a fundamental question: where is the economy now? Economists use their expertise to interpret current economic conditions, considering how different developments fit together and what they reveal about the underlying state of the economy. This requires judgment—understanding how </w:t>
        </w:r>
        <w:r>
          <w:t>the economy is behaving</w:t>
        </w:r>
        <w:r>
          <w:t>, and assessing which forces are likely to matter most.</w:t>
        </w:r>
      </w:ins>
    </w:p>
    <w:p w14:paraId="0BE0FB1B" w14:textId="77777777" w:rsidR="003F0D4C" w:rsidRDefault="003F0D4C" w:rsidP="003F0D4C">
      <w:pPr>
        <w:jc w:val="both"/>
        <w:rPr>
          <w:ins w:id="212" w:author="Asya Kostanyan" w:date="2025-11-20T16:47:00Z" w16du:dateUtc="2025-11-20T16:47:00Z"/>
        </w:rPr>
      </w:pPr>
    </w:p>
    <w:p w14:paraId="2144181F" w14:textId="680C1DA6" w:rsidR="003F0D4C" w:rsidRDefault="003F0D4C" w:rsidP="003F0D4C">
      <w:pPr>
        <w:jc w:val="both"/>
        <w:rPr>
          <w:ins w:id="213" w:author="Asya Kostanyan" w:date="2025-11-20T16:47:00Z" w16du:dateUtc="2025-11-20T16:47:00Z"/>
        </w:rPr>
      </w:pPr>
      <w:ins w:id="214" w:author="Asya Kostanyan" w:date="2025-11-20T16:47:00Z" w16du:dateUtc="2025-11-20T16:47:00Z">
        <w:r>
          <w:lastRenderedPageBreak/>
          <w:t xml:space="preserve">A key part of this stage is evaluating whether the risks and developments observed are temporary fluctuations or signs of deeper, more persistent shifts in the economy. Economists translate these assessments into narratives that explain what is happening and why. These narratives are not mechanical outputs; they reflect informed reasoning about the economy’s structure, </w:t>
        </w:r>
        <w:proofErr w:type="spellStart"/>
        <w:r>
          <w:t>behavior</w:t>
        </w:r>
        <w:proofErr w:type="spellEnd"/>
        <w:r>
          <w:t>, and likely trajectory.</w:t>
        </w:r>
      </w:ins>
    </w:p>
    <w:p w14:paraId="65C74B48" w14:textId="4C5E1E13" w:rsidR="003F0D4C" w:rsidRDefault="003F0D4C" w:rsidP="003F0D4C">
      <w:pPr>
        <w:jc w:val="both"/>
        <w:rPr>
          <w:ins w:id="215" w:author="Asya Kostanyan" w:date="2025-11-20T16:47:00Z" w16du:dateUtc="2025-11-20T16:47:00Z"/>
        </w:rPr>
      </w:pPr>
      <w:ins w:id="216" w:author="Asya Kostanyan" w:date="2025-11-20T16:47:00Z" w16du:dateUtc="2025-11-20T16:47:00Z">
        <w:r>
          <w:t xml:space="preserve">As new information emerges, these narratives evolve. The most important requirement is that they remain conceptually consistent across different areas of the economy—growth, inflation, </w:t>
        </w:r>
        <w:proofErr w:type="spellStart"/>
        <w:r>
          <w:t>labor</w:t>
        </w:r>
        <w:proofErr w:type="spellEnd"/>
        <w:r>
          <w:t xml:space="preserve"> markets, external conditions, and expectations. Once established, these coherent narratives become the starting point for constructing future risk scenarios.</w:t>
        </w:r>
      </w:ins>
    </w:p>
    <w:p w14:paraId="170A0A6B" w14:textId="20C2A1D6" w:rsidR="00A17A58" w:rsidDel="00AD478A" w:rsidRDefault="00A17A58" w:rsidP="00A17A58">
      <w:pPr>
        <w:jc w:val="both"/>
        <w:rPr>
          <w:del w:id="217" w:author="Asya Kostanyan" w:date="2025-11-20T14:47:00Z" w16du:dateUtc="2025-11-20T14:47:00Z"/>
          <w:moveTo w:id="218" w:author="Asya Kostanyan" w:date="2025-11-20T14:40:00Z" w16du:dateUtc="2025-11-20T14:40:00Z"/>
        </w:rPr>
      </w:pPr>
      <w:moveToRangeStart w:id="219" w:author="Asya Kostanyan" w:date="2025-11-20T14:40:00Z" w:name="move214542047"/>
      <w:moveTo w:id="220" w:author="Asya Kostanyan" w:date="2025-11-20T14:40:00Z" w16du:dateUtc="2025-11-20T14:40:00Z">
        <w:r>
          <w:t xml:space="preserve">The Staff are encouraged to challenge the status quo about the underlying features in the economy. This typically means hypothesizing about alternative views about key unobserved variables such as potential output, the NAIRU, the country risk premium, the neutral interest rate, and inflation expectations both domestically and in foreign economies. The implications of this analysis can change our views about where the economy is </w:t>
        </w:r>
        <w:proofErr w:type="spellStart"/>
        <w:r>
          <w:t>today.</w:t>
        </w:r>
      </w:moveTo>
    </w:p>
    <w:moveToRangeEnd w:id="219"/>
    <w:p w14:paraId="71D869E9" w14:textId="54FD0B53" w:rsidR="00A17A58" w:rsidRPr="00444C04" w:rsidDel="00A17A58" w:rsidRDefault="00A17A58" w:rsidP="00444C04">
      <w:pPr>
        <w:jc w:val="both"/>
        <w:rPr>
          <w:del w:id="221" w:author="Asya Kostanyan" w:date="2025-11-20T14:40:00Z" w16du:dateUtc="2025-11-20T14:40:00Z"/>
          <w:rPrChange w:id="222" w:author="Asya Kostanyan" w:date="2025-11-20T14:28:00Z" w16du:dateUtc="2025-11-20T14:28:00Z">
            <w:rPr>
              <w:del w:id="223" w:author="Asya Kostanyan" w:date="2025-11-20T14:40:00Z" w16du:dateUtc="2025-11-20T14:40:00Z"/>
              <w:b/>
              <w:bCs/>
            </w:rPr>
          </w:rPrChange>
        </w:rPr>
      </w:pPr>
    </w:p>
    <w:p w14:paraId="6E20963F" w14:textId="2F644564" w:rsidR="000451A7" w:rsidDel="003F0D4C" w:rsidRDefault="003F0D4C" w:rsidP="000451A7">
      <w:pPr>
        <w:jc w:val="both"/>
        <w:rPr>
          <w:del w:id="224" w:author="Asya Kostanyan" w:date="2025-11-20T16:50:00Z" w16du:dateUtc="2025-11-20T16:50:00Z"/>
        </w:rPr>
      </w:pPr>
      <w:ins w:id="225" w:author="Asya Kostanyan" w:date="2025-11-20T16:50:00Z" w16du:dateUtc="2025-11-20T16:50:00Z">
        <w:r w:rsidRPr="003F0D4C">
          <w:t>The</w:t>
        </w:r>
        <w:proofErr w:type="spellEnd"/>
        <w:r w:rsidRPr="003F0D4C">
          <w:t xml:space="preserve"> narratives evolve as new information emerges, and staff continuously revisit their initial assessments—refining existing narratives or developing new ones when economic conditions shift. Although high-frequency indicators provide timely signals about developments in inflation, </w:t>
        </w:r>
        <w:proofErr w:type="spellStart"/>
        <w:r w:rsidRPr="003F0D4C">
          <w:t>labor</w:t>
        </w:r>
        <w:proofErr w:type="spellEnd"/>
        <w:r w:rsidRPr="003F0D4C">
          <w:t xml:space="preserve"> markets, external conditions, credit activity, and expectations, their value lies in how economists interpret them, not in the data alone. These signals help inform real-time judgments about the economy’s direction, but it is the staff’s economic reasoning—rather than any model or statistical tool—that ultimately shapes the diagnosis of current conditions and the understanding of underlying </w:t>
        </w:r>
        <w:proofErr w:type="spellStart"/>
        <w:r w:rsidRPr="003F0D4C">
          <w:t>forces.</w:t>
        </w:r>
      </w:ins>
      <w:del w:id="226" w:author="Asya Kostanyan" w:date="2025-11-20T14:40:00Z" w16du:dateUtc="2025-11-20T14:40:00Z">
        <w:r w:rsidR="000451A7" w:rsidDel="00A17A58">
          <w:delText xml:space="preserve">The first stage diagnoses current economic conditions. </w:delText>
        </w:r>
      </w:del>
      <w:del w:id="227" w:author="Asya Kostanyan" w:date="2025-11-20T16:50:00Z" w16du:dateUtc="2025-11-20T16:50:00Z">
        <w:r w:rsidR="000451A7" w:rsidDel="003F0D4C">
          <w:delText xml:space="preserve">High-frequency indicators </w:delText>
        </w:r>
      </w:del>
      <w:del w:id="228" w:author="Asya Kostanyan" w:date="2025-11-20T14:55:00Z" w16du:dateUtc="2025-11-20T14:55:00Z">
        <w:r w:rsidR="000451A7" w:rsidDel="00802E95">
          <w:delText xml:space="preserve">covering </w:delText>
        </w:r>
      </w:del>
      <w:del w:id="229" w:author="Asya Kostanyan" w:date="2025-11-20T16:50:00Z" w16du:dateUtc="2025-11-20T16:50:00Z">
        <w:r w:rsidR="000451A7" w:rsidDel="003F0D4C">
          <w:delText>inflation dynamics, labour markets, external trends, credit developments, and expectations</w:delText>
        </w:r>
      </w:del>
      <w:del w:id="230" w:author="Asya Kostanyan" w:date="2025-11-20T14:55:00Z" w16du:dateUtc="2025-11-20T14:55:00Z">
        <w:r w:rsidR="000451A7" w:rsidDel="00802E95">
          <w:delText xml:space="preserve"> are compiled</w:delText>
        </w:r>
      </w:del>
      <w:del w:id="231" w:author="Asya Kostanyan" w:date="2025-11-20T16:50:00Z" w16du:dateUtc="2025-11-20T16:50:00Z">
        <w:r w:rsidR="000451A7" w:rsidDel="003F0D4C">
          <w:delText xml:space="preserve">. </w:delText>
        </w:r>
      </w:del>
      <w:del w:id="232" w:author="Asya Kostanyan" w:date="2025-11-20T14:55:00Z" w16du:dateUtc="2025-11-20T14:55:00Z">
        <w:r w:rsidR="000451A7" w:rsidDel="00802E95">
          <w:delText>Advanced nowcasting and mixed-frequency models help estimate real-time eco</w:delText>
        </w:r>
      </w:del>
      <w:del w:id="233" w:author="Asya Kostanyan" w:date="2025-11-20T14:34:00Z" w16du:dateUtc="2025-11-20T14:34:00Z">
        <w:r w:rsidR="000451A7" w:rsidDel="00A17A58">
          <w:delText xml:space="preserve">- </w:delText>
        </w:r>
      </w:del>
      <w:del w:id="234" w:author="Asya Kostanyan" w:date="2025-11-20T14:55:00Z" w16du:dateUtc="2025-11-20T14:55:00Z">
        <w:r w:rsidR="000451A7" w:rsidDel="00802E95">
          <w:delText>nomic conditions, including output and core inflation.</w:delText>
        </w:r>
      </w:del>
    </w:p>
    <w:p w14:paraId="7330E007" w14:textId="3D61B041" w:rsidR="000451A7" w:rsidDel="00A17A58" w:rsidRDefault="000451A7" w:rsidP="000451A7">
      <w:pPr>
        <w:jc w:val="both"/>
        <w:rPr>
          <w:del w:id="235" w:author="Asya Kostanyan" w:date="2025-11-20T14:36:00Z" w16du:dateUtc="2025-11-20T14:36:00Z"/>
        </w:rPr>
      </w:pPr>
      <w:del w:id="236" w:author="Asya Kostanyan" w:date="2025-11-20T14:36:00Z" w16du:dateUtc="2025-11-20T14:36:00Z">
        <w:r w:rsidDel="00A17A58">
          <w:delText>The goal is not merely describing recent data but identifying potential underlying forces driving it. Staff presentations present reasons for why the latest developments are part of a temporary or more persistent narrative and analyse how domestic and global factors interact.</w:delText>
        </w:r>
      </w:del>
    </w:p>
    <w:p w14:paraId="350F512C" w14:textId="746105B4" w:rsidR="000451A7" w:rsidDel="00A17A58" w:rsidRDefault="000451A7" w:rsidP="000451A7">
      <w:pPr>
        <w:jc w:val="both"/>
        <w:rPr>
          <w:moveFrom w:id="237" w:author="Asya Kostanyan" w:date="2025-11-20T14:40:00Z" w16du:dateUtc="2025-11-20T14:40:00Z"/>
        </w:rPr>
      </w:pPr>
      <w:moveFromRangeStart w:id="238" w:author="Asya Kostanyan" w:date="2025-11-20T14:40:00Z" w:name="move214542047"/>
      <w:moveFrom w:id="239" w:author="Asya Kostanyan" w:date="2025-11-20T14:40:00Z" w16du:dateUtc="2025-11-20T14:40:00Z">
        <w:r w:rsidDel="00A17A58">
          <w:t xml:space="preserve">The Staff are encouraged to challenge the status quo about the underlying features in the economy. This typically means hypothesizing about alternative views about key unobserved variables such as potential output, the NAIRU, the country risk premium, the </w:t>
        </w:r>
        <w:r w:rsidDel="00A17A58">
          <w:lastRenderedPageBreak/>
          <w:t>neutral interest rate, and inflation expectations both domestically and in foreign economies. The implications of this analysis can change our views about where the economy is today.</w:t>
        </w:r>
      </w:moveFrom>
    </w:p>
    <w:moveFromRangeEnd w:id="238"/>
    <w:p w14:paraId="01CF4D89" w14:textId="3472198C" w:rsidR="000451A7" w:rsidRDefault="000451A7" w:rsidP="000451A7">
      <w:pPr>
        <w:jc w:val="both"/>
        <w:rPr>
          <w:ins w:id="240" w:author="Asya Kostanyan" w:date="2025-11-20T14:58:00Z" w16du:dateUtc="2025-11-20T14:58:00Z"/>
        </w:rPr>
      </w:pPr>
      <w:r>
        <w:t>For</w:t>
      </w:r>
      <w:proofErr w:type="spellEnd"/>
      <w:r>
        <w:t xml:space="preserve"> example, in 2022, when Russia invaded Ukraine, the general consensus at the time among the Board was that this was going to have negative implications on the Armenian economy. Meanwhile, there was at least one board member at the time, who had a completely different interpretation of the shock, who said that it would ultimately benefit the Armenian economy i.e. higher potential output. In this instance, the </w:t>
      </w:r>
      <w:del w:id="241" w:author="Asya Kostanyan" w:date="2025-11-20T14:41:00Z" w16du:dateUtc="2025-11-20T14:41:00Z">
        <w:r w:rsidDel="00A17A58">
          <w:delText>assumptions about the initial conditions</w:delText>
        </w:r>
      </w:del>
      <w:ins w:id="242" w:author="Asya Kostanyan" w:date="2025-11-20T14:41:00Z" w16du:dateUtc="2025-11-20T14:41:00Z">
        <w:r w:rsidR="00A17A58">
          <w:t>narrative</w:t>
        </w:r>
        <w:r w:rsidR="00AD478A">
          <w:t>s</w:t>
        </w:r>
        <w:r w:rsidR="00A17A58">
          <w:t xml:space="preserve"> about </w:t>
        </w:r>
        <w:r w:rsidR="00AD478A">
          <w:t>the  state</w:t>
        </w:r>
      </w:ins>
      <w:r>
        <w:t xml:space="preserve"> of the economy could be very different from each other moving forward depending on </w:t>
      </w:r>
      <w:del w:id="243" w:author="Asya Kostanyan" w:date="2025-11-20T14:41:00Z" w16du:dateUtc="2025-11-20T14:41:00Z">
        <w:r w:rsidDel="00AD478A">
          <w:delText>ones</w:delText>
        </w:r>
      </w:del>
      <w:ins w:id="244" w:author="Asya Kostanyan" w:date="2025-11-20T14:41:00Z" w16du:dateUtc="2025-11-20T14:41:00Z">
        <w:r w:rsidR="00AD478A">
          <w:t>one’s</w:t>
        </w:r>
      </w:ins>
      <w:r>
        <w:t xml:space="preserve"> views of potential output which would have significant implications on estimates of the output gap.</w:t>
      </w:r>
    </w:p>
    <w:p w14:paraId="696BC292" w14:textId="77777777" w:rsidR="003F0D4C" w:rsidRPr="003F0D4C" w:rsidRDefault="003F0D4C" w:rsidP="003F0D4C">
      <w:pPr>
        <w:jc w:val="both"/>
        <w:rPr>
          <w:ins w:id="245" w:author="Asya Kostanyan" w:date="2025-11-20T16:52:00Z"/>
        </w:rPr>
      </w:pPr>
      <w:ins w:id="246" w:author="Asya Kostanyan" w:date="2025-11-20T16:52:00Z">
        <w:r w:rsidRPr="003F0D4C">
          <w:t xml:space="preserve">Staff meet with the Board on a regular basis to update them on current economic conditions and the evolving narratives. These weekly briefings—held without fail every Wednesday afternoon—ensure that the assessment of risks, uncertainties, and underlying forces remains a </w:t>
        </w:r>
        <w:r w:rsidRPr="003F0D4C">
          <w:rPr>
            <w:rPrChange w:id="247" w:author="Asya Kostanyan" w:date="2025-11-20T16:52:00Z" w16du:dateUtc="2025-11-20T16:52:00Z">
              <w:rPr>
                <w:b/>
                <w:bCs/>
              </w:rPr>
            </w:rPrChange>
          </w:rPr>
          <w:t>continuous and ongoing conversation</w:t>
        </w:r>
        <w:r w:rsidRPr="003F0D4C">
          <w:t>, rather than something compressed into the days immediately preceding a policy decision. This steady rhythm of discussion keeps the Board closely connected to the evolving economic landscape throughout the entire policy cycle.</w:t>
        </w:r>
      </w:ins>
    </w:p>
    <w:p w14:paraId="51E0F9DF" w14:textId="1E2E186D" w:rsidR="00802E95" w:rsidDel="003F0D4C" w:rsidRDefault="00802E95" w:rsidP="00C9074A">
      <w:pPr>
        <w:jc w:val="both"/>
        <w:rPr>
          <w:del w:id="248" w:author="Asya Kostanyan" w:date="2025-11-20T16:52:00Z" w16du:dateUtc="2025-11-20T16:52:00Z"/>
        </w:rPr>
      </w:pPr>
    </w:p>
    <w:p w14:paraId="08DE202B" w14:textId="6CAB94E2" w:rsidR="000451A7" w:rsidRPr="000451A7" w:rsidRDefault="000451A7" w:rsidP="000451A7">
      <w:pPr>
        <w:jc w:val="both"/>
        <w:rPr>
          <w:b/>
          <w:bCs/>
        </w:rPr>
      </w:pPr>
      <w:r w:rsidRPr="000451A7">
        <w:rPr>
          <w:b/>
          <w:bCs/>
        </w:rPr>
        <w:t>3.</w:t>
      </w:r>
      <w:r>
        <w:rPr>
          <w:b/>
          <w:bCs/>
        </w:rPr>
        <w:t xml:space="preserve"> </w:t>
      </w:r>
      <w:r w:rsidRPr="000451A7">
        <w:rPr>
          <w:b/>
          <w:bCs/>
        </w:rPr>
        <w:t>Stage Two: Scenario Development - What are the underlying forces?</w:t>
      </w:r>
    </w:p>
    <w:p w14:paraId="1504C9AE" w14:textId="14F9E707" w:rsidR="00802E95" w:rsidRDefault="000E7F49" w:rsidP="000451A7">
      <w:pPr>
        <w:jc w:val="both"/>
        <w:rPr>
          <w:ins w:id="249" w:author="Asya Kostanyan" w:date="2025-11-20T14:56:00Z" w16du:dateUtc="2025-11-20T14:56:00Z"/>
        </w:rPr>
      </w:pPr>
      <w:ins w:id="250" w:author="Asya Kostanyan" w:date="2025-11-20T16:53:00Z">
        <w:r w:rsidRPr="000E7F49">
          <w:t xml:space="preserve">At this stage, staff begin constructing the Mark II illustrative scenarios. They receive each Board member’s </w:t>
        </w:r>
        <w:r w:rsidRPr="000E7F49">
          <w:rPr>
            <w:i/>
            <w:iCs/>
          </w:rPr>
          <w:t>Initial Macroeconomic Risk Assessment</w:t>
        </w:r>
        <w:r w:rsidRPr="000E7F49">
          <w:t>—the one-pager that outlines the member’s interpretation of the key forces shaping the economy, the risks and shocks they consider most relevant, and the adverse developments they believe warrant the greatest attention. These one-pagers provide the starting point for translating individual perspectives into a coherent set of scenarios that reflect the full range of concerns within the Board.</w:t>
        </w:r>
      </w:ins>
    </w:p>
    <w:p w14:paraId="4C84C938" w14:textId="63502769" w:rsidR="000451A7" w:rsidRDefault="000451A7" w:rsidP="000451A7">
      <w:pPr>
        <w:jc w:val="both"/>
      </w:pPr>
      <w:r>
        <w:t>Staff construct a set of internally consistent scenarios: a market reference, a Case A where the path of the policy rate is above the market reference scenario, and a Case B where the path of the policy rate is below the market reference scenario. These scenarios incorporate shocks relevant to Armenia’s economic environment, including commodity prices, external demand, financial conditions, and domestic risks.</w:t>
      </w:r>
    </w:p>
    <w:p w14:paraId="2ED09EC7" w14:textId="0A346700" w:rsidR="000451A7" w:rsidRDefault="000451A7" w:rsidP="000451A7">
      <w:pPr>
        <w:jc w:val="both"/>
        <w:rPr>
          <w:ins w:id="251" w:author="Asya Kostanyan" w:date="2025-11-20T15:19:00Z" w16du:dateUtc="2025-11-20T15:19:00Z"/>
        </w:rPr>
      </w:pPr>
      <w:r>
        <w:t xml:space="preserve">Each scenario includes a narrative about what drives </w:t>
      </w:r>
      <w:del w:id="252" w:author="Asya Kostanyan" w:date="2025-11-20T15:07:00Z" w16du:dateUtc="2025-11-20T15:07:00Z">
        <w:r w:rsidDel="00997548">
          <w:delText>inflation and output</w:delText>
        </w:r>
      </w:del>
      <w:ins w:id="253" w:author="Asya Kostanyan" w:date="2025-11-20T15:07:00Z" w16du:dateUtc="2025-11-20T15:07:00Z">
        <w:r w:rsidR="00997548">
          <w:t>economy</w:t>
        </w:r>
      </w:ins>
      <w:r>
        <w:t xml:space="preserve"> under that path. </w:t>
      </w:r>
      <w:del w:id="254" w:author="Asya Kostanyan" w:date="2025-11-20T15:08:00Z" w16du:dateUtc="2025-11-20T15:08:00Z">
        <w:r w:rsidDel="00997548">
          <w:delText>The model</w:delText>
        </w:r>
      </w:del>
      <w:ins w:id="255" w:author="Asya Kostanyan" w:date="2025-11-20T15:08:00Z" w16du:dateUtc="2025-11-20T15:08:00Z">
        <w:r w:rsidR="00997548">
          <w:t xml:space="preserve">The Staff uses suite of models that </w:t>
        </w:r>
      </w:ins>
      <w:del w:id="256" w:author="Asya Kostanyan" w:date="2025-11-20T15:08:00Z" w16du:dateUtc="2025-11-20T15:08:00Z">
        <w:r w:rsidDel="00997548">
          <w:delText xml:space="preserve"> </w:delText>
        </w:r>
      </w:del>
      <w:r>
        <w:t>provide</w:t>
      </w:r>
      <w:del w:id="257" w:author="Asya Kostanyan" w:date="2025-11-20T15:08:00Z" w16du:dateUtc="2025-11-20T15:08:00Z">
        <w:r w:rsidDel="00997548">
          <w:delText>s</w:delText>
        </w:r>
      </w:del>
      <w:r>
        <w:t xml:space="preserve"> quantitative projections </w:t>
      </w:r>
      <w:r>
        <w:lastRenderedPageBreak/>
        <w:t xml:space="preserve">of </w:t>
      </w:r>
      <w:del w:id="258" w:author="Asya Kostanyan" w:date="2025-11-20T15:08:00Z" w16du:dateUtc="2025-11-20T15:08:00Z">
        <w:r w:rsidDel="00997548">
          <w:delText xml:space="preserve">the </w:delText>
        </w:r>
      </w:del>
      <w:r>
        <w:t>narrative</w:t>
      </w:r>
      <w:ins w:id="259" w:author="Asya Kostanyan" w:date="2025-11-20T15:08:00Z" w16du:dateUtc="2025-11-20T15:08:00Z">
        <w:r w:rsidR="00997548">
          <w:t>s and risk scenarios</w:t>
        </w:r>
      </w:ins>
      <w:del w:id="260" w:author="Asya Kostanyan" w:date="2025-11-20T15:08:00Z" w16du:dateUtc="2025-11-20T15:08:00Z">
        <w:r w:rsidDel="00997548">
          <w:delText xml:space="preserve"> and ensures a path of the economy the brings the economy back to equilibrium in a macroeconomic-consistent manner</w:delText>
        </w:r>
      </w:del>
      <w:r>
        <w:t>. However, the projections are ultimately expert-driven with extensive analysis</w:t>
      </w:r>
      <w:ins w:id="261" w:author="Asya Kostanyan" w:date="2025-11-20T15:09:00Z" w16du:dateUtc="2025-11-20T15:09:00Z">
        <w:r w:rsidR="00997548">
          <w:t xml:space="preserve"> and judgement</w:t>
        </w:r>
      </w:ins>
      <w:r>
        <w:t xml:space="preserve"> to support their plausibility. In FPAS Mark II, scenarios are not alternatives to choose from but tools to evaluate risks and trade-offs. </w:t>
      </w:r>
      <w:del w:id="262" w:author="Asya Kostanyan" w:date="2025-11-20T15:09:00Z" w16du:dateUtc="2025-11-20T15:09:00Z">
        <w:r w:rsidDel="00997548">
          <w:delText>The Board</w:delText>
        </w:r>
      </w:del>
      <w:ins w:id="263" w:author="Asya Kostanyan" w:date="2025-11-20T15:09:00Z" w16du:dateUtc="2025-11-20T15:09:00Z">
        <w:r w:rsidR="00997548">
          <w:t>They help</w:t>
        </w:r>
      </w:ins>
      <w:r>
        <w:t xml:space="preserve"> assess</w:t>
      </w:r>
      <w:ins w:id="264" w:author="Asya Kostanyan" w:date="2025-11-20T15:09:00Z" w16du:dateUtc="2025-11-20T15:09:00Z">
        <w:r w:rsidR="00997548">
          <w:t>ing</w:t>
        </w:r>
      </w:ins>
      <w:del w:id="265" w:author="Asya Kostanyan" w:date="2025-11-20T15:09:00Z" w16du:dateUtc="2025-11-20T15:09:00Z">
        <w:r w:rsidDel="00997548">
          <w:delText>es</w:delText>
        </w:r>
      </w:del>
      <w:r>
        <w:t xml:space="preserve"> where the balance of risks lies and how those risks could shift.</w:t>
      </w:r>
    </w:p>
    <w:p w14:paraId="16ED3ACB" w14:textId="77777777" w:rsidR="00C9074A" w:rsidRDefault="00C9074A" w:rsidP="000451A7">
      <w:pPr>
        <w:jc w:val="both"/>
      </w:pPr>
    </w:p>
    <w:p w14:paraId="1467F37D" w14:textId="56F2BC64" w:rsidR="000451A7" w:rsidRPr="00C9074A" w:rsidRDefault="000451A7" w:rsidP="00C9074A">
      <w:pPr>
        <w:jc w:val="both"/>
        <w:rPr>
          <w:ins w:id="266" w:author="Asya Kostanyan" w:date="2025-11-20T15:19:00Z" w16du:dateUtc="2025-11-20T15:19:00Z"/>
          <w:b/>
          <w:bCs/>
          <w:rPrChange w:id="267" w:author="Asya Kostanyan" w:date="2025-11-20T15:19:00Z" w16du:dateUtc="2025-11-20T15:19:00Z">
            <w:rPr>
              <w:ins w:id="268" w:author="Asya Kostanyan" w:date="2025-11-20T15:19:00Z" w16du:dateUtc="2025-11-20T15:19:00Z"/>
            </w:rPr>
          </w:rPrChange>
        </w:rPr>
      </w:pPr>
      <w:del w:id="269" w:author="Asya Kostanyan" w:date="2025-11-20T15:19:00Z" w16du:dateUtc="2025-11-20T15:19:00Z">
        <w:r w:rsidRPr="00C9074A" w:rsidDel="00C9074A">
          <w:rPr>
            <w:b/>
            <w:bCs/>
            <w:rPrChange w:id="270" w:author="Asya Kostanyan" w:date="2025-11-20T15:19:00Z" w16du:dateUtc="2025-11-20T15:19:00Z">
              <w:rPr/>
            </w:rPrChange>
          </w:rPr>
          <w:delText xml:space="preserve">4. </w:delText>
        </w:r>
      </w:del>
      <w:r w:rsidRPr="00C9074A">
        <w:rPr>
          <w:b/>
          <w:bCs/>
          <w:rPrChange w:id="271" w:author="Asya Kostanyan" w:date="2025-11-20T15:19:00Z" w16du:dateUtc="2025-11-20T15:19:00Z">
            <w:rPr/>
          </w:rPrChange>
        </w:rPr>
        <w:t xml:space="preserve">Stage Three: Policy </w:t>
      </w:r>
      <w:del w:id="272" w:author="Asya Kostanyan" w:date="2025-11-20T15:13:00Z" w16du:dateUtc="2025-11-20T15:13:00Z">
        <w:r w:rsidRPr="00C9074A" w:rsidDel="00C9074A">
          <w:rPr>
            <w:b/>
            <w:bCs/>
            <w:rPrChange w:id="273" w:author="Asya Kostanyan" w:date="2025-11-20T15:19:00Z" w16du:dateUtc="2025-11-20T15:19:00Z">
              <w:rPr/>
            </w:rPrChange>
          </w:rPr>
          <w:delText xml:space="preserve">Simulation </w:delText>
        </w:r>
      </w:del>
      <w:ins w:id="274" w:author="Asya Kostanyan" w:date="2025-11-20T15:13:00Z" w16du:dateUtc="2025-11-20T15:13:00Z">
        <w:r w:rsidR="00C9074A" w:rsidRPr="00C9074A">
          <w:rPr>
            <w:b/>
            <w:bCs/>
            <w:rPrChange w:id="275" w:author="Asya Kostanyan" w:date="2025-11-20T15:19:00Z" w16du:dateUtc="2025-11-20T15:19:00Z">
              <w:rPr/>
            </w:rPrChange>
          </w:rPr>
          <w:t>Decision</w:t>
        </w:r>
        <w:r w:rsidR="00C9074A" w:rsidRPr="00C9074A">
          <w:rPr>
            <w:b/>
            <w:bCs/>
            <w:rPrChange w:id="276" w:author="Asya Kostanyan" w:date="2025-11-20T15:19:00Z" w16du:dateUtc="2025-11-20T15:19:00Z">
              <w:rPr/>
            </w:rPrChange>
          </w:rPr>
          <w:t xml:space="preserve"> </w:t>
        </w:r>
      </w:ins>
      <w:r w:rsidRPr="00C9074A">
        <w:rPr>
          <w:b/>
          <w:bCs/>
          <w:rPrChange w:id="277" w:author="Asya Kostanyan" w:date="2025-11-20T15:19:00Z" w16du:dateUtc="2025-11-20T15:19:00Z">
            <w:rPr/>
          </w:rPrChange>
        </w:rPr>
        <w:t>- The Least-Regrets Evaluation</w:t>
      </w:r>
    </w:p>
    <w:p w14:paraId="1B086039" w14:textId="77777777" w:rsidR="0012390D" w:rsidRDefault="00C9074A" w:rsidP="00C9074A">
      <w:pPr>
        <w:jc w:val="both"/>
        <w:rPr>
          <w:ins w:id="278" w:author="Asya Kostanyan" w:date="2025-11-20T15:23:00Z" w16du:dateUtc="2025-11-20T15:23:00Z"/>
        </w:rPr>
      </w:pPr>
      <w:ins w:id="279" w:author="Asya Kostanyan" w:date="2025-11-20T15:19:00Z">
        <w:r w:rsidRPr="00C9074A">
          <w:rPr>
            <w:rPrChange w:id="280" w:author="Asya Kostanyan" w:date="2025-11-20T15:19:00Z" w16du:dateUtc="2025-11-20T15:19:00Z">
              <w:rPr>
                <w:b/>
                <w:bCs/>
              </w:rPr>
            </w:rPrChange>
          </w:rPr>
          <w:t xml:space="preserve">Against the backdrop of </w:t>
        </w:r>
      </w:ins>
      <w:ins w:id="281" w:author="Asya Kostanyan" w:date="2025-11-20T15:23:00Z" w16du:dateUtc="2025-11-20T15:23:00Z">
        <w:r w:rsidR="0012390D">
          <w:t>entire policy round’s</w:t>
        </w:r>
      </w:ins>
      <w:ins w:id="282" w:author="Asya Kostanyan" w:date="2025-11-20T15:19:00Z">
        <w:r w:rsidRPr="00C9074A">
          <w:rPr>
            <w:rPrChange w:id="283" w:author="Asya Kostanyan" w:date="2025-11-20T15:19:00Z" w16du:dateUtc="2025-11-20T15:19:00Z">
              <w:rPr>
                <w:b/>
                <w:bCs/>
              </w:rPr>
            </w:rPrChange>
          </w:rPr>
          <w:t xml:space="preserve"> lively</w:t>
        </w:r>
      </w:ins>
      <w:ins w:id="284" w:author="Asya Kostanyan" w:date="2025-11-20T15:19:00Z" w16du:dateUtc="2025-11-20T15:19:00Z">
        <w:r>
          <w:t xml:space="preserve"> </w:t>
        </w:r>
      </w:ins>
      <w:ins w:id="285" w:author="Asya Kostanyan" w:date="2025-11-20T15:19:00Z">
        <w:r w:rsidRPr="00C9074A">
          <w:rPr>
            <w:rPrChange w:id="286" w:author="Asya Kostanyan" w:date="2025-11-20T15:19:00Z" w16du:dateUtc="2025-11-20T15:19:00Z">
              <w:rPr>
                <w:b/>
                <w:bCs/>
              </w:rPr>
            </w:rPrChange>
          </w:rPr>
          <w:t>discussions and debates of the multiple scenarios and risks, along</w:t>
        </w:r>
      </w:ins>
      <w:ins w:id="287" w:author="Asya Kostanyan" w:date="2025-11-20T15:19:00Z" w16du:dateUtc="2025-11-20T15:19:00Z">
        <w:r>
          <w:t xml:space="preserve"> </w:t>
        </w:r>
      </w:ins>
      <w:ins w:id="288" w:author="Asya Kostanyan" w:date="2025-11-20T15:19:00Z">
        <w:r w:rsidRPr="00C9074A">
          <w:rPr>
            <w:rPrChange w:id="289" w:author="Asya Kostanyan" w:date="2025-11-20T15:19:00Z" w16du:dateUtc="2025-11-20T15:19:00Z">
              <w:rPr>
                <w:b/>
                <w:bCs/>
              </w:rPr>
            </w:rPrChange>
          </w:rPr>
          <w:t xml:space="preserve">with the submission of the final illustrative </w:t>
        </w:r>
      </w:ins>
      <w:ins w:id="290" w:author="Asya Kostanyan" w:date="2025-11-20T15:20:00Z" w16du:dateUtc="2025-11-20T15:20:00Z">
        <w:r>
          <w:t xml:space="preserve">market reference, </w:t>
        </w:r>
      </w:ins>
      <w:ins w:id="291" w:author="Asya Kostanyan" w:date="2025-11-20T15:19:00Z">
        <w:r w:rsidRPr="00C9074A">
          <w:rPr>
            <w:rPrChange w:id="292" w:author="Asya Kostanyan" w:date="2025-11-20T15:19:00Z" w16du:dateUtc="2025-11-20T15:19:00Z">
              <w:rPr>
                <w:b/>
                <w:bCs/>
              </w:rPr>
            </w:rPrChange>
          </w:rPr>
          <w:t>Case A and Case B</w:t>
        </w:r>
      </w:ins>
      <w:ins w:id="293" w:author="Asya Kostanyan" w:date="2025-11-20T15:20:00Z" w16du:dateUtc="2025-11-20T15:20:00Z">
        <w:r>
          <w:t xml:space="preserve"> </w:t>
        </w:r>
      </w:ins>
      <w:ins w:id="294" w:author="Asya Kostanyan" w:date="2025-11-20T15:19:00Z">
        <w:r w:rsidRPr="00C9074A">
          <w:rPr>
            <w:rPrChange w:id="295" w:author="Asya Kostanyan" w:date="2025-11-20T15:19:00Z" w16du:dateUtc="2025-11-20T15:19:00Z">
              <w:rPr>
                <w:b/>
                <w:bCs/>
              </w:rPr>
            </w:rPrChange>
          </w:rPr>
          <w:t>scenarios, Board members would take a vote on the policy decision.</w:t>
        </w:r>
      </w:ins>
      <w:ins w:id="296" w:author="Asya Kostanyan" w:date="2025-11-20T15:20:00Z" w16du:dateUtc="2025-11-20T15:20:00Z">
        <w:r>
          <w:t xml:space="preserve"> </w:t>
        </w:r>
      </w:ins>
      <w:ins w:id="297" w:author="Asya Kostanyan" w:date="2025-11-20T15:19:00Z">
        <w:r w:rsidRPr="00C9074A">
          <w:rPr>
            <w:rPrChange w:id="298" w:author="Asya Kostanyan" w:date="2025-11-20T15:19:00Z" w16du:dateUtc="2025-11-20T15:19:00Z">
              <w:rPr>
                <w:b/>
                <w:bCs/>
              </w:rPr>
            </w:rPrChange>
          </w:rPr>
          <w:t>The Board’s decision would be announced in tandem with issuance of</w:t>
        </w:r>
      </w:ins>
      <w:ins w:id="299" w:author="Asya Kostanyan" w:date="2025-11-20T15:21:00Z" w16du:dateUtc="2025-11-20T15:21:00Z">
        <w:r>
          <w:t xml:space="preserve"> </w:t>
        </w:r>
        <w:r>
          <w:t>the Monetary Policy Report, which would clearly communicate</w:t>
        </w:r>
      </w:ins>
      <w:ins w:id="300" w:author="Asya Kostanyan" w:date="2025-11-20T15:23:00Z" w16du:dateUtc="2025-11-20T15:23:00Z">
        <w:r w:rsidR="0012390D">
          <w:t xml:space="preserve"> </w:t>
        </w:r>
      </w:ins>
      <w:ins w:id="301" w:author="Asya Kostanyan" w:date="2025-11-20T15:21:00Z" w16du:dateUtc="2025-11-20T15:21:00Z">
        <w:r>
          <w:t>through a narrative approach the Board’s decision with reference to</w:t>
        </w:r>
      </w:ins>
      <w:ins w:id="302" w:author="Asya Kostanyan" w:date="2025-11-20T15:23:00Z" w16du:dateUtc="2025-11-20T15:23:00Z">
        <w:r w:rsidR="0012390D">
          <w:t xml:space="preserve"> </w:t>
        </w:r>
      </w:ins>
      <w:ins w:id="303" w:author="Asya Kostanyan" w:date="2025-11-20T15:21:00Z" w16du:dateUtc="2025-11-20T15:21:00Z">
        <w:r>
          <w:t>the scenarios and ingredients considered by policymakers to be most</w:t>
        </w:r>
      </w:ins>
      <w:ins w:id="304" w:author="Asya Kostanyan" w:date="2025-11-20T15:23:00Z" w16du:dateUtc="2025-11-20T15:23:00Z">
        <w:r w:rsidR="0012390D">
          <w:t xml:space="preserve"> </w:t>
        </w:r>
      </w:ins>
      <w:ins w:id="305" w:author="Asya Kostanyan" w:date="2025-11-20T15:21:00Z" w16du:dateUtc="2025-11-20T15:21:00Z">
        <w:r>
          <w:t xml:space="preserve">relevant to the current situation and its uncertainties. </w:t>
        </w:r>
      </w:ins>
    </w:p>
    <w:p w14:paraId="132F5CA6" w14:textId="77777777" w:rsidR="0012390D" w:rsidRDefault="00C9074A" w:rsidP="00C9074A">
      <w:pPr>
        <w:jc w:val="both"/>
        <w:rPr>
          <w:ins w:id="306" w:author="Asya Kostanyan" w:date="2025-11-20T15:24:00Z" w16du:dateUtc="2025-11-20T15:24:00Z"/>
        </w:rPr>
      </w:pPr>
      <w:ins w:id="307" w:author="Asya Kostanyan" w:date="2025-11-20T15:21:00Z" w16du:dateUtc="2025-11-20T15:21:00Z">
        <w:r>
          <w:t>As part of the</w:t>
        </w:r>
      </w:ins>
      <w:ins w:id="308" w:author="Asya Kostanyan" w:date="2025-11-20T15:24:00Z" w16du:dateUtc="2025-11-20T15:24:00Z">
        <w:r w:rsidR="0012390D">
          <w:t xml:space="preserve"> </w:t>
        </w:r>
      </w:ins>
      <w:ins w:id="309" w:author="Asya Kostanyan" w:date="2025-11-20T15:21:00Z" w16du:dateUtc="2025-11-20T15:21:00Z">
        <w:r>
          <w:t>decision-making process, board members would make submissions</w:t>
        </w:r>
      </w:ins>
      <w:ins w:id="310" w:author="Asya Kostanyan" w:date="2025-11-20T15:24:00Z" w16du:dateUtc="2025-11-20T15:24:00Z">
        <w:r w:rsidR="0012390D">
          <w:t xml:space="preserve"> </w:t>
        </w:r>
      </w:ins>
      <w:ins w:id="311" w:author="Asya Kostanyan" w:date="2025-11-20T15:21:00Z" w16du:dateUtc="2025-11-20T15:21:00Z">
        <w:r>
          <w:t xml:space="preserve">that include: </w:t>
        </w:r>
      </w:ins>
    </w:p>
    <w:p w14:paraId="7AF6210E" w14:textId="2BD54EF6" w:rsidR="0012390D" w:rsidRDefault="00C9074A" w:rsidP="0012390D">
      <w:pPr>
        <w:pStyle w:val="ListParagraph"/>
        <w:numPr>
          <w:ilvl w:val="0"/>
          <w:numId w:val="68"/>
        </w:numPr>
        <w:jc w:val="both"/>
        <w:rPr>
          <w:ins w:id="312" w:author="Asya Kostanyan" w:date="2025-11-20T15:24:00Z" w16du:dateUtc="2025-11-20T15:24:00Z"/>
        </w:rPr>
        <w:pPrChange w:id="313" w:author="Asya Kostanyan" w:date="2025-11-20T15:25:00Z" w16du:dateUtc="2025-11-20T15:25:00Z">
          <w:pPr>
            <w:jc w:val="both"/>
          </w:pPr>
        </w:pPrChange>
      </w:pPr>
      <w:ins w:id="314" w:author="Asya Kostanyan" w:date="2025-11-20T15:21:00Z" w16du:dateUtc="2025-11-20T15:21:00Z">
        <w:r>
          <w:t xml:space="preserve">the policy action they propose; </w:t>
        </w:r>
      </w:ins>
    </w:p>
    <w:p w14:paraId="04706D2A" w14:textId="1E46BA87" w:rsidR="0012390D" w:rsidRDefault="00C9074A" w:rsidP="0012390D">
      <w:pPr>
        <w:pStyle w:val="ListParagraph"/>
        <w:numPr>
          <w:ilvl w:val="0"/>
          <w:numId w:val="68"/>
        </w:numPr>
        <w:jc w:val="both"/>
        <w:rPr>
          <w:ins w:id="315" w:author="Asya Kostanyan" w:date="2025-11-20T15:24:00Z" w16du:dateUtc="2025-11-20T15:24:00Z"/>
        </w:rPr>
        <w:pPrChange w:id="316" w:author="Asya Kostanyan" w:date="2025-11-20T15:25:00Z" w16du:dateUtc="2025-11-20T15:25:00Z">
          <w:pPr>
            <w:jc w:val="both"/>
          </w:pPr>
        </w:pPrChange>
      </w:pPr>
      <w:ins w:id="317" w:author="Asya Kostanyan" w:date="2025-11-20T15:21:00Z" w16du:dateUtc="2025-11-20T15:21:00Z">
        <w:r>
          <w:t>how that action</w:t>
        </w:r>
      </w:ins>
      <w:ins w:id="318" w:author="Asya Kostanyan" w:date="2025-11-20T15:24:00Z" w16du:dateUtc="2025-11-20T15:24:00Z">
        <w:r w:rsidR="0012390D">
          <w:t xml:space="preserve"> </w:t>
        </w:r>
      </w:ins>
      <w:ins w:id="319" w:author="Asya Kostanyan" w:date="2025-11-20T15:21:00Z" w16du:dateUtc="2025-11-20T15:21:00Z">
        <w:r>
          <w:t>connects to what they believe may happen in the future and its</w:t>
        </w:r>
      </w:ins>
      <w:ins w:id="320" w:author="Asya Kostanyan" w:date="2025-11-20T15:24:00Z" w16du:dateUtc="2025-11-20T15:24:00Z">
        <w:r w:rsidR="0012390D">
          <w:t xml:space="preserve"> </w:t>
        </w:r>
      </w:ins>
      <w:ins w:id="321" w:author="Asya Kostanyan" w:date="2025-11-20T15:21:00Z" w16du:dateUtc="2025-11-20T15:21:00Z">
        <w:r>
          <w:t xml:space="preserve">ensuing policy implications; </w:t>
        </w:r>
      </w:ins>
    </w:p>
    <w:p w14:paraId="284E9456" w14:textId="0C3D3AE9" w:rsidR="00C9074A" w:rsidRPr="00C9074A" w:rsidRDefault="00C9074A" w:rsidP="0012390D">
      <w:pPr>
        <w:pStyle w:val="ListParagraph"/>
        <w:numPr>
          <w:ilvl w:val="0"/>
          <w:numId w:val="68"/>
        </w:numPr>
        <w:jc w:val="both"/>
        <w:pPrChange w:id="322" w:author="Asya Kostanyan" w:date="2025-11-20T15:25:00Z" w16du:dateUtc="2025-11-20T15:25:00Z">
          <w:pPr>
            <w:jc w:val="both"/>
          </w:pPr>
        </w:pPrChange>
      </w:pPr>
      <w:ins w:id="323" w:author="Asya Kostanyan" w:date="2025-11-20T15:21:00Z" w16du:dateUtc="2025-11-20T15:21:00Z">
        <w:r>
          <w:t>and their commitment to changing</w:t>
        </w:r>
      </w:ins>
      <w:ins w:id="324" w:author="Asya Kostanyan" w:date="2025-11-20T15:24:00Z" w16du:dateUtc="2025-11-20T15:24:00Z">
        <w:r w:rsidR="0012390D">
          <w:t xml:space="preserve"> </w:t>
        </w:r>
      </w:ins>
      <w:ins w:id="325" w:author="Asya Kostanyan" w:date="2025-11-20T15:21:00Z" w16du:dateUtc="2025-11-20T15:21:00Z">
        <w:r>
          <w:t xml:space="preserve">course if new information arises. </w:t>
        </w:r>
      </w:ins>
    </w:p>
    <w:p w14:paraId="72F4C8EA" w14:textId="7B11396B" w:rsidR="000451A7" w:rsidDel="00997548" w:rsidRDefault="000451A7" w:rsidP="000451A7">
      <w:pPr>
        <w:jc w:val="both"/>
        <w:rPr>
          <w:del w:id="326" w:author="Asya Kostanyan" w:date="2025-11-20T15:11:00Z" w16du:dateUtc="2025-11-20T15:11:00Z"/>
        </w:rPr>
      </w:pPr>
      <w:del w:id="327" w:author="Asya Kostanyan" w:date="2025-11-20T15:11:00Z" w16du:dateUtc="2025-11-20T15:11:00Z">
        <w:r w:rsidDel="00997548">
          <w:delText>This is the core of FPAS Mark II. The CBA simulates policy paths-hikes, cuts, or holds- across all scenarios. The purpose is robustness, not optimization. Each policy option is evaluated in terms of potential regret: What would we wish we had done if the world turns out differently than expected?</w:delText>
        </w:r>
      </w:del>
    </w:p>
    <w:p w14:paraId="4F7A0355" w14:textId="21563E9E" w:rsidR="000451A7" w:rsidDel="00997548" w:rsidRDefault="000451A7" w:rsidP="000451A7">
      <w:pPr>
        <w:jc w:val="both"/>
        <w:rPr>
          <w:del w:id="328" w:author="Asya Kostanyan" w:date="2025-11-20T15:11:00Z" w16du:dateUtc="2025-11-20T15:11:00Z"/>
        </w:rPr>
      </w:pPr>
      <w:del w:id="329" w:author="Asya Kostanyan" w:date="2025-11-20T15:11:00Z" w16du:dateUtc="2025-11-20T15:11:00Z">
        <w:r w:rsidDel="00997548">
          <w:delText>Decision tables summarize the projected consequences of each option for inflation, output, and credibility. These tables allow policymakers to compare options side by side and identify which policy stance minimizes the risk of large future regrets. This operationalizes the least- regrets mindset at the heart of Mark II.</w:delText>
        </w:r>
      </w:del>
    </w:p>
    <w:p w14:paraId="39575C75" w14:textId="77777777" w:rsidR="000451A7" w:rsidRDefault="000451A7" w:rsidP="000451A7">
      <w:pPr>
        <w:jc w:val="both"/>
      </w:pPr>
    </w:p>
    <w:p w14:paraId="16DEB48A" w14:textId="20A7DFF0" w:rsidR="000451A7" w:rsidRPr="000451A7" w:rsidRDefault="000451A7" w:rsidP="000451A7">
      <w:pPr>
        <w:jc w:val="both"/>
        <w:rPr>
          <w:b/>
          <w:bCs/>
        </w:rPr>
      </w:pPr>
      <w:r w:rsidRPr="000451A7">
        <w:rPr>
          <w:b/>
          <w:bCs/>
        </w:rPr>
        <w:t>5.</w:t>
      </w:r>
      <w:r>
        <w:rPr>
          <w:b/>
          <w:bCs/>
        </w:rPr>
        <w:t xml:space="preserve"> </w:t>
      </w:r>
      <w:r w:rsidRPr="000451A7">
        <w:rPr>
          <w:b/>
          <w:bCs/>
        </w:rPr>
        <w:t>Stage Four: Communication and Accountability</w:t>
      </w:r>
    </w:p>
    <w:p w14:paraId="315E5BA0" w14:textId="77777777" w:rsidR="000E7F49" w:rsidRDefault="000E7F49" w:rsidP="00106442">
      <w:pPr>
        <w:jc w:val="both"/>
        <w:rPr>
          <w:ins w:id="330" w:author="Asya Kostanyan" w:date="2025-11-20T16:54:00Z" w16du:dateUtc="2025-11-20T16:54:00Z"/>
        </w:rPr>
      </w:pPr>
      <w:ins w:id="331" w:author="Asya Kostanyan" w:date="2025-11-20T16:54:00Z">
        <w:r w:rsidRPr="000E7F49">
          <w:t xml:space="preserve">The final stage of the policy round transforms internal deliberations into clear, public-facing communication. The CBA publishes the policy decision together with an </w:t>
        </w:r>
        <w:r w:rsidRPr="000E7F49">
          <w:lastRenderedPageBreak/>
          <w:t>accompanying Press Release, and the Monetary Policy Report (MPR) is released on the same day. The announcement is followed by a Governor-led press conference with members of the media, which is live-streamed to ensure the broader public receives a timely and transparent explanation of the decision and the reasoning behind it.</w:t>
        </w:r>
      </w:ins>
    </w:p>
    <w:p w14:paraId="5AE46D5C" w14:textId="7FA67EE0" w:rsidR="00106442" w:rsidRDefault="000451A7" w:rsidP="00106442">
      <w:pPr>
        <w:jc w:val="both"/>
        <w:rPr>
          <w:ins w:id="332" w:author="Asya Kostanyan" w:date="2025-11-20T15:28:00Z" w16du:dateUtc="2025-11-20T15:28:00Z"/>
        </w:rPr>
      </w:pPr>
      <w:del w:id="333" w:author="Asya Kostanyan" w:date="2025-11-20T16:54:00Z" w16du:dateUtc="2025-11-20T16:54:00Z">
        <w:r w:rsidDel="000E7F49">
          <w:delText>The final stage transforms internal deliberations into public-facing communication</w:delText>
        </w:r>
      </w:del>
      <w:del w:id="334" w:author="Asya Kostanyan" w:date="2025-11-20T15:28:00Z" w16du:dateUtc="2025-11-20T15:28:00Z">
        <w:r w:rsidDel="00106442">
          <w:delText xml:space="preserve"> </w:delText>
        </w:r>
      </w:del>
    </w:p>
    <w:p w14:paraId="78C0D1BE" w14:textId="188738EA" w:rsidR="000451A7" w:rsidRDefault="000451A7" w:rsidP="000451A7">
      <w:pPr>
        <w:jc w:val="both"/>
      </w:pPr>
      <w:del w:id="335" w:author="Asya Kostanyan" w:date="2025-11-20T16:23:00Z" w16du:dateUtc="2025-11-20T16:23:00Z">
        <w:r w:rsidDel="00D23EA6">
          <w:delText>via the</w:delText>
        </w:r>
      </w:del>
      <w:ins w:id="336" w:author="Asya Kostanyan" w:date="2025-11-20T16:26:00Z" w16du:dateUtc="2025-11-20T16:26:00Z">
        <w:r w:rsidR="00D23EA6">
          <w:t xml:space="preserve">The </w:t>
        </w:r>
      </w:ins>
      <w:ins w:id="337" w:author="Asya Kostanyan" w:date="2025-11-20T16:23:00Z" w16du:dateUtc="2025-11-20T16:23:00Z">
        <w:r w:rsidR="00D23EA6">
          <w:t>CBA publishes</w:t>
        </w:r>
      </w:ins>
      <w:r>
        <w:t xml:space="preserve"> </w:t>
      </w:r>
      <w:del w:id="338" w:author="Asya Kostanyan" w:date="2025-11-20T16:24:00Z" w16du:dateUtc="2025-11-20T16:24:00Z">
        <w:r w:rsidDel="00D23EA6">
          <w:delText>Monetary Policy Report (</w:delText>
        </w:r>
      </w:del>
      <w:r>
        <w:t>MPR</w:t>
      </w:r>
      <w:del w:id="339" w:author="Asya Kostanyan" w:date="2025-11-20T16:24:00Z" w16du:dateUtc="2025-11-20T16:24:00Z">
        <w:r w:rsidDel="00D23EA6">
          <w:delText>)</w:delText>
        </w:r>
      </w:del>
      <w:ins w:id="340" w:author="Asya Kostanyan" w:date="2025-11-20T16:24:00Z" w16du:dateUtc="2025-11-20T16:24:00Z">
        <w:r w:rsidR="00D23EA6">
          <w:t xml:space="preserve"> on the same day as </w:t>
        </w:r>
      </w:ins>
      <w:ins w:id="341" w:author="Asya Kostanyan" w:date="2025-11-20T16:26:00Z" w16du:dateUtc="2025-11-20T16:26:00Z">
        <w:r w:rsidR="00D23EA6">
          <w:t>policy decision</w:t>
        </w:r>
      </w:ins>
      <w:r>
        <w:t>. The CBA emphasizes scenario analysis rather than a single deterministic forecast. Communication explains:</w:t>
      </w:r>
    </w:p>
    <w:p w14:paraId="6048A92B" w14:textId="77777777" w:rsidR="000451A7" w:rsidRDefault="000451A7" w:rsidP="000451A7">
      <w:pPr>
        <w:pStyle w:val="ListParagraph"/>
        <w:numPr>
          <w:ilvl w:val="0"/>
          <w:numId w:val="25"/>
        </w:numPr>
        <w:jc w:val="both"/>
      </w:pPr>
      <w:r>
        <w:t>the economic context,</w:t>
      </w:r>
    </w:p>
    <w:p w14:paraId="1F244B33" w14:textId="77777777" w:rsidR="000451A7" w:rsidRDefault="000451A7" w:rsidP="000451A7">
      <w:pPr>
        <w:pStyle w:val="ListParagraph"/>
        <w:numPr>
          <w:ilvl w:val="0"/>
          <w:numId w:val="25"/>
        </w:numPr>
        <w:jc w:val="both"/>
      </w:pPr>
      <w:r>
        <w:t>the rationale for the decision,</w:t>
      </w:r>
    </w:p>
    <w:p w14:paraId="0046D4E3" w14:textId="77777777" w:rsidR="000451A7" w:rsidRDefault="000451A7" w:rsidP="000451A7">
      <w:pPr>
        <w:pStyle w:val="ListParagraph"/>
        <w:numPr>
          <w:ilvl w:val="0"/>
          <w:numId w:val="25"/>
        </w:numPr>
        <w:jc w:val="both"/>
      </w:pPr>
      <w:r>
        <w:t>the risks evaluated, and</w:t>
      </w:r>
    </w:p>
    <w:p w14:paraId="1231B880" w14:textId="414146D3" w:rsidR="000451A7" w:rsidRDefault="000451A7" w:rsidP="000451A7">
      <w:pPr>
        <w:pStyle w:val="ListParagraph"/>
        <w:numPr>
          <w:ilvl w:val="0"/>
          <w:numId w:val="25"/>
        </w:numPr>
        <w:jc w:val="both"/>
      </w:pPr>
      <w:r>
        <w:t>the structure of the decision process.</w:t>
      </w:r>
    </w:p>
    <w:p w14:paraId="187FB0D6" w14:textId="244A1157" w:rsidR="000451A7" w:rsidDel="00D23EA6" w:rsidRDefault="000451A7" w:rsidP="000451A7">
      <w:pPr>
        <w:jc w:val="both"/>
        <w:rPr>
          <w:del w:id="342" w:author="Asya Kostanyan" w:date="2025-11-20T16:28:00Z" w16du:dateUtc="2025-11-20T16:28:00Z"/>
        </w:rPr>
      </w:pPr>
      <w:r>
        <w:t xml:space="preserve">This transparency enhances accountability. </w:t>
      </w:r>
      <w:del w:id="343" w:author="Asya Kostanyan" w:date="2025-11-20T16:28:00Z" w16du:dateUtc="2025-11-20T16:28:00Z">
        <w:r w:rsidDel="00D23EA6">
          <w:delText>External observers can evaluate whether the CBA’s decisions are consistent with its analytical framework and stated inflation target.</w:delText>
        </w:r>
      </w:del>
    </w:p>
    <w:p w14:paraId="7462AD80" w14:textId="4CC48573" w:rsidR="000451A7" w:rsidRDefault="000451A7" w:rsidP="000451A7">
      <w:pPr>
        <w:jc w:val="both"/>
        <w:rPr>
          <w:ins w:id="344" w:author="Asya Kostanyan" w:date="2025-11-20T16:30:00Z" w16du:dateUtc="2025-11-20T16:30:00Z"/>
        </w:rPr>
      </w:pPr>
      <w:r>
        <w:t>Clear communication also strengthens transmission: when markets understand how policy responds to risks, expectations adjust more effectively.</w:t>
      </w:r>
    </w:p>
    <w:p w14:paraId="4B1156BF" w14:textId="77777777" w:rsidR="00D23EA6" w:rsidRDefault="00D23EA6" w:rsidP="000451A7">
      <w:pPr>
        <w:jc w:val="both"/>
      </w:pPr>
    </w:p>
    <w:p w14:paraId="08A6F4D3" w14:textId="2B9CF55E" w:rsidR="000451A7" w:rsidRPr="000451A7" w:rsidDel="00D23EA6" w:rsidRDefault="000451A7" w:rsidP="000451A7">
      <w:pPr>
        <w:jc w:val="both"/>
        <w:rPr>
          <w:del w:id="345" w:author="Asya Kostanyan" w:date="2025-11-20T16:32:00Z" w16du:dateUtc="2025-11-20T16:32:00Z"/>
          <w:b/>
          <w:bCs/>
        </w:rPr>
      </w:pPr>
      <w:del w:id="346" w:author="Asya Kostanyan" w:date="2025-11-20T16:32:00Z" w16du:dateUtc="2025-11-20T16:32:00Z">
        <w:r w:rsidRPr="000451A7" w:rsidDel="00D23EA6">
          <w:rPr>
            <w:b/>
            <w:bCs/>
          </w:rPr>
          <w:delText>6. Continuous Learning and Feedback</w:delText>
        </w:r>
      </w:del>
    </w:p>
    <w:p w14:paraId="080AF6BB" w14:textId="5CBE3527" w:rsidR="000451A7" w:rsidDel="00D23EA6" w:rsidRDefault="000451A7" w:rsidP="000451A7">
      <w:pPr>
        <w:jc w:val="both"/>
        <w:rPr>
          <w:del w:id="347" w:author="Asya Kostanyan" w:date="2025-11-20T16:32:00Z" w16du:dateUtc="2025-11-20T16:32:00Z"/>
        </w:rPr>
      </w:pPr>
      <w:del w:id="348" w:author="Asya Kostanyan" w:date="2025-11-20T16:32:00Z" w16du:dateUtc="2025-11-20T16:32:00Z">
        <w:r w:rsidDel="00D23EA6">
          <w:delText>FPAS Mark II incorporates a mandatory feedback loop. After each policy round, staff com- pare previous projections with realized outcomes. Forecast errors are investigated to identify structural changes, measurement challenges, or new dynamics shaping inflation and output.</w:delText>
        </w:r>
      </w:del>
    </w:p>
    <w:p w14:paraId="77F878E8" w14:textId="0060698B" w:rsidR="000451A7" w:rsidDel="00D23EA6" w:rsidRDefault="000451A7" w:rsidP="000451A7">
      <w:pPr>
        <w:jc w:val="both"/>
        <w:rPr>
          <w:del w:id="349" w:author="Asya Kostanyan" w:date="2025-11-20T16:32:00Z" w16du:dateUtc="2025-11-20T16:32:00Z"/>
        </w:rPr>
      </w:pPr>
      <w:del w:id="350" w:author="Asya Kostanyan" w:date="2025-11-20T16:32:00Z" w16du:dateUtc="2025-11-20T16:32:00Z">
        <w:r w:rsidDel="00D23EA6">
          <w:delText>This disciplined evaluation builds institutional memory. Each round starts with improved knowledge, enhancing the model, the forecast process, and policy judgment. This is the mechanism through which Armenia has become a global leader in modern monetary policy practice.</w:delText>
        </w:r>
      </w:del>
    </w:p>
    <w:p w14:paraId="124353DF" w14:textId="7413E909" w:rsidR="000451A7" w:rsidRPr="000451A7" w:rsidRDefault="000451A7" w:rsidP="000451A7">
      <w:pPr>
        <w:jc w:val="both"/>
        <w:rPr>
          <w:b/>
          <w:bCs/>
        </w:rPr>
      </w:pPr>
      <w:r w:rsidRPr="000451A7">
        <w:rPr>
          <w:b/>
          <w:bCs/>
        </w:rPr>
        <w:t>7.</w:t>
      </w:r>
      <w:r>
        <w:rPr>
          <w:b/>
          <w:bCs/>
        </w:rPr>
        <w:t xml:space="preserve"> </w:t>
      </w:r>
      <w:r w:rsidRPr="000451A7">
        <w:rPr>
          <w:b/>
          <w:bCs/>
        </w:rPr>
        <w:t>Conclusion - Institutional Discipline as Prudence</w:t>
      </w:r>
    </w:p>
    <w:p w14:paraId="3BF54197" w14:textId="4AACD384" w:rsidR="000451A7" w:rsidRDefault="000451A7" w:rsidP="000451A7">
      <w:pPr>
        <w:jc w:val="both"/>
      </w:pPr>
      <w:r>
        <w:t>The policy round is the operational backbone of FPAS Mark II. It embeds prudence, transparency, and accountability into the very structure of decision-making. Rather than claiming certainty, the CBA demonstrates credibility by showing how uncertainty is managed.</w:t>
      </w:r>
    </w:p>
    <w:p w14:paraId="552C8CEB" w14:textId="4AE224CE" w:rsidR="00896F7E" w:rsidRPr="00896F7E" w:rsidRDefault="000451A7" w:rsidP="000451A7">
      <w:pPr>
        <w:jc w:val="both"/>
      </w:pPr>
      <w:r>
        <w:lastRenderedPageBreak/>
        <w:t>This framework has positioned Armenia as an international model for agile, modern inflation- targeting institutions. The combination of independence, structure, and disciplined learning defines what credible policy looks like in today’s uncertain macroeconomic environment.</w:t>
      </w:r>
      <w:r w:rsidR="00000000">
        <w:pict w14:anchorId="54F8259A">
          <v:rect id="_x0000_i1035" style="width:0;height:1.5pt" o:hralign="center" o:hrstd="t" o:hr="t" fillcolor="#a0a0a0" stroked="f"/>
        </w:pict>
      </w:r>
    </w:p>
    <w:p w14:paraId="34C06BE6" w14:textId="77777777" w:rsidR="00896F7E" w:rsidRDefault="00896F7E" w:rsidP="00A4792F">
      <w:pPr>
        <w:rPr>
          <w:b/>
          <w:bCs/>
        </w:rPr>
      </w:pPr>
    </w:p>
    <w:p w14:paraId="085203CA" w14:textId="37CC89BE" w:rsidR="006C5AF8" w:rsidRDefault="000451A7" w:rsidP="00A4792F">
      <w:pPr>
        <w:rPr>
          <w:b/>
          <w:bCs/>
        </w:rPr>
      </w:pPr>
      <w:proofErr w:type="spellStart"/>
      <w:r>
        <w:rPr>
          <w:b/>
          <w:bCs/>
        </w:rPr>
        <w:t>Scrpit</w:t>
      </w:r>
      <w:proofErr w:type="spellEnd"/>
    </w:p>
    <w:p w14:paraId="4D680631" w14:textId="77777777" w:rsidR="006C5AF8" w:rsidRPr="00F76F78" w:rsidRDefault="006C5AF8" w:rsidP="00A4792F">
      <w:pPr>
        <w:jc w:val="both"/>
      </w:pPr>
      <w:r w:rsidRPr="00F76F78">
        <w:t xml:space="preserve">Hello everyone, I’m </w:t>
      </w:r>
      <w:r w:rsidRPr="00F76F78">
        <w:rPr>
          <w:b/>
          <w:bCs/>
        </w:rPr>
        <w:t>Susanna Grigoryan</w:t>
      </w:r>
      <w:r w:rsidRPr="00F76F78">
        <w:t xml:space="preserve">, an economist at the </w:t>
      </w:r>
      <w:r w:rsidRPr="00F76F78">
        <w:rPr>
          <w:b/>
          <w:bCs/>
        </w:rPr>
        <w:t>Central Bank of Armenia</w:t>
      </w:r>
      <w:r w:rsidRPr="00F76F78">
        <w:t xml:space="preserve"> and a </w:t>
      </w:r>
      <w:r w:rsidRPr="00F76F78">
        <w:rPr>
          <w:b/>
          <w:bCs/>
        </w:rPr>
        <w:t>Level One student at the Global Forecasting School</w:t>
      </w:r>
      <w:r w:rsidRPr="00F76F78">
        <w:t>. In this video, we’ll go inside FPAS Mark II to understand how the anatomy of a policy round works and how it has made the Central Bank of Armenia a global benchmark in operationalizing the principles of FPAS Mark II.</w:t>
      </w:r>
    </w:p>
    <w:p w14:paraId="2AC26D47" w14:textId="77777777" w:rsidR="006C5AF8" w:rsidRPr="00F76F78" w:rsidRDefault="006C5AF8" w:rsidP="00A4792F">
      <w:pPr>
        <w:jc w:val="both"/>
      </w:pPr>
      <w:r w:rsidRPr="00F76F78">
        <w:t>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meeting schedule; it is the institutional architecture through which prudence, transparency, and accountability are embedded into every monetary policy decision.</w:t>
      </w:r>
    </w:p>
    <w:p w14:paraId="7FE710B6" w14:textId="2F72E8C6" w:rsidR="006C5AF8" w:rsidRPr="00F76F78" w:rsidRDefault="006C5AF8" w:rsidP="00A4792F">
      <w:pPr>
        <w:jc w:val="both"/>
      </w:pPr>
      <w:r w:rsidRPr="00F76F78">
        <w:t xml:space="preserve">At its core, a policy round under FPAS Mark II is a structured decision-making cycle linking four essential stages: assessment, scenario development, policy </w:t>
      </w:r>
      <w:del w:id="351" w:author="Asya Kostanyan" w:date="2025-11-20T16:56:00Z" w16du:dateUtc="2025-11-20T16:56:00Z">
        <w:r w:rsidRPr="00F76F78" w:rsidDel="00397B47">
          <w:delText>simulation</w:delText>
        </w:r>
      </w:del>
      <w:ins w:id="352" w:author="Asya Kostanyan" w:date="2025-11-20T16:56:00Z" w16du:dateUtc="2025-11-20T16:56:00Z">
        <w:r w:rsidR="00397B47">
          <w:t>decision</w:t>
        </w:r>
      </w:ins>
      <w:r w:rsidRPr="00F76F78">
        <w:t>,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527AB3F2" w14:textId="6F41C446" w:rsidR="00397B47" w:rsidRDefault="00397B47" w:rsidP="00397B47">
      <w:pPr>
        <w:jc w:val="both"/>
        <w:rPr>
          <w:ins w:id="353" w:author="Asya Kostanyan" w:date="2025-11-20T16:59:00Z" w16du:dateUtc="2025-11-20T16:59:00Z"/>
        </w:rPr>
      </w:pPr>
      <w:ins w:id="354" w:author="Asya Kostanyan" w:date="2025-11-20T16:59:00Z" w16du:dateUtc="2025-11-20T16:59:00Z">
        <w:r>
          <w:t xml:space="preserve">The first stage of the policy round is devoted to developing a well-grounded assessment of the current economic environment. Although the </w:t>
        </w:r>
      </w:ins>
      <w:ins w:id="355" w:author="Asya Kostanyan" w:date="2025-11-20T17:00:00Z" w16du:dateUtc="2025-11-20T17:00:00Z">
        <w:r>
          <w:t>Staff</w:t>
        </w:r>
      </w:ins>
      <w:ins w:id="356" w:author="Asya Kostanyan" w:date="2025-11-20T16:59:00Z" w16du:dateUtc="2025-11-20T16:59:00Z">
        <w:r>
          <w:t xml:space="preserve"> monitors a wide range of timely indicators—including inflation dynamics, </w:t>
        </w:r>
        <w:proofErr w:type="spellStart"/>
        <w:r>
          <w:t>labor</w:t>
        </w:r>
        <w:proofErr w:type="spellEnd"/>
        <w:r>
          <w:t xml:space="preserve"> market conditions, credit developments, external trends, and expectations—the analytical focus lies in interpreting what these </w:t>
        </w:r>
        <w:r>
          <w:lastRenderedPageBreak/>
          <w:t>signals collectively reveal about underlying economic forces. The emphasis is on economic reasoning: evaluating whether observed developments reflect temporary fluctuations or more persistent structural shifts, understanding how domestic and global influences interact, and assessing how these interactions shape near-term macroeconomic conditions.</w:t>
        </w:r>
      </w:ins>
    </w:p>
    <w:p w14:paraId="26D80069" w14:textId="77777777" w:rsidR="00397B47" w:rsidRDefault="00397B47" w:rsidP="00397B47">
      <w:pPr>
        <w:jc w:val="both"/>
        <w:rPr>
          <w:ins w:id="357" w:author="Asya Kostanyan" w:date="2025-11-20T16:59:00Z" w16du:dateUtc="2025-11-20T16:59:00Z"/>
        </w:rPr>
      </w:pPr>
      <w:ins w:id="358" w:author="Asya Kostanyan" w:date="2025-11-20T16:59:00Z" w16du:dateUtc="2025-11-20T16:59:00Z">
        <w:r>
          <w:t>This stage is not a mechanical reading of recent data, but a disciplined exercise in economic judgment. Staff synthesize the various strands of information into internally consistent narratives that explain the state of the economy and the forces driving it. This diagnostic exercise answers the first essential question of the policy framework: where is the economy today, and what explains its current trajectory?</w:t>
        </w:r>
      </w:ins>
    </w:p>
    <w:p w14:paraId="5E7900BD" w14:textId="50FA2130" w:rsidR="006C5AF8" w:rsidRPr="00F76F78" w:rsidDel="00397B47" w:rsidRDefault="006C5AF8" w:rsidP="00397B47">
      <w:pPr>
        <w:jc w:val="both"/>
        <w:rPr>
          <w:del w:id="359" w:author="Asya Kostanyan" w:date="2025-11-20T16:59:00Z" w16du:dateUtc="2025-11-20T16:59:00Z"/>
        </w:rPr>
      </w:pPr>
      <w:del w:id="360" w:author="Asya Kostanyan" w:date="2025-11-20T16:59:00Z" w16du:dateUtc="2025-11-20T16:59:00Z">
        <w:r w:rsidRPr="00F76F78" w:rsidDel="00397B47">
          <w:delText>The first stage of a policy round focuses on diagnosing the current economic environment. The CBA’s Research Department maintains a comprehensive set of high-frequency indicators that cover inflation, labor markets, credit, and external conditions. These are complemented by survey-based measures of expectations and risk assessments drawn from financial market data. Advanced nowcasting tools and mixed-frequency models help generate real-time estimates of key variables such as output and core inflation. The goal of the assessment phase is not just to describe recent data, but to understand the forces driving it. Staff presentations emphasize identifying temporary versus persistent shocks, quantifying their sources, and interpreting how these shocks interact with domestic and external demand. This diagnostic exercise answers the first essential question in any analytical framework: where is the economy today?</w:delText>
        </w:r>
      </w:del>
    </w:p>
    <w:p w14:paraId="537A6D86" w14:textId="05A93549" w:rsidR="0032436E" w:rsidRDefault="0032436E" w:rsidP="0032436E">
      <w:pPr>
        <w:jc w:val="both"/>
        <w:rPr>
          <w:ins w:id="361" w:author="Asya Kostanyan" w:date="2025-11-20T17:04:00Z" w16du:dateUtc="2025-11-20T17:04:00Z"/>
        </w:rPr>
      </w:pPr>
      <w:ins w:id="362" w:author="Asya Kostanyan" w:date="2025-11-20T17:04:00Z" w16du:dateUtc="2025-11-20T17:04:00Z">
        <w:r>
          <w:t>At this stage, staff begin constructing the Mark II illustrative scenarios. They draw on each Board member’s Initial Macroeconomic Risk Assessment—the one-pager that outlines the member’s interpretation of the forces shaping the economy, the risks and shocks they view as most relevant, and the adverse developments they believe warrant particular attention. These one-pagers serve as the starting point for translating individual perspectives into a coherent set of scenarios that reflects the full range of concerns within the Board.</w:t>
        </w:r>
      </w:ins>
    </w:p>
    <w:p w14:paraId="1AC89F46" w14:textId="06AE03ED" w:rsidR="0032436E" w:rsidRDefault="0032436E" w:rsidP="0032436E">
      <w:pPr>
        <w:jc w:val="both"/>
        <w:rPr>
          <w:ins w:id="363" w:author="Asya Kostanyan" w:date="2025-11-20T17:04:00Z" w16du:dateUtc="2025-11-20T17:04:00Z"/>
        </w:rPr>
      </w:pPr>
      <w:ins w:id="364" w:author="Asya Kostanyan" w:date="2025-11-20T17:04:00Z" w16du:dateUtc="2025-11-20T17:04:00Z">
        <w:r>
          <w:t>In the next step, s</w:t>
        </w:r>
        <w:r>
          <w:t>taff then develop a set of internally consistent scenarios: a market reference scenario, a Case A scenario in which the policy rate path lies above the market reference, and a Case B scenario in which it lies below. Additional illustrative scenarios may be constructed when the Board identifies a wider set of risks. These scenarios incorporate shocks relevant to Armenia’s economic environment, including changes in commodity prices, external demand, financial conditions, domestic pressures, and broader geopolitical uncertainties.</w:t>
        </w:r>
      </w:ins>
    </w:p>
    <w:p w14:paraId="0A16197A" w14:textId="718AC5A9" w:rsidR="0032436E" w:rsidRDefault="0032436E" w:rsidP="0032436E">
      <w:pPr>
        <w:jc w:val="both"/>
        <w:rPr>
          <w:ins w:id="365" w:author="Asya Kostanyan" w:date="2025-11-20T17:04:00Z" w16du:dateUtc="2025-11-20T17:04:00Z"/>
        </w:rPr>
      </w:pPr>
      <w:ins w:id="366" w:author="Asya Kostanyan" w:date="2025-11-20T17:04:00Z" w16du:dateUtc="2025-11-20T17:04:00Z">
        <w:r>
          <w:lastRenderedPageBreak/>
          <w:t xml:space="preserve">Each scenario is accompanied by a narrative that explains the economic forces driving that path—how inflation, activity, and expectations would evolve under the assumed conditions, and why. The staff use the full suite of models to quantify these narratives and to ensure that each scenario describes a macroeconomically coherent adjustment back toward equilibrium. However, the projections are ultimately </w:t>
        </w:r>
      </w:ins>
      <w:ins w:id="367" w:author="Asya Kostanyan" w:date="2025-11-20T17:06:00Z" w16du:dateUtc="2025-11-20T17:06:00Z">
        <w:r>
          <w:t>expert</w:t>
        </w:r>
      </w:ins>
      <w:ins w:id="368" w:author="Asya Kostanyan" w:date="2025-11-20T17:04:00Z" w16du:dateUtc="2025-11-20T17:04:00Z">
        <w:r>
          <w:t>-driven: they rely on economic expertise, sectoral knowledge, and careful interpretation to ensure that each scenario is plausible and analytically sound.</w:t>
        </w:r>
      </w:ins>
    </w:p>
    <w:p w14:paraId="192DFF94" w14:textId="77777777" w:rsidR="0032436E" w:rsidRDefault="0032436E" w:rsidP="0032436E">
      <w:pPr>
        <w:jc w:val="both"/>
        <w:rPr>
          <w:ins w:id="369" w:author="Asya Kostanyan" w:date="2025-11-20T17:06:00Z" w16du:dateUtc="2025-11-20T17:06:00Z"/>
        </w:rPr>
      </w:pPr>
      <w:ins w:id="370" w:author="Asya Kostanyan" w:date="2025-11-20T17:04:00Z" w16du:dateUtc="2025-11-20T17:04:00Z">
        <w:r>
          <w:t>In FPAS Mark II, scenarios are not alternatives to select among but tools for evaluating risks and policy trade-offs. They help the Board assess where the balance of risks lies, how those risks might shift, and what that implies for a prudent policy stance.</w:t>
        </w:r>
      </w:ins>
    </w:p>
    <w:p w14:paraId="631E3EC8" w14:textId="456A46E1" w:rsidR="006C5AF8" w:rsidRPr="00F76F78" w:rsidDel="0032436E" w:rsidRDefault="006C5AF8" w:rsidP="0032436E">
      <w:pPr>
        <w:jc w:val="both"/>
        <w:rPr>
          <w:del w:id="371" w:author="Asya Kostanyan" w:date="2025-11-20T17:04:00Z" w16du:dateUtc="2025-11-20T17:04:00Z"/>
        </w:rPr>
      </w:pPr>
      <w:del w:id="372" w:author="Asya Kostanyan" w:date="2025-11-20T17:04:00Z" w16du:dateUtc="2025-11-20T17:04:00Z">
        <w:r w:rsidRPr="00F76F78" w:rsidDel="0032436E">
          <w:delText xml:space="preserve">Once the current position of the economy is established, attention shifts to the future. In this stage, staff build a set of internally consistent macroeconomic scenarios that capture a range of plausible paths for </w:delText>
        </w:r>
      </w:del>
      <w:del w:id="373" w:author="Asya Kostanyan" w:date="2025-11-20T17:00:00Z" w16du:dateUtc="2025-11-20T17:00:00Z">
        <w:r w:rsidRPr="00F76F78" w:rsidDel="00397B47">
          <w:delText>inflation and output</w:delText>
        </w:r>
      </w:del>
      <w:del w:id="374" w:author="Asya Kostanyan" w:date="2025-11-20T17:04:00Z" w16du:dateUtc="2025-11-20T17:04:00Z">
        <w:r w:rsidRPr="00F76F78" w:rsidDel="0032436E">
          <w:delText>. Typically, three scenarios are prepared—a central or baseline projection, an adverse scenario that incorporates downside risks, and an optimistic scenario that captures potential upside surprises. Each scenario is constructed using the CBA’s structural forecasting model, complemented by expert judgment and sectoral analysis. Scenario narratives describe the shocks driving each path—such as changes in commodity prices, external demand, or financial conditions—and quantify their effects. The key innovation of Mark II is that these scenarios are not treated as alternatives to be chosen among but as tools to evaluate risk distributions. The Board’s discussion focuses on the shape of these distributions, asking where the balance of risks lies and how it might evolve.</w:delText>
        </w:r>
      </w:del>
    </w:p>
    <w:p w14:paraId="1A5B5C9E" w14:textId="47193979" w:rsidR="006C5AF8" w:rsidDel="0032436E" w:rsidRDefault="006C5AF8" w:rsidP="00A4792F">
      <w:pPr>
        <w:jc w:val="both"/>
        <w:rPr>
          <w:del w:id="375" w:author="Asya Kostanyan" w:date="2025-11-20T17:08:00Z" w16du:dateUtc="2025-11-20T17:08:00Z"/>
        </w:rPr>
      </w:pPr>
      <w:del w:id="376" w:author="Asya Kostanyan" w:date="2025-11-20T17:08:00Z" w16du:dateUtc="2025-11-20T17:08:00Z">
        <w:r w:rsidRPr="00F76F78" w:rsidDel="0032436E">
          <w:delText xml:space="preserve">The third stage of the policy round is where analysis becomes decision. Here, the CBA’s staff simulate the policy paths required to stabilize inflation and output in each scenario. The emphasis is on robustness rather than optimization. Each potential policy action—whether a rate hike, cut, or hold—is evaluated in terms of the regrets it might generate under different scenarios. This process quantifies the trade-offs between acting too aggressively and acting too cautiously. A key tool used in this stage is the decision table. This table summarizes, for each policy choice, the projected outcomes for inflation, output, and credibility across all scenarios. By comparing these results side by side, policymakers can visualize the risks associated with each action. The Board then discusses which policy path would minimize the risk of large future regrets—those situations where, in hindsight, inaction or excessive action would have caused unnecessary instability. This stage exemplifies the least-regrets mindset that defines FPAS Mark II. It accepts that uncertainty cannot be eliminated and instead focuses on managing it transparently. By embedding structured risk evaluation into the core of the </w:delText>
        </w:r>
        <w:r w:rsidRPr="00F76F78" w:rsidDel="0032436E">
          <w:lastRenderedPageBreak/>
          <w:delText>decision process, the CBA ensures that prudence is not just a principle but a measurable practice.</w:delText>
        </w:r>
      </w:del>
    </w:p>
    <w:p w14:paraId="262FAEB0" w14:textId="77777777" w:rsidR="0032436E" w:rsidRPr="0032436E" w:rsidRDefault="0032436E" w:rsidP="0032436E">
      <w:pPr>
        <w:jc w:val="both"/>
        <w:rPr>
          <w:ins w:id="377" w:author="Asya Kostanyan" w:date="2025-11-20T17:09:00Z"/>
        </w:rPr>
      </w:pPr>
      <w:ins w:id="378" w:author="Asya Kostanyan" w:date="2025-11-20T17:09:00Z">
        <w:r w:rsidRPr="0032436E">
          <w:t>With the full policy round’s discussions completed—and after the final market reference, Case A, and Case B illustrative scenarios have been submitted—the Board turns to the policy decision itself. Each member evaluates the scenarios, the associated risks, and the uncertainties emphasized throughout the round, and then submits their proposed course of action. These submissions explain:</w:t>
        </w:r>
      </w:ins>
    </w:p>
    <w:p w14:paraId="0E4D5375" w14:textId="77777777" w:rsidR="0032436E" w:rsidRPr="0032436E" w:rsidRDefault="0032436E" w:rsidP="0032436E">
      <w:pPr>
        <w:numPr>
          <w:ilvl w:val="0"/>
          <w:numId w:val="69"/>
        </w:numPr>
        <w:jc w:val="both"/>
        <w:rPr>
          <w:ins w:id="379" w:author="Asya Kostanyan" w:date="2025-11-20T17:09:00Z"/>
        </w:rPr>
      </w:pPr>
      <w:ins w:id="380" w:author="Asya Kostanyan" w:date="2025-11-20T17:09:00Z">
        <w:r w:rsidRPr="0032436E">
          <w:t xml:space="preserve">the </w:t>
        </w:r>
        <w:r w:rsidRPr="0032436E">
          <w:rPr>
            <w:rPrChange w:id="381" w:author="Asya Kostanyan" w:date="2025-11-20T17:09:00Z" w16du:dateUtc="2025-11-20T17:09:00Z">
              <w:rPr>
                <w:b/>
                <w:bCs/>
              </w:rPr>
            </w:rPrChange>
          </w:rPr>
          <w:t>policy action</w:t>
        </w:r>
        <w:r w:rsidRPr="0032436E">
          <w:t xml:space="preserve"> the member supports,</w:t>
        </w:r>
      </w:ins>
    </w:p>
    <w:p w14:paraId="478767DA" w14:textId="77777777" w:rsidR="0032436E" w:rsidRPr="0032436E" w:rsidRDefault="0032436E" w:rsidP="0032436E">
      <w:pPr>
        <w:numPr>
          <w:ilvl w:val="0"/>
          <w:numId w:val="69"/>
        </w:numPr>
        <w:jc w:val="both"/>
        <w:rPr>
          <w:ins w:id="382" w:author="Asya Kostanyan" w:date="2025-11-20T17:09:00Z"/>
        </w:rPr>
      </w:pPr>
      <w:ins w:id="383" w:author="Asya Kostanyan" w:date="2025-11-20T17:09:00Z">
        <w:r w:rsidRPr="0032436E">
          <w:t>how this action fits with their judgment about the way the economy is likely to evolve and the risks they consider most salient, and</w:t>
        </w:r>
      </w:ins>
    </w:p>
    <w:p w14:paraId="3EB70EA8" w14:textId="1C4E6AAF" w:rsidR="0032436E" w:rsidRPr="00F76F78" w:rsidRDefault="0032436E" w:rsidP="00A4792F">
      <w:pPr>
        <w:numPr>
          <w:ilvl w:val="0"/>
          <w:numId w:val="69"/>
        </w:numPr>
        <w:jc w:val="both"/>
        <w:rPr>
          <w:ins w:id="384" w:author="Asya Kostanyan" w:date="2025-11-20T17:09:00Z" w16du:dateUtc="2025-11-20T17:09:00Z"/>
        </w:rPr>
        <w:pPrChange w:id="385" w:author="Asya Kostanyan" w:date="2025-11-20T17:09:00Z" w16du:dateUtc="2025-11-20T17:09:00Z">
          <w:pPr>
            <w:jc w:val="both"/>
          </w:pPr>
        </w:pPrChange>
      </w:pPr>
      <w:ins w:id="386" w:author="Asya Kostanyan" w:date="2025-11-20T17:09:00Z">
        <w:r w:rsidRPr="0032436E">
          <w:t>their readiness to adjust the policy stance should incoming information alter the economic landscape.</w:t>
        </w:r>
      </w:ins>
    </w:p>
    <w:p w14:paraId="3DFCEAB2" w14:textId="2B09A758" w:rsidR="006C5AF8" w:rsidRPr="00F76F78" w:rsidRDefault="006C5AF8" w:rsidP="00A4792F">
      <w:pPr>
        <w:jc w:val="both"/>
      </w:pPr>
      <w:r w:rsidRPr="00F76F78">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w:t>
      </w:r>
      <w:ins w:id="387" w:author="Asya Kostanyan" w:date="2025-11-20T17:10:00Z" w16du:dateUtc="2025-11-20T17:10:00Z">
        <w:r w:rsidR="0032436E">
          <w:t xml:space="preserve"> baseline</w:t>
        </w:r>
      </w:ins>
      <w:r w:rsidRPr="00F76F78">
        <w:t xml:space="preserv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AC48B94" w14:textId="1AE2FDCC" w:rsidR="006C5AF8" w:rsidRPr="00F76F78" w:rsidDel="0032436E" w:rsidRDefault="006C5AF8" w:rsidP="00A4792F">
      <w:pPr>
        <w:jc w:val="both"/>
        <w:rPr>
          <w:del w:id="388" w:author="Asya Kostanyan" w:date="2025-11-20T17:10:00Z" w16du:dateUtc="2025-11-20T17:10:00Z"/>
        </w:rPr>
      </w:pPr>
      <w:del w:id="389" w:author="Asya Kostanyan" w:date="2025-11-20T17:10:00Z" w16du:dateUtc="2025-11-20T17:10:00Z">
        <w:r w:rsidRPr="00F76F78" w:rsidDel="0032436E">
          <w:delText>What distinguishes FPAS Mark II from previous generations is the feedback loop embedded into the policy process. After each round, staff conduct a detailed evaluation comparing realized outcomes with previous projections. Forecast errors are analyzed not as failures but as sources of information about evolving relationships in the economy. This discipline strengthens institutional memory and ensures that each new policy round begins with improved knowledge and refined judgment. This iterative process creates a living analytical framework—one that continuously adapts to structural changes, measurement challenges, and new forms of risk. It is through this mechanism that the Central Bank of Armenia has become recognized globally for advancing the frontier of monetary policy analysis.</w:delText>
        </w:r>
      </w:del>
    </w:p>
    <w:p w14:paraId="512B693B" w14:textId="77777777" w:rsidR="006C5AF8" w:rsidRPr="00F76F78" w:rsidRDefault="006C5AF8" w:rsidP="00A4792F">
      <w:pPr>
        <w:jc w:val="both"/>
      </w:pPr>
      <w:r w:rsidRPr="00F76F78">
        <w:lastRenderedPageBreak/>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14:paraId="0970ECAE" w14:textId="70AA3BB1" w:rsidR="006C5AF8" w:rsidRPr="00F76F78" w:rsidDel="0032436E" w:rsidRDefault="006C5AF8" w:rsidP="00A4792F">
      <w:pPr>
        <w:jc w:val="both"/>
        <w:rPr>
          <w:del w:id="390" w:author="Asya Kostanyan" w:date="2025-11-20T17:11:00Z" w16du:dateUtc="2025-11-20T17:11:00Z"/>
        </w:rPr>
      </w:pPr>
      <w:del w:id="391" w:author="Asya Kostanyan" w:date="2025-11-20T17:11:00Z" w16du:dateUtc="2025-11-20T17:11:00Z">
        <w:r w:rsidRPr="00F76F78" w:rsidDel="0032436E">
          <w:delText>In FPAS Mark II, a policy round is the heartbeat of our central bank. It’s a structured process that links data, analysis, decisions, and communication in a continuous loop. In this system, the goal isn’t to eliminate uncertainty—it’s to manage it systematically. The first stage is assessment. Teams across the bank monitor a wide range of indicators— inflation, labor markets, credit, global conditions, and expectations. We use mixed-frequency models and high-frequency data to understand where the economy stands right now. But we don’t stop at describing the data—we dig deeper to identify what’s driving it. Are the shocks temporary or structural? Domestic or global? That diagnosis shapes everything that follows.</w:delText>
        </w:r>
      </w:del>
    </w:p>
    <w:p w14:paraId="4C34866F" w14:textId="7DC9D57A" w:rsidR="006C5AF8" w:rsidRPr="00F76F78" w:rsidDel="0032436E" w:rsidRDefault="006C5AF8" w:rsidP="00A4792F">
      <w:pPr>
        <w:jc w:val="both"/>
        <w:rPr>
          <w:del w:id="392" w:author="Asya Kostanyan" w:date="2025-11-20T17:11:00Z" w16du:dateUtc="2025-11-20T17:11:00Z"/>
        </w:rPr>
      </w:pPr>
      <w:del w:id="393" w:author="Asya Kostanyan" w:date="2025-11-20T17:11:00Z" w16du:dateUtc="2025-11-20T17:11:00Z">
        <w:r w:rsidRPr="00F76F78" w:rsidDel="0032436E">
          <w:delText>The second stage is scenario development. Here, we construct a set of futures—</w:delText>
        </w:r>
        <w:r w:rsidDel="0032436E">
          <w:delText>market</w:delText>
        </w:r>
        <w:r w:rsidRPr="00F76F78" w:rsidDel="0032436E">
          <w:delText xml:space="preserve">, </w:delText>
        </w:r>
        <w:r w:rsidDel="0032436E">
          <w:delText>Case A and Case B</w:delText>
        </w:r>
        <w:r w:rsidRPr="00F76F78" w:rsidDel="0032436E">
          <w:delText>. Each scenario tells a different story about how the economy might evolve. We quantify these narratives using our structural model and combine them with expert judgment. This helps us map the full range of risks and ensures that our discussions aren’t limited to a single view of the future.</w:delText>
        </w:r>
      </w:del>
    </w:p>
    <w:p w14:paraId="16162525" w14:textId="479A3173" w:rsidR="006C5AF8" w:rsidRPr="00F76F78" w:rsidDel="0032436E" w:rsidRDefault="006C5AF8" w:rsidP="00A4792F">
      <w:pPr>
        <w:jc w:val="both"/>
        <w:rPr>
          <w:del w:id="394" w:author="Asya Kostanyan" w:date="2025-11-20T17:11:00Z" w16du:dateUtc="2025-11-20T17:11:00Z"/>
        </w:rPr>
      </w:pPr>
      <w:del w:id="395" w:author="Asya Kostanyan" w:date="2025-11-20T17:11:00Z" w16du:dateUtc="2025-11-20T17:11:00Z">
        <w:r w:rsidRPr="00F76F78" w:rsidDel="0032436E">
          <w:delText>The third stage is policy simulation. This is where the least-regrets mindset comes to life. We simulate different policy paths and examine how each would perform under our scenarios. Decision tables summarize the outcomes—what happens to inflation, output, and credibility under each possible decision. The Board’s job is to ask: which option would we least regret if the world turns out differently than expected? That question anchors the entire discussion.</w:delText>
        </w:r>
      </w:del>
    </w:p>
    <w:p w14:paraId="6A9BC798" w14:textId="08008980" w:rsidR="006C5AF8" w:rsidRPr="00F76F78" w:rsidDel="0032436E" w:rsidRDefault="006C5AF8" w:rsidP="00A4792F">
      <w:pPr>
        <w:jc w:val="both"/>
        <w:rPr>
          <w:del w:id="396" w:author="Asya Kostanyan" w:date="2025-11-20T17:11:00Z" w16du:dateUtc="2025-11-20T17:11:00Z"/>
        </w:rPr>
      </w:pPr>
      <w:del w:id="397" w:author="Asya Kostanyan" w:date="2025-11-20T17:11:00Z" w16du:dateUtc="2025-11-20T17:11:00Z">
        <w:r w:rsidRPr="00F76F78" w:rsidDel="0032436E">
          <w:delText>The fourth stage is communication. Once the decision is made, we explain it transparently in the Monetary Policy Report. Instead of focusing on a single forecast, we show how we weighed the risks and reached our decision. This kind of transparency builds trust—it tells the public not that we know the future, but that we’re ready for whatever future unfolds.</w:delText>
        </w:r>
      </w:del>
    </w:p>
    <w:p w14:paraId="7544F32C" w14:textId="139E5A70" w:rsidR="006C5AF8" w:rsidRPr="00F76F78" w:rsidDel="0032436E" w:rsidRDefault="006C5AF8" w:rsidP="00A4792F">
      <w:pPr>
        <w:jc w:val="both"/>
        <w:rPr>
          <w:del w:id="398" w:author="Asya Kostanyan" w:date="2025-11-20T17:11:00Z" w16du:dateUtc="2025-11-20T17:11:00Z"/>
        </w:rPr>
      </w:pPr>
      <w:del w:id="399" w:author="Asya Kostanyan" w:date="2025-11-20T17:11:00Z" w16du:dateUtc="2025-11-20T17:11:00Z">
        <w:r w:rsidRPr="00F76F78" w:rsidDel="0032436E">
          <w:delText xml:space="preserve">And then the process begins again. After each round, we analyze what worked, what didn’t, and how we can improve. We compare forecasts to outcomes, learn from our </w:delText>
        </w:r>
        <w:r w:rsidRPr="00F76F78" w:rsidDel="0032436E">
          <w:lastRenderedPageBreak/>
          <w:delText>mistakes, and update our framework. That’s what makes FPAS Mark II a living system—it learns, adapts, and grows with every decision.</w:delText>
        </w:r>
      </w:del>
    </w:p>
    <w:p w14:paraId="7131E0D5" w14:textId="4ED61660" w:rsidR="006C5AF8" w:rsidRPr="00F76F78" w:rsidDel="0032436E" w:rsidRDefault="006C5AF8" w:rsidP="00A4792F">
      <w:pPr>
        <w:jc w:val="both"/>
        <w:rPr>
          <w:del w:id="400" w:author="Asya Kostanyan" w:date="2025-11-20T17:11:00Z" w16du:dateUtc="2025-11-20T17:11:00Z"/>
        </w:rPr>
      </w:pPr>
      <w:del w:id="401" w:author="Asya Kostanyan" w:date="2025-11-20T17:11:00Z" w16du:dateUtc="2025-11-20T17:11:00Z">
        <w:r w:rsidRPr="00F76F78" w:rsidDel="0032436E">
          <w:delText>This disciplined process has made Armenia a model for how small, agile central banks can lead global innovation in monetary policy. Independence gives us the authority to act. The policy round gives us the structure to act wisely. Together, they define what credibility looks like in the modern era of central banking.</w:delText>
        </w:r>
      </w:del>
    </w:p>
    <w:p w14:paraId="218B4357" w14:textId="77777777" w:rsidR="006C5AF8" w:rsidRPr="00F76F78" w:rsidRDefault="006C5AF8" w:rsidP="00A4792F">
      <w:pPr>
        <w:jc w:val="both"/>
      </w:pPr>
      <w:r w:rsidRPr="00F76F78">
        <w:t xml:space="preserve">Thank you for watching, and I would like to acknowledge </w:t>
      </w:r>
      <w:r w:rsidRPr="00F76F78">
        <w:rPr>
          <w:b/>
          <w:bCs/>
        </w:rPr>
        <w:t xml:space="preserve">Douglas Laxton, Jared Laxton, Asya Kostanyan, and </w:t>
      </w:r>
      <w:proofErr w:type="spellStart"/>
      <w:r w:rsidRPr="00F76F78">
        <w:rPr>
          <w:b/>
          <w:bCs/>
        </w:rPr>
        <w:t>Sophio</w:t>
      </w:r>
      <w:proofErr w:type="spellEnd"/>
      <w:r w:rsidRPr="00F76F78">
        <w:rPr>
          <w:b/>
          <w:bCs/>
        </w:rPr>
        <w:t xml:space="preserve"> Mkervalidze</w:t>
      </w:r>
      <w:r w:rsidRPr="00F76F78">
        <w:t xml:space="preserve"> at the </w:t>
      </w:r>
      <w:r w:rsidRPr="00F76F78">
        <w:rPr>
          <w:b/>
          <w:bCs/>
        </w:rPr>
        <w:t>Global Forecasting School</w:t>
      </w:r>
      <w:r w:rsidRPr="00F76F78">
        <w:t xml:space="preserve"> for their guidance and support in producing this video.</w:t>
      </w:r>
    </w:p>
    <w:p w14:paraId="76A33319" w14:textId="77777777" w:rsidR="006C5AF8" w:rsidRDefault="006C5AF8" w:rsidP="00A4792F"/>
    <w:p w14:paraId="6DEC45C2" w14:textId="77777777" w:rsidR="006C5AF8" w:rsidRDefault="006C5AF8" w:rsidP="00A4792F">
      <w:pPr>
        <w:rPr>
          <w:b/>
          <w:bCs/>
        </w:rPr>
      </w:pPr>
      <w:r w:rsidRPr="00B07A92">
        <w:rPr>
          <w:b/>
          <w:bCs/>
        </w:rPr>
        <w:t>See you there.</w:t>
      </w:r>
    </w:p>
    <w:p w14:paraId="1C3D1119" w14:textId="77777777" w:rsidR="006C5AF8" w:rsidRDefault="006C5AF8" w:rsidP="00A4792F">
      <w:pPr>
        <w:rPr>
          <w:b/>
          <w:bCs/>
        </w:rPr>
      </w:pPr>
    </w:p>
    <w:p w14:paraId="6DC5BC07" w14:textId="77777777" w:rsidR="006C5AF8" w:rsidRDefault="006C5AF8" w:rsidP="00A4792F">
      <w:pPr>
        <w:rPr>
          <w:b/>
          <w:bCs/>
        </w:rPr>
      </w:pPr>
    </w:p>
    <w:p w14:paraId="55CB517A" w14:textId="77777777" w:rsidR="006C5AF8" w:rsidRPr="009659F4" w:rsidRDefault="006C5AF8" w:rsidP="00A4792F">
      <w:pPr>
        <w:rPr>
          <w:b/>
          <w:bCs/>
        </w:rPr>
      </w:pPr>
      <w:r w:rsidRPr="009659F4">
        <w:rPr>
          <w:b/>
          <w:bCs/>
        </w:rPr>
        <w:t>Literature &amp; Further Reading</w:t>
      </w:r>
    </w:p>
    <w:p w14:paraId="740195C0" w14:textId="77777777" w:rsidR="006C5AF8" w:rsidRPr="000451A7" w:rsidRDefault="006C5AF8" w:rsidP="006C5AF8">
      <w:pPr>
        <w:numPr>
          <w:ilvl w:val="0"/>
          <w:numId w:val="13"/>
        </w:numPr>
      </w:pPr>
      <w:r w:rsidRPr="00F7439B">
        <w:t>Better Policy Project (2023). </w:t>
      </w:r>
      <w:r w:rsidRPr="00F7439B">
        <w:rPr>
          <w:i/>
          <w:iCs/>
        </w:rPr>
        <w:t>The Prudent Risk Management Approach to Price Stability.</w:t>
      </w:r>
    </w:p>
    <w:p w14:paraId="222FA1A2" w14:textId="5E0E39CF" w:rsidR="00BC3059" w:rsidRPr="00416680" w:rsidRDefault="00B95FC1" w:rsidP="00BC3059">
      <w:pPr>
        <w:pStyle w:val="ListParagraph"/>
        <w:numPr>
          <w:ilvl w:val="0"/>
          <w:numId w:val="13"/>
        </w:numPr>
        <w:spacing w:before="227" w:line="312" w:lineRule="auto"/>
        <w:ind w:right="524"/>
      </w:pPr>
      <w:r w:rsidRPr="00B95FC1">
        <w:t>Laxton, D., Galstyan, M., and Avagyan, V. January 2024</w:t>
      </w:r>
      <w:r w:rsidR="00BC3059">
        <w:t>.</w:t>
      </w:r>
      <w:r w:rsidR="00BC3059" w:rsidRPr="00456ABE">
        <w:rPr>
          <w:spacing w:val="80"/>
        </w:rPr>
        <w:t xml:space="preserve"> </w:t>
      </w:r>
      <w:hyperlink r:id="rId71"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18588DE2" w14:textId="2AEAD42A" w:rsidR="00BC3059" w:rsidRPr="00416680" w:rsidRDefault="00B95FC1" w:rsidP="00BC3059">
      <w:pPr>
        <w:pStyle w:val="ListParagraph"/>
        <w:numPr>
          <w:ilvl w:val="0"/>
          <w:numId w:val="13"/>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BDADE2F" w14:textId="77777777" w:rsidR="006C5AF8" w:rsidRPr="00F7439B" w:rsidRDefault="006C5AF8" w:rsidP="006C5AF8">
      <w:pPr>
        <w:numPr>
          <w:ilvl w:val="0"/>
          <w:numId w:val="13"/>
        </w:numPr>
      </w:pPr>
      <w:r w:rsidRPr="00F7439B">
        <w:t>Freedman, C. &amp; Laxton, D. (2009). </w:t>
      </w:r>
      <w:hyperlink r:id="rId72" w:tgtFrame="_blank" w:history="1">
        <w:r w:rsidRPr="00F7439B">
          <w:rPr>
            <w:rStyle w:val="Hyperlink"/>
          </w:rPr>
          <w:t>Why Inflation Targeting? </w:t>
        </w:r>
      </w:hyperlink>
      <w:r w:rsidRPr="00F7439B">
        <w:t>IMF Working Paper 09/86.</w:t>
      </w:r>
    </w:p>
    <w:p w14:paraId="168A9F99" w14:textId="77777777" w:rsidR="006C5AF8" w:rsidRPr="00F7439B" w:rsidRDefault="006C5AF8" w:rsidP="006C5AF8">
      <w:pPr>
        <w:numPr>
          <w:ilvl w:val="0"/>
          <w:numId w:val="13"/>
        </w:numPr>
      </w:pPr>
      <w:r w:rsidRPr="00F7439B">
        <w:t>Debelle, G. &amp; Laxton, D. (1996). </w:t>
      </w:r>
      <w:hyperlink r:id="rId73" w:tgtFrame="_blank" w:history="1">
        <w:r w:rsidRPr="00F7439B">
          <w:rPr>
            <w:rStyle w:val="Hyperlink"/>
          </w:rPr>
          <w:t>Is the Phillips Curve Really Convex? </w:t>
        </w:r>
      </w:hyperlink>
      <w:r w:rsidRPr="00F7439B">
        <w:t>IMF WP/96/111.</w:t>
      </w:r>
    </w:p>
    <w:p w14:paraId="5F19610F" w14:textId="77777777" w:rsidR="006C5AF8" w:rsidRPr="00F7439B" w:rsidRDefault="006C5AF8" w:rsidP="006C5AF8">
      <w:pPr>
        <w:numPr>
          <w:ilvl w:val="0"/>
          <w:numId w:val="13"/>
        </w:numPr>
      </w:pPr>
      <w:r w:rsidRPr="00F7439B">
        <w:t>Friedman, M. (1968). </w:t>
      </w:r>
      <w:hyperlink r:id="rId74" w:tgtFrame="_blank" w:history="1">
        <w:r w:rsidRPr="00F7439B">
          <w:rPr>
            <w:rStyle w:val="Hyperlink"/>
          </w:rPr>
          <w:t>The Role of Monetary Policy. </w:t>
        </w:r>
      </w:hyperlink>
      <w:r w:rsidRPr="00F7439B">
        <w:t>American Economic Review.</w:t>
      </w:r>
    </w:p>
    <w:p w14:paraId="6BAD6A4B" w14:textId="77777777" w:rsidR="006C5AF8" w:rsidRPr="00F7439B" w:rsidRDefault="006C5AF8" w:rsidP="006C5AF8">
      <w:pPr>
        <w:numPr>
          <w:ilvl w:val="0"/>
          <w:numId w:val="13"/>
        </w:numPr>
      </w:pPr>
      <w:r w:rsidRPr="00F7439B">
        <w:t>Bernanke, B. (2024). </w:t>
      </w:r>
      <w:hyperlink r:id="rId75" w:tgtFrame="_blank" w:history="1">
        <w:r w:rsidRPr="00F7439B">
          <w:rPr>
            <w:rStyle w:val="Hyperlink"/>
          </w:rPr>
          <w:t>Forecasting for Monetary Policy Making and Communication at the Bank of England. </w:t>
        </w:r>
      </w:hyperlink>
      <w:r w:rsidRPr="00F7439B">
        <w:t>Bank of England Review.</w:t>
      </w:r>
    </w:p>
    <w:p w14:paraId="76D3A406" w14:textId="77777777" w:rsidR="006C5AF8" w:rsidRDefault="006C5AF8"/>
    <w:p w14:paraId="113EC83E" w14:textId="1D7AC42C" w:rsidR="006C5AF8" w:rsidRDefault="006C5AF8">
      <w:r>
        <w:lastRenderedPageBreak/>
        <w:br w:type="page"/>
      </w:r>
    </w:p>
    <w:p w14:paraId="41935754" w14:textId="77777777" w:rsidR="006C5AF8" w:rsidRPr="0055575B" w:rsidRDefault="006C5AF8" w:rsidP="002C62BB">
      <w:pPr>
        <w:pStyle w:val="Heading1"/>
      </w:pPr>
      <w:bookmarkStart w:id="402" w:name="_Toc214436078"/>
      <w:bookmarkStart w:id="403" w:name="_Toc214436105"/>
      <w:r w:rsidRPr="0055575B">
        <w:lastRenderedPageBreak/>
        <w:t>Building Scenarios: The 3R Principle</w:t>
      </w:r>
      <w:bookmarkEnd w:id="402"/>
      <w:bookmarkEnd w:id="403"/>
    </w:p>
    <w:p w14:paraId="4C8A031D" w14:textId="77777777" w:rsidR="006C5AF8" w:rsidRDefault="006C5AF8" w:rsidP="00A4792F">
      <w:pPr>
        <w:jc w:val="center"/>
        <w:rPr>
          <w:b/>
          <w:bCs/>
        </w:rPr>
      </w:pPr>
    </w:p>
    <w:p w14:paraId="65A641F4" w14:textId="77777777" w:rsidR="006C5AF8" w:rsidRDefault="006C5AF8" w:rsidP="00A4792F">
      <w:pPr>
        <w:rPr>
          <w:b/>
          <w:bCs/>
        </w:rPr>
      </w:pPr>
      <w:r>
        <w:rPr>
          <w:b/>
          <w:bCs/>
        </w:rPr>
        <w:t>Susanna Grigoryan</w:t>
      </w:r>
    </w:p>
    <w:p w14:paraId="363D265A" w14:textId="77777777" w:rsidR="006C5AF8" w:rsidRPr="009659F4" w:rsidRDefault="006C5AF8" w:rsidP="00A4792F">
      <w:pPr>
        <w:rPr>
          <w:b/>
          <w:bCs/>
        </w:rPr>
      </w:pPr>
      <w:r w:rsidRPr="009659F4">
        <w:rPr>
          <w:b/>
          <w:bCs/>
        </w:rPr>
        <w:t>Recent Staff Member, Monetary Policy Department, Central Bank of Armenia</w:t>
      </w:r>
    </w:p>
    <w:p w14:paraId="62F51612" w14:textId="77777777" w:rsidR="006C5AF8" w:rsidRPr="009659F4" w:rsidRDefault="006C5AF8" w:rsidP="00A4792F">
      <w:pPr>
        <w:rPr>
          <w:b/>
          <w:bCs/>
        </w:rPr>
      </w:pPr>
      <w:r w:rsidRPr="009659F4">
        <w:rPr>
          <w:b/>
          <w:bCs/>
        </w:rPr>
        <w:t>Student, Global Forecasting School</w:t>
      </w:r>
    </w:p>
    <w:p w14:paraId="6F5CA666" w14:textId="77777777" w:rsidR="006C5AF8" w:rsidRDefault="006C5AF8" w:rsidP="00A4792F">
      <w:pPr>
        <w:rPr>
          <w:b/>
          <w:bCs/>
        </w:rPr>
      </w:pPr>
      <w:r>
        <w:rPr>
          <w:b/>
          <w:bCs/>
        </w:rPr>
        <w:t xml:space="preserve">November </w:t>
      </w:r>
      <w:r w:rsidRPr="009659F4">
        <w:rPr>
          <w:b/>
          <w:bCs/>
        </w:rPr>
        <w:t>2025</w:t>
      </w:r>
    </w:p>
    <w:p w14:paraId="57834343" w14:textId="77777777" w:rsidR="00896F7E" w:rsidRDefault="00896F7E" w:rsidP="00A4792F">
      <w:pPr>
        <w:rPr>
          <w:b/>
          <w:bCs/>
        </w:rPr>
      </w:pPr>
    </w:p>
    <w:p w14:paraId="0EBB12C4" w14:textId="77777777" w:rsidR="00896F7E" w:rsidRDefault="00896F7E" w:rsidP="00896F7E">
      <w:pPr>
        <w:rPr>
          <w:b/>
          <w:bCs/>
        </w:rPr>
      </w:pPr>
      <w:r w:rsidRPr="00896F7E">
        <w:rPr>
          <w:b/>
          <w:bCs/>
        </w:rPr>
        <w:t>Note</w:t>
      </w:r>
    </w:p>
    <w:p w14:paraId="1CDEAAC5" w14:textId="3C0B6622" w:rsidR="00F445A0" w:rsidRPr="00F445A0" w:rsidRDefault="00F445A0" w:rsidP="00F445A0">
      <w:pPr>
        <w:jc w:val="both"/>
        <w:rPr>
          <w:b/>
          <w:bCs/>
        </w:rPr>
      </w:pPr>
      <w:r w:rsidRPr="00F445A0">
        <w:rPr>
          <w:b/>
          <w:bCs/>
        </w:rPr>
        <w:t>1.</w:t>
      </w:r>
      <w:r>
        <w:rPr>
          <w:b/>
          <w:bCs/>
        </w:rPr>
        <w:t xml:space="preserve"> </w:t>
      </w:r>
      <w:r w:rsidRPr="00F445A0">
        <w:rPr>
          <w:b/>
          <w:bCs/>
        </w:rPr>
        <w:t>Introduction – Why Communication Defines Credibility</w:t>
      </w:r>
    </w:p>
    <w:p w14:paraId="254A0E13" w14:textId="77777777" w:rsidR="00F445A0" w:rsidRDefault="00F445A0" w:rsidP="00F445A0">
      <w:pPr>
        <w:jc w:val="both"/>
      </w:pPr>
      <w:r>
        <w:t>In FPAS Mark II, credibility is no longer measured by the central bank’s ability to predict short- term inflation with precision. Instead, credibility emerges from transparency: how clearly the central bank explains uncertainty, how consistently it applies its analytical framework, and how responsibly it manages risks.</w:t>
      </w:r>
    </w:p>
    <w:p w14:paraId="2953D7BE" w14:textId="25865A8A" w:rsidR="00F445A0" w:rsidRDefault="00F445A0" w:rsidP="00F445A0">
      <w:pPr>
        <w:jc w:val="both"/>
      </w:pPr>
      <w:r>
        <w:t>Communication is not supplementary-it’s integral. In a world shaped by persistent shocks and nonlinear dynamics, credibility must be earned continuously through clarity, discipline, and honesty about uncertainty.</w:t>
      </w:r>
    </w:p>
    <w:p w14:paraId="10884E52" w14:textId="1A901BC7" w:rsidR="00F445A0" w:rsidRPr="00F445A0" w:rsidRDefault="00F445A0" w:rsidP="00F445A0">
      <w:pPr>
        <w:jc w:val="both"/>
        <w:rPr>
          <w:b/>
          <w:bCs/>
        </w:rPr>
      </w:pPr>
      <w:r w:rsidRPr="00F445A0">
        <w:rPr>
          <w:b/>
          <w:bCs/>
        </w:rPr>
        <w:t>2.</w:t>
      </w:r>
      <w:r>
        <w:rPr>
          <w:b/>
          <w:bCs/>
        </w:rPr>
        <w:t xml:space="preserve"> </w:t>
      </w:r>
      <w:r w:rsidRPr="00F445A0">
        <w:rPr>
          <w:b/>
          <w:bCs/>
        </w:rPr>
        <w:t>The Credibility Cycle</w:t>
      </w:r>
    </w:p>
    <w:p w14:paraId="58315F67" w14:textId="77777777" w:rsidR="00F445A0" w:rsidRDefault="00F445A0" w:rsidP="00F445A0">
      <w:pPr>
        <w:jc w:val="both"/>
      </w:pPr>
      <w:r>
        <w:t>Credibility under FPAS Mark II is dynamic. It evolves with every policy round through three reinforcing pillars:</w:t>
      </w:r>
    </w:p>
    <w:p w14:paraId="7925D46C" w14:textId="4E4832E5" w:rsidR="00F445A0" w:rsidRDefault="00F445A0" w:rsidP="00F445A0">
      <w:pPr>
        <w:pStyle w:val="ListParagraph"/>
        <w:numPr>
          <w:ilvl w:val="0"/>
          <w:numId w:val="28"/>
        </w:numPr>
        <w:jc w:val="both"/>
      </w:pPr>
      <w:r>
        <w:t>Consistency - Aligning the analytical framework, policy stance, and communication.</w:t>
      </w:r>
    </w:p>
    <w:p w14:paraId="3B53238D" w14:textId="4D8B085D" w:rsidR="00F445A0" w:rsidRDefault="00F445A0" w:rsidP="00F445A0">
      <w:pPr>
        <w:pStyle w:val="ListParagraph"/>
        <w:numPr>
          <w:ilvl w:val="0"/>
          <w:numId w:val="27"/>
        </w:numPr>
        <w:jc w:val="both"/>
      </w:pPr>
      <w:r>
        <w:t>Transparency - Explaining uncertainty, trade-offs, and the rationale for decisions.</w:t>
      </w:r>
    </w:p>
    <w:p w14:paraId="7F87BCD9" w14:textId="5BE56189" w:rsidR="00F445A0" w:rsidRDefault="00F445A0" w:rsidP="00F445A0">
      <w:pPr>
        <w:pStyle w:val="ListParagraph"/>
        <w:numPr>
          <w:ilvl w:val="0"/>
          <w:numId w:val="27"/>
        </w:numPr>
        <w:jc w:val="both"/>
      </w:pPr>
      <w:r>
        <w:t>Accountability - Reviewing past projections and publicly reporting results.</w:t>
      </w:r>
    </w:p>
    <w:p w14:paraId="5760BBD7" w14:textId="73E3B750" w:rsidR="00F445A0" w:rsidRDefault="00F445A0" w:rsidP="00F445A0">
      <w:pPr>
        <w:jc w:val="both"/>
      </w:pPr>
      <w:r>
        <w:t>These three pillars create a “credibility cycle.” Each round begins with internal analytical consistency, continues through transparent decision-making and communication, and ends with a public evaluation of outcomes. This process then repeats, strengthened by learning and feedback.</w:t>
      </w:r>
    </w:p>
    <w:p w14:paraId="2C8249D1" w14:textId="77777777" w:rsidR="00F445A0" w:rsidRDefault="00F445A0" w:rsidP="00F445A0">
      <w:pPr>
        <w:jc w:val="both"/>
      </w:pPr>
    </w:p>
    <w:p w14:paraId="1CDA39A7" w14:textId="77777777" w:rsidR="00F445A0" w:rsidRDefault="00F445A0" w:rsidP="00F445A0">
      <w:pPr>
        <w:jc w:val="both"/>
      </w:pPr>
    </w:p>
    <w:p w14:paraId="351312DA" w14:textId="197181BD" w:rsidR="00F445A0" w:rsidRPr="00F445A0" w:rsidRDefault="00F445A0" w:rsidP="00F445A0">
      <w:pPr>
        <w:jc w:val="both"/>
        <w:rPr>
          <w:b/>
          <w:bCs/>
        </w:rPr>
      </w:pPr>
      <w:r w:rsidRPr="00F445A0">
        <w:rPr>
          <w:b/>
          <w:bCs/>
        </w:rPr>
        <w:lastRenderedPageBreak/>
        <w:t>3.</w:t>
      </w:r>
      <w:r>
        <w:rPr>
          <w:b/>
          <w:bCs/>
        </w:rPr>
        <w:t xml:space="preserve"> </w:t>
      </w:r>
      <w:r w:rsidRPr="00F445A0">
        <w:rPr>
          <w:b/>
          <w:bCs/>
        </w:rPr>
        <w:t>How FPAS Mark II Structures Communication</w:t>
      </w:r>
    </w:p>
    <w:p w14:paraId="37C716AE" w14:textId="77777777" w:rsidR="00F445A0" w:rsidRDefault="00F445A0" w:rsidP="00F445A0">
      <w:pPr>
        <w:jc w:val="both"/>
      </w:pPr>
      <w:r>
        <w:t>Communication in FPAS Mark II is tightly aligned with analysis and policy. The Monetary Policy Report (MPR) is no longer a passive summary-it is an explanatory document that shows how the Board assessed risks and reached its decision.</w:t>
      </w:r>
    </w:p>
    <w:p w14:paraId="6BBDD0BF" w14:textId="77777777" w:rsidR="00F445A0" w:rsidRDefault="00F445A0" w:rsidP="00F445A0">
      <w:pPr>
        <w:jc w:val="both"/>
      </w:pPr>
      <w:r>
        <w:t>Each MPR presents:</w:t>
      </w:r>
    </w:p>
    <w:p w14:paraId="6BFE30C9" w14:textId="17CB4228" w:rsidR="00F445A0" w:rsidRDefault="00F445A0" w:rsidP="00F445A0">
      <w:pPr>
        <w:pStyle w:val="ListParagraph"/>
        <w:numPr>
          <w:ilvl w:val="0"/>
          <w:numId w:val="26"/>
        </w:numPr>
        <w:jc w:val="both"/>
      </w:pPr>
      <w:r>
        <w:t>a baseline scenario,</w:t>
      </w:r>
    </w:p>
    <w:p w14:paraId="11A28389" w14:textId="386E92DA" w:rsidR="00F445A0" w:rsidRDefault="00F445A0" w:rsidP="00F445A0">
      <w:pPr>
        <w:pStyle w:val="ListParagraph"/>
        <w:numPr>
          <w:ilvl w:val="0"/>
          <w:numId w:val="26"/>
        </w:numPr>
        <w:jc w:val="both"/>
      </w:pPr>
      <w:r>
        <w:t>an adverse scenario,</w:t>
      </w:r>
    </w:p>
    <w:p w14:paraId="03B5E985" w14:textId="2117386F" w:rsidR="00F445A0" w:rsidRDefault="00F445A0" w:rsidP="00F445A0">
      <w:pPr>
        <w:pStyle w:val="ListParagraph"/>
        <w:numPr>
          <w:ilvl w:val="0"/>
          <w:numId w:val="26"/>
        </w:numPr>
        <w:jc w:val="both"/>
      </w:pPr>
      <w:r>
        <w:t>an optimistic scenario.</w:t>
      </w:r>
    </w:p>
    <w:p w14:paraId="74CC346F" w14:textId="77777777" w:rsidR="00F445A0" w:rsidRDefault="00F445A0" w:rsidP="00F445A0">
      <w:pPr>
        <w:jc w:val="both"/>
      </w:pPr>
      <w:r>
        <w:t>paired with a detailed discussion of risk asymmetries around each. It explains how the least- regrets principle guided the Board’s choice and how the costs of alternative actions were weighed.</w:t>
      </w:r>
    </w:p>
    <w:p w14:paraId="198DAA20" w14:textId="1C5C44E7" w:rsidR="00F445A0" w:rsidRDefault="00F445A0" w:rsidP="00F445A0">
      <w:pPr>
        <w:jc w:val="both"/>
      </w:pPr>
      <w:r>
        <w:t>Press conferences and interviews then reinforce this narrative by emphasizing prudence, learning, and humility rather than false precision.</w:t>
      </w:r>
    </w:p>
    <w:p w14:paraId="6AC453C1" w14:textId="1BF1CCD7" w:rsidR="00F445A0" w:rsidRPr="00F445A0" w:rsidRDefault="00F445A0" w:rsidP="00F445A0">
      <w:pPr>
        <w:jc w:val="both"/>
        <w:rPr>
          <w:b/>
          <w:bCs/>
        </w:rPr>
      </w:pPr>
      <w:r w:rsidRPr="00F445A0">
        <w:rPr>
          <w:b/>
          <w:bCs/>
        </w:rPr>
        <w:t>4.</w:t>
      </w:r>
      <w:r>
        <w:rPr>
          <w:b/>
          <w:bCs/>
        </w:rPr>
        <w:t xml:space="preserve"> </w:t>
      </w:r>
      <w:r w:rsidRPr="00F445A0">
        <w:rPr>
          <w:b/>
          <w:bCs/>
        </w:rPr>
        <w:t>Endogenous Credibility: How Communication Reinforces Pol- icy</w:t>
      </w:r>
    </w:p>
    <w:p w14:paraId="08CE13EB" w14:textId="77777777" w:rsidR="00F445A0" w:rsidRDefault="00F445A0" w:rsidP="00F445A0">
      <w:pPr>
        <w:jc w:val="both"/>
      </w:pPr>
      <w:r>
        <w:t>Credibility in FPAS Mark II is endogenous-shaped by what the central bank does and how it explains its actions. When the public understands the logic behind decisions, expectations adjust smoothly and with less volatility. Transparent communication reduces uncertainty about the reaction function, making monetary transmission more efficient.</w:t>
      </w:r>
    </w:p>
    <w:p w14:paraId="5489B377" w14:textId="6CFE963A" w:rsidR="00F445A0" w:rsidRDefault="00F445A0" w:rsidP="00F445A0">
      <w:pPr>
        <w:jc w:val="both"/>
      </w:pPr>
      <w:r>
        <w:t>In contrast, inconsistent or vague communication erodes credibility, raising doubts about whether decisions are grounded in analysis or driven by discretion. By embedding structured communication within the analytical and policy framework, FPAS Mark II makes credibility self-reinforcing.</w:t>
      </w:r>
    </w:p>
    <w:p w14:paraId="41B6CFB2" w14:textId="2E2217FA" w:rsidR="00F445A0" w:rsidRPr="00F445A0" w:rsidRDefault="00F445A0" w:rsidP="00F445A0">
      <w:pPr>
        <w:jc w:val="both"/>
        <w:rPr>
          <w:b/>
          <w:bCs/>
        </w:rPr>
      </w:pPr>
      <w:r w:rsidRPr="00F445A0">
        <w:rPr>
          <w:b/>
          <w:bCs/>
        </w:rPr>
        <w:t>5.</w:t>
      </w:r>
      <w:r>
        <w:rPr>
          <w:b/>
          <w:bCs/>
        </w:rPr>
        <w:t xml:space="preserve"> </w:t>
      </w:r>
      <w:r w:rsidRPr="00F445A0">
        <w:rPr>
          <w:b/>
          <w:bCs/>
        </w:rPr>
        <w:t>Institutional Design: Internal Accountability</w:t>
      </w:r>
    </w:p>
    <w:p w14:paraId="1D4AB5FC" w14:textId="77777777" w:rsidR="00F445A0" w:rsidRDefault="00F445A0" w:rsidP="00F445A0">
      <w:pPr>
        <w:jc w:val="both"/>
      </w:pPr>
      <w:r>
        <w:t>Internal communication is as important as external communication. After each policy round, the CBA conducts a Credibility Review: a formal meeting where staff and Board assess:</w:t>
      </w:r>
    </w:p>
    <w:p w14:paraId="5634419D" w14:textId="77777777" w:rsidR="00F445A0" w:rsidRDefault="00F445A0" w:rsidP="00F445A0">
      <w:pPr>
        <w:jc w:val="both"/>
      </w:pPr>
      <w:r>
        <w:t>- forecast performance, - market interpretations, - clarity of communication, and - alignment between internal analysis and external messaging.</w:t>
      </w:r>
    </w:p>
    <w:p w14:paraId="1FDFE998" w14:textId="1D902403" w:rsidR="00F445A0" w:rsidRDefault="00F445A0" w:rsidP="00F445A0">
      <w:pPr>
        <w:jc w:val="both"/>
      </w:pPr>
      <w:r>
        <w:t>Findings from these reviews directly shape the next MPR and the next communication cycle. This disciplined process eliminates gaps between internal views and public messages - a common source of credibility failures in other central banks.</w:t>
      </w:r>
    </w:p>
    <w:p w14:paraId="6C111DAB" w14:textId="1B7CCB4E" w:rsidR="00F445A0" w:rsidRPr="00F445A0" w:rsidRDefault="00F445A0" w:rsidP="00F445A0">
      <w:pPr>
        <w:jc w:val="both"/>
        <w:rPr>
          <w:b/>
          <w:bCs/>
        </w:rPr>
      </w:pPr>
      <w:r w:rsidRPr="00F445A0">
        <w:rPr>
          <w:b/>
          <w:bCs/>
        </w:rPr>
        <w:lastRenderedPageBreak/>
        <w:t>6.</w:t>
      </w:r>
      <w:r>
        <w:rPr>
          <w:b/>
          <w:bCs/>
        </w:rPr>
        <w:t xml:space="preserve"> </w:t>
      </w:r>
      <w:r w:rsidRPr="00F445A0">
        <w:rPr>
          <w:b/>
          <w:bCs/>
        </w:rPr>
        <w:t>Comparative Perspective</w:t>
      </w:r>
    </w:p>
    <w:p w14:paraId="67AC24D3" w14:textId="77777777" w:rsidR="00F445A0" w:rsidRDefault="00F445A0" w:rsidP="00F445A0">
      <w:pPr>
        <w:jc w:val="both"/>
      </w:pPr>
      <w:r>
        <w:t>Many large central banks-such as the Federal Reserve, Bank of England, and ECB- treat communication as a post-decision output rather than as part of the policy process itself. This has resulted in inconsistent messaging and misaligned forward guidance during periods of high uncertainty.</w:t>
      </w:r>
    </w:p>
    <w:p w14:paraId="7E2D33C5" w14:textId="31DC6093" w:rsidR="00F445A0" w:rsidRDefault="00F445A0" w:rsidP="00F445A0">
      <w:pPr>
        <w:jc w:val="both"/>
      </w:pPr>
      <w:r>
        <w:t>In contrast, FPAS Mark II integrates communication from the very beginning of the policy round. The CBA’s approach emphasizes structure, transparency, and humility, treating uncertainty not as a weakness but as an inherent feature of the world that must be managed openly.</w:t>
      </w:r>
    </w:p>
    <w:p w14:paraId="272804C1" w14:textId="5684325F" w:rsidR="00F445A0" w:rsidRPr="00F445A0" w:rsidRDefault="00F445A0" w:rsidP="00F445A0">
      <w:pPr>
        <w:jc w:val="both"/>
        <w:rPr>
          <w:b/>
          <w:bCs/>
        </w:rPr>
      </w:pPr>
      <w:r w:rsidRPr="00F445A0">
        <w:rPr>
          <w:b/>
          <w:bCs/>
        </w:rPr>
        <w:t>7.</w:t>
      </w:r>
      <w:r>
        <w:rPr>
          <w:b/>
          <w:bCs/>
        </w:rPr>
        <w:t xml:space="preserve"> </w:t>
      </w:r>
      <w:r w:rsidRPr="00F445A0">
        <w:rPr>
          <w:b/>
          <w:bCs/>
        </w:rPr>
        <w:t>Conclusion – Credibility Through Clarity</w:t>
      </w:r>
    </w:p>
    <w:p w14:paraId="454B2113" w14:textId="76E94748" w:rsidR="00F445A0" w:rsidRDefault="00F445A0" w:rsidP="00F445A0">
      <w:pPr>
        <w:jc w:val="both"/>
      </w:pPr>
      <w:r>
        <w:t>The essence of FPAS Mark II communication is turning uncertainty into credibility. By explaining how risks are managed-rather than pretending they can be eliminated-the CBA strengthens transparency, accountability, and trust.</w:t>
      </w:r>
    </w:p>
    <w:p w14:paraId="6E40C23F" w14:textId="77777777" w:rsidR="00F445A0" w:rsidRDefault="00F445A0" w:rsidP="00F445A0">
      <w:pPr>
        <w:jc w:val="both"/>
      </w:pPr>
      <w:r>
        <w:t>Credibility becomes not a reputation inherited from the past, but a continuously earned out- come of prudent and structured communication.</w:t>
      </w:r>
    </w:p>
    <w:p w14:paraId="39CBA3A6" w14:textId="77777777" w:rsidR="00896F7E" w:rsidRPr="00896F7E" w:rsidRDefault="00000000" w:rsidP="00896F7E">
      <w:pPr>
        <w:jc w:val="both"/>
      </w:pPr>
      <w:r>
        <w:pict w14:anchorId="6764526D">
          <v:rect id="_x0000_i1036" style="width:0;height:1.5pt" o:hralign="center" o:hrstd="t" o:hr="t" fillcolor="#a0a0a0" stroked="f"/>
        </w:pict>
      </w:r>
    </w:p>
    <w:p w14:paraId="73B7A5E6" w14:textId="77777777" w:rsidR="00896F7E" w:rsidRDefault="00896F7E" w:rsidP="00A4792F">
      <w:pPr>
        <w:rPr>
          <w:b/>
          <w:bCs/>
        </w:rPr>
      </w:pPr>
    </w:p>
    <w:p w14:paraId="50688C8B" w14:textId="1403F086" w:rsidR="006C5AF8" w:rsidRDefault="00F445A0" w:rsidP="00A4792F">
      <w:pPr>
        <w:rPr>
          <w:b/>
          <w:bCs/>
        </w:rPr>
      </w:pPr>
      <w:r>
        <w:rPr>
          <w:b/>
          <w:bCs/>
        </w:rPr>
        <w:t>Script</w:t>
      </w:r>
    </w:p>
    <w:p w14:paraId="55E48324" w14:textId="77777777" w:rsidR="006C5AF8" w:rsidRPr="005649F3" w:rsidRDefault="006C5AF8" w:rsidP="00A4792F">
      <w:pPr>
        <w:jc w:val="both"/>
      </w:pPr>
      <w:r w:rsidRPr="005649F3">
        <w:t xml:space="preserve">Hello everyone, I’m </w:t>
      </w:r>
      <w:r w:rsidRPr="005649F3">
        <w:rPr>
          <w:b/>
          <w:bCs/>
        </w:rPr>
        <w:t>Susanna Grigoryan</w:t>
      </w:r>
      <w:r w:rsidRPr="005649F3">
        <w:t xml:space="preserve">, an economist at the </w:t>
      </w:r>
      <w:r w:rsidRPr="005649F3">
        <w:rPr>
          <w:b/>
          <w:bCs/>
        </w:rPr>
        <w:t>Central Bank of Armenia</w:t>
      </w:r>
      <w:r w:rsidRPr="005649F3">
        <w:t xml:space="preserve"> and a </w:t>
      </w:r>
      <w:r w:rsidRPr="005649F3">
        <w:rPr>
          <w:b/>
          <w:bCs/>
        </w:rPr>
        <w:t>Level One student at the Global Forecasting School</w:t>
      </w:r>
      <w:r w:rsidRPr="005649F3">
        <w:t>. In this video, we’ll explore how FPAS Mark II makes credibility and communication two sides of the same coin.</w:t>
      </w:r>
    </w:p>
    <w:p w14:paraId="3A87E354" w14:textId="77777777" w:rsidR="006C5AF8" w:rsidRPr="005649F3" w:rsidRDefault="006C5AF8" w:rsidP="00A4792F">
      <w:pPr>
        <w:jc w:val="both"/>
      </w:pPr>
      <w:r w:rsidRPr="005649F3">
        <w: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t>
      </w:r>
    </w:p>
    <w:p w14:paraId="0A28F2E6" w14:textId="77777777" w:rsidR="006C5AF8" w:rsidRPr="005649F3" w:rsidRDefault="006C5AF8" w:rsidP="00A4792F">
      <w:pPr>
        <w:jc w:val="both"/>
      </w:pPr>
      <w:r w:rsidRPr="005649F3">
        <w:t xml:space="preserve">In FPAS Mark II, credibility is no longer measured by how accurately the central bank predicts short-term inflation outcomes. Instead, it is defined by how transparently it explains uncertainty, how consistently it applies its framework, and how responsibly it manages risks. Communication has evolved from a supporting function to a central part </w:t>
      </w:r>
      <w:r w:rsidRPr="005649F3">
        <w:lastRenderedPageBreak/>
        <w:t>of the monetary policy process. This change reflects a deeper understanding: in a world defined by uncertainty, trust must be earned through clarity, not certainty.</w:t>
      </w:r>
    </w:p>
    <w:p w14:paraId="5FFB0BD0" w14:textId="77777777" w:rsidR="006C5AF8" w:rsidRPr="005649F3" w:rsidRDefault="006C5AF8" w:rsidP="00A4792F">
      <w:pPr>
        <w:jc w:val="both"/>
      </w:pPr>
      <w:r w:rsidRPr="005649F3">
        <w:t>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t>
      </w:r>
    </w:p>
    <w:p w14:paraId="3D01157C" w14:textId="77777777" w:rsidR="006C5AF8" w:rsidRPr="005649F3" w:rsidRDefault="006C5AF8" w:rsidP="00A4792F">
      <w:pPr>
        <w:jc w:val="both"/>
      </w:pPr>
      <w:r w:rsidRPr="005649F3">
        <w: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t>
      </w:r>
    </w:p>
    <w:p w14:paraId="6DA2179A" w14:textId="77777777" w:rsidR="006C5AF8" w:rsidRPr="005649F3" w:rsidRDefault="006C5AF8" w:rsidP="00A4792F">
      <w:pPr>
        <w:jc w:val="both"/>
      </w:pPr>
      <w:r w:rsidRPr="005649F3">
        <w:t xml:space="preserve">Credibility under FPAS Mark II is endogenous — it grows out of the central bank’s </w:t>
      </w:r>
      <w:proofErr w:type="spellStart"/>
      <w:r w:rsidRPr="005649F3">
        <w:t>behavior</w:t>
      </w:r>
      <w:proofErr w:type="spellEnd"/>
      <w:r w:rsidRPr="005649F3">
        <w: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t>
      </w:r>
    </w:p>
    <w:p w14:paraId="7E705BD0" w14:textId="77777777" w:rsidR="006C5AF8" w:rsidRPr="005649F3" w:rsidRDefault="006C5AF8" w:rsidP="00A4792F">
      <w:pPr>
        <w:jc w:val="both"/>
      </w:pPr>
      <w:r w:rsidRPr="005649F3">
        <w:t xml:space="preserve">Communication within FPAS Mark II begins inside the institution. After each policy round, the CBA conducts a credibility review, a structured meeting that assesses how forecasts </w:t>
      </w:r>
      <w:r w:rsidRPr="005649F3">
        <w:lastRenderedPageBreak/>
        <w:t>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t>
      </w:r>
    </w:p>
    <w:p w14:paraId="377F37EB" w14:textId="77777777" w:rsidR="006C5AF8" w:rsidRPr="005649F3" w:rsidRDefault="006C5AF8" w:rsidP="00A4792F">
      <w:pPr>
        <w:jc w:val="both"/>
      </w:pPr>
      <w:r w:rsidRPr="005649F3">
        <w:t>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t>
      </w:r>
    </w:p>
    <w:p w14:paraId="269107DE" w14:textId="77777777" w:rsidR="006C5AF8" w:rsidRPr="005649F3" w:rsidRDefault="006C5AF8" w:rsidP="00A4792F">
      <w:pPr>
        <w:jc w:val="both"/>
      </w:pPr>
      <w:r w:rsidRPr="005649F3">
        <w: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t>
      </w:r>
    </w:p>
    <w:p w14:paraId="24E78CCB" w14:textId="77777777" w:rsidR="006C5AF8" w:rsidRPr="005649F3" w:rsidRDefault="006C5AF8" w:rsidP="00A4792F">
      <w:pPr>
        <w:jc w:val="both"/>
      </w:pPr>
      <w:r w:rsidRPr="005649F3">
        <w: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t>
      </w:r>
    </w:p>
    <w:p w14:paraId="6211039D" w14:textId="77777777" w:rsidR="006C5AF8" w:rsidRPr="005649F3" w:rsidRDefault="006C5AF8" w:rsidP="00A4792F">
      <w:pPr>
        <w:jc w:val="both"/>
      </w:pPr>
      <w:r w:rsidRPr="005649F3">
        <w:t xml:space="preserve">Each Monetary Policy Report includes three scenarios — a baseline, an upside, and a downside. For each one, we explain what could happen to inflation and output, and how the Board evaluated those possibilities. This gives readers a clear view of how uncertainty </w:t>
      </w:r>
      <w:r w:rsidRPr="005649F3">
        <w:lastRenderedPageBreak/>
        <w:t>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t>
      </w:r>
    </w:p>
    <w:p w14:paraId="41C47CE5" w14:textId="77777777" w:rsidR="006C5AF8" w:rsidRPr="005649F3" w:rsidRDefault="006C5AF8" w:rsidP="00A4792F">
      <w:pPr>
        <w:jc w:val="both"/>
      </w:pPr>
      <w:r w:rsidRPr="005649F3">
        <w: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t>
      </w:r>
    </w:p>
    <w:p w14:paraId="29F83562" w14:textId="77777777" w:rsidR="006C5AF8" w:rsidRPr="005649F3" w:rsidRDefault="006C5AF8" w:rsidP="00A4792F">
      <w:pPr>
        <w:jc w:val="both"/>
      </w:pPr>
      <w:r w:rsidRPr="005649F3">
        <w:t>In FPAS Mark II, credibility and communication are inseparable. Transparency builds understanding, understanding builds trust, and trust is what anchors expectations — the ultimate goal of monetary policy. Independence gives us the authority to act. Credibility ensures that we act wisely. And clear communication is what ties it all together.</w:t>
      </w:r>
    </w:p>
    <w:p w14:paraId="3224C26D" w14:textId="77777777" w:rsidR="006C5AF8" w:rsidRPr="005649F3" w:rsidRDefault="006C5AF8" w:rsidP="00A4792F">
      <w:pPr>
        <w:jc w:val="both"/>
      </w:pPr>
      <w:r w:rsidRPr="005649F3">
        <w:t xml:space="preserve">Thank you for watching, and I would like to acknowledge </w:t>
      </w:r>
      <w:r w:rsidRPr="005649F3">
        <w:rPr>
          <w:b/>
          <w:bCs/>
        </w:rPr>
        <w:t xml:space="preserve">Douglas Laxton, Jared Laxton, Asya Kostanyan, and </w:t>
      </w:r>
      <w:proofErr w:type="spellStart"/>
      <w:r w:rsidRPr="005649F3">
        <w:rPr>
          <w:b/>
          <w:bCs/>
        </w:rPr>
        <w:t>Sophio</w:t>
      </w:r>
      <w:proofErr w:type="spellEnd"/>
      <w:r w:rsidRPr="005649F3">
        <w:rPr>
          <w:b/>
          <w:bCs/>
        </w:rPr>
        <w:t xml:space="preserve"> Mkervalidze</w:t>
      </w:r>
      <w:r w:rsidRPr="005649F3">
        <w:t xml:space="preserve"> at the </w:t>
      </w:r>
      <w:r w:rsidRPr="005649F3">
        <w:rPr>
          <w:b/>
          <w:bCs/>
        </w:rPr>
        <w:t>Global Forecasting School</w:t>
      </w:r>
      <w:r w:rsidRPr="005649F3">
        <w:t xml:space="preserve"> for their guidance and support in producing this video.</w:t>
      </w:r>
    </w:p>
    <w:p w14:paraId="4743908F" w14:textId="77777777" w:rsidR="006C5AF8" w:rsidRDefault="006C5AF8" w:rsidP="00A4792F"/>
    <w:p w14:paraId="060DAA4D" w14:textId="77777777" w:rsidR="006C5AF8" w:rsidRDefault="006C5AF8" w:rsidP="00A4792F"/>
    <w:p w14:paraId="554AF21C" w14:textId="77777777" w:rsidR="006C5AF8" w:rsidRDefault="006C5AF8" w:rsidP="00A4792F">
      <w:pPr>
        <w:rPr>
          <w:b/>
          <w:bCs/>
        </w:rPr>
      </w:pPr>
      <w:r w:rsidRPr="00B07A92">
        <w:rPr>
          <w:b/>
          <w:bCs/>
        </w:rPr>
        <w:t>See you there.</w:t>
      </w:r>
    </w:p>
    <w:p w14:paraId="37370778" w14:textId="77777777" w:rsidR="006C5AF8" w:rsidRDefault="006C5AF8" w:rsidP="00A4792F">
      <w:pPr>
        <w:rPr>
          <w:b/>
          <w:bCs/>
        </w:rPr>
      </w:pPr>
    </w:p>
    <w:p w14:paraId="552664A1" w14:textId="77777777" w:rsidR="006C5AF8" w:rsidRPr="009659F4" w:rsidRDefault="006C5AF8" w:rsidP="00A4792F">
      <w:pPr>
        <w:rPr>
          <w:b/>
          <w:bCs/>
        </w:rPr>
      </w:pPr>
      <w:r w:rsidRPr="009659F4">
        <w:rPr>
          <w:b/>
          <w:bCs/>
        </w:rPr>
        <w:t>Literature &amp; Further Reading</w:t>
      </w:r>
    </w:p>
    <w:p w14:paraId="3CEF4CC1" w14:textId="77777777" w:rsidR="006C5AF8" w:rsidRPr="00352B50" w:rsidRDefault="006C5AF8" w:rsidP="006C5AF8">
      <w:pPr>
        <w:numPr>
          <w:ilvl w:val="0"/>
          <w:numId w:val="14"/>
        </w:numPr>
      </w:pPr>
      <w:r w:rsidRPr="00352B50">
        <w:t>Better Policy Project. (2023). </w:t>
      </w:r>
      <w:r w:rsidRPr="00352B50">
        <w:rPr>
          <w:i/>
          <w:iCs/>
        </w:rPr>
        <w:t>The Prudent Risk Management Approach to Price Stability.</w:t>
      </w:r>
      <w:r w:rsidRPr="00352B50">
        <w:t> Unpublished mimeograph.</w:t>
      </w:r>
    </w:p>
    <w:p w14:paraId="436060E7" w14:textId="77777777" w:rsidR="006C5AF8" w:rsidRPr="00352B50" w:rsidRDefault="006C5AF8" w:rsidP="006C5AF8">
      <w:pPr>
        <w:numPr>
          <w:ilvl w:val="0"/>
          <w:numId w:val="14"/>
        </w:numPr>
      </w:pPr>
      <w:r w:rsidRPr="00352B50">
        <w:t>Freedman, C., &amp; Laxton, D. (2009). </w:t>
      </w:r>
      <w:hyperlink r:id="rId76" w:tgtFrame="_blank" w:history="1">
        <w:r w:rsidRPr="00352B50">
          <w:rPr>
            <w:rStyle w:val="Hyperlink"/>
          </w:rPr>
          <w:t>“Why Inflation Targeting?” </w:t>
        </w:r>
      </w:hyperlink>
      <w:r w:rsidRPr="00352B50">
        <w:t>IMF Working Paper WP/09/86.</w:t>
      </w:r>
    </w:p>
    <w:p w14:paraId="6372611F" w14:textId="77777777" w:rsidR="006C5AF8" w:rsidRPr="00352B50" w:rsidRDefault="006C5AF8" w:rsidP="006C5AF8">
      <w:pPr>
        <w:numPr>
          <w:ilvl w:val="0"/>
          <w:numId w:val="14"/>
        </w:numPr>
      </w:pPr>
      <w:r w:rsidRPr="00352B50">
        <w:t>Debelle, G., &amp; Laxton, D. (1996). </w:t>
      </w:r>
      <w:hyperlink r:id="rId77" w:tgtFrame="_blank" w:history="1">
        <w:r w:rsidRPr="00352B50">
          <w:rPr>
            <w:rStyle w:val="Hyperlink"/>
          </w:rPr>
          <w:t>*Is the Phillips Curve Really Convex?* </w:t>
        </w:r>
      </w:hyperlink>
      <w:r w:rsidRPr="00352B50">
        <w:t>IMF Working Paper WP/96/111.</w:t>
      </w:r>
    </w:p>
    <w:p w14:paraId="3604CEFC" w14:textId="77777777" w:rsidR="006C5AF8" w:rsidRDefault="006C5AF8" w:rsidP="006C5AF8">
      <w:pPr>
        <w:numPr>
          <w:ilvl w:val="0"/>
          <w:numId w:val="14"/>
        </w:numPr>
      </w:pPr>
      <w:r w:rsidRPr="00352B50">
        <w:t>Friedman, M. (1968). </w:t>
      </w:r>
      <w:hyperlink r:id="rId78" w:tgtFrame="_blank" w:history="1">
        <w:r w:rsidRPr="00352B50">
          <w:rPr>
            <w:rStyle w:val="Hyperlink"/>
          </w:rPr>
          <w:t>“The Role of Monetary Policy.” </w:t>
        </w:r>
      </w:hyperlink>
      <w:r w:rsidRPr="00352B50">
        <w:t>American Economic Review, 58(1).</w:t>
      </w:r>
    </w:p>
    <w:p w14:paraId="7A7DCAB4" w14:textId="5D3876BA" w:rsidR="00BC3059" w:rsidRPr="00416680" w:rsidRDefault="00B95FC1" w:rsidP="00BC3059">
      <w:pPr>
        <w:pStyle w:val="ListParagraph"/>
        <w:numPr>
          <w:ilvl w:val="0"/>
          <w:numId w:val="14"/>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7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46D65D04" w14:textId="03B84928" w:rsidR="00BC3059" w:rsidRPr="00416680" w:rsidRDefault="00B95FC1" w:rsidP="00BC3059">
      <w:pPr>
        <w:pStyle w:val="ListParagraph"/>
        <w:numPr>
          <w:ilvl w:val="0"/>
          <w:numId w:val="14"/>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1856286" w14:textId="02940C7A" w:rsidR="006C5AF8" w:rsidRPr="00352B50" w:rsidRDefault="006C5AF8" w:rsidP="006C5AF8">
      <w:pPr>
        <w:numPr>
          <w:ilvl w:val="0"/>
          <w:numId w:val="14"/>
        </w:numPr>
      </w:pPr>
      <w:r w:rsidRPr="00352B50">
        <w:t>Bernanke, B. (2024). </w:t>
      </w:r>
      <w:hyperlink r:id="rId80" w:tgtFrame="_blank" w:history="1">
        <w:r w:rsidRPr="00352B50">
          <w:rPr>
            <w:rStyle w:val="Hyperlink"/>
          </w:rPr>
          <w:t>Forecasting for Monetary Policy Making and Communication at the Bank of England: A Review. </w:t>
        </w:r>
      </w:hyperlink>
      <w:r w:rsidRPr="00352B50">
        <w:t>Bank of England Independent Evaluation Office.</w:t>
      </w:r>
    </w:p>
    <w:p w14:paraId="2521ABBD" w14:textId="77777777" w:rsidR="006C5AF8" w:rsidRDefault="006C5AF8"/>
    <w:p w14:paraId="763032EC" w14:textId="6CE51518" w:rsidR="006C5AF8" w:rsidRDefault="006C5AF8">
      <w:r>
        <w:br w:type="page"/>
      </w:r>
    </w:p>
    <w:p w14:paraId="6376656F" w14:textId="77777777" w:rsidR="006C5AF8" w:rsidRDefault="006C5AF8" w:rsidP="002C62BB">
      <w:pPr>
        <w:pStyle w:val="Heading1"/>
      </w:pPr>
      <w:bookmarkStart w:id="404" w:name="_Toc214436079"/>
      <w:bookmarkStart w:id="405" w:name="_Toc214436106"/>
      <w:r w:rsidRPr="00B96ED2">
        <w:lastRenderedPageBreak/>
        <w:t>Changing Roles: Board and Staff under FPAS Mark II</w:t>
      </w:r>
      <w:bookmarkEnd w:id="404"/>
      <w:bookmarkEnd w:id="405"/>
    </w:p>
    <w:p w14:paraId="501E4B9F" w14:textId="77777777" w:rsidR="006C5AF8" w:rsidRDefault="006C5AF8" w:rsidP="00A4792F">
      <w:pPr>
        <w:jc w:val="center"/>
        <w:rPr>
          <w:b/>
          <w:bCs/>
        </w:rPr>
      </w:pPr>
    </w:p>
    <w:p w14:paraId="3547F152" w14:textId="77777777" w:rsidR="006C5AF8" w:rsidRDefault="006C5AF8" w:rsidP="00A4792F">
      <w:pPr>
        <w:rPr>
          <w:b/>
          <w:bCs/>
        </w:rPr>
      </w:pPr>
      <w:r>
        <w:rPr>
          <w:b/>
          <w:bCs/>
        </w:rPr>
        <w:t>Susanna Grigoryan</w:t>
      </w:r>
    </w:p>
    <w:p w14:paraId="2401B979" w14:textId="77777777" w:rsidR="006C5AF8" w:rsidRPr="009659F4" w:rsidRDefault="006C5AF8" w:rsidP="00A4792F">
      <w:pPr>
        <w:rPr>
          <w:b/>
          <w:bCs/>
        </w:rPr>
      </w:pPr>
      <w:r w:rsidRPr="009659F4">
        <w:rPr>
          <w:b/>
          <w:bCs/>
        </w:rPr>
        <w:t>Recent Staff Member, Monetary Policy Department, Central Bank of Armenia</w:t>
      </w:r>
    </w:p>
    <w:p w14:paraId="713512E6" w14:textId="77777777" w:rsidR="006C5AF8" w:rsidRPr="009659F4" w:rsidRDefault="006C5AF8" w:rsidP="00A4792F">
      <w:pPr>
        <w:rPr>
          <w:b/>
          <w:bCs/>
        </w:rPr>
      </w:pPr>
      <w:r w:rsidRPr="009659F4">
        <w:rPr>
          <w:b/>
          <w:bCs/>
        </w:rPr>
        <w:t>Student, Global Forecasting School</w:t>
      </w:r>
    </w:p>
    <w:p w14:paraId="1C22E762" w14:textId="77777777" w:rsidR="006C5AF8" w:rsidRDefault="006C5AF8" w:rsidP="00A4792F">
      <w:pPr>
        <w:rPr>
          <w:b/>
          <w:bCs/>
        </w:rPr>
      </w:pPr>
      <w:r>
        <w:rPr>
          <w:b/>
          <w:bCs/>
        </w:rPr>
        <w:t xml:space="preserve">November </w:t>
      </w:r>
      <w:r w:rsidRPr="009659F4">
        <w:rPr>
          <w:b/>
          <w:bCs/>
        </w:rPr>
        <w:t>2025</w:t>
      </w:r>
    </w:p>
    <w:p w14:paraId="64C57F52" w14:textId="77777777" w:rsidR="00896F7E" w:rsidRDefault="00896F7E" w:rsidP="00A4792F">
      <w:pPr>
        <w:rPr>
          <w:b/>
          <w:bCs/>
        </w:rPr>
      </w:pPr>
    </w:p>
    <w:p w14:paraId="04F2839B" w14:textId="77777777" w:rsidR="00896F7E" w:rsidRDefault="00896F7E" w:rsidP="00896F7E">
      <w:pPr>
        <w:rPr>
          <w:b/>
          <w:bCs/>
        </w:rPr>
      </w:pPr>
      <w:r w:rsidRPr="00896F7E">
        <w:rPr>
          <w:b/>
          <w:bCs/>
        </w:rPr>
        <w:t>Note</w:t>
      </w:r>
    </w:p>
    <w:p w14:paraId="7CB37403" w14:textId="3A4CDDC6" w:rsidR="00F445A0" w:rsidRPr="00EF1E6B" w:rsidRDefault="00F445A0" w:rsidP="00F445A0">
      <w:pPr>
        <w:jc w:val="both"/>
        <w:rPr>
          <w:b/>
          <w:bCs/>
        </w:rPr>
      </w:pPr>
      <w:r w:rsidRPr="00EF1E6B">
        <w:rPr>
          <w:b/>
          <w:bCs/>
        </w:rPr>
        <w:t>1.</w:t>
      </w:r>
      <w:r w:rsidR="00EF1E6B" w:rsidRPr="00EF1E6B">
        <w:rPr>
          <w:b/>
          <w:bCs/>
        </w:rPr>
        <w:t xml:space="preserve"> </w:t>
      </w:r>
      <w:r w:rsidRPr="00EF1E6B">
        <w:rPr>
          <w:b/>
          <w:bCs/>
        </w:rPr>
        <w:t>Analytical Context</w:t>
      </w:r>
    </w:p>
    <w:p w14:paraId="5EBC73D2" w14:textId="2C2090D8" w:rsidR="00F445A0" w:rsidRDefault="00F445A0" w:rsidP="00F445A0">
      <w:pPr>
        <w:jc w:val="both"/>
      </w:pPr>
      <w:r>
        <w:t>FPAS Mark II was developed in response to rising structural uncertainty - including pandemics, geopolitical shocks, and nonlinear global dynamics. Traditional baseline-focused methods proved too rigid in an environment where shocks were persistent and interacted in complex ways. FPAS Mark II integrates risk-based policymaking within a coherent scenario frame- work, enabling decision-makers to compare alternative worlds rather than rely on a single deterministic forecast.</w:t>
      </w:r>
    </w:p>
    <w:p w14:paraId="7EB425F0" w14:textId="147A1FBF" w:rsidR="00F445A0" w:rsidRPr="00EF1E6B" w:rsidRDefault="00F445A0" w:rsidP="00F445A0">
      <w:pPr>
        <w:jc w:val="both"/>
        <w:rPr>
          <w:b/>
          <w:bCs/>
        </w:rPr>
      </w:pPr>
      <w:r w:rsidRPr="00EF1E6B">
        <w:rPr>
          <w:b/>
          <w:bCs/>
        </w:rPr>
        <w:t>2.</w:t>
      </w:r>
      <w:r w:rsidR="00EF1E6B" w:rsidRPr="00EF1E6B">
        <w:rPr>
          <w:b/>
          <w:bCs/>
        </w:rPr>
        <w:t xml:space="preserve"> </w:t>
      </w:r>
      <w:r w:rsidRPr="00EF1E6B">
        <w:rPr>
          <w:b/>
          <w:bCs/>
        </w:rPr>
        <w:t>Board as Decision-Makers under Uncertainty</w:t>
      </w:r>
    </w:p>
    <w:p w14:paraId="6020628B" w14:textId="77777777" w:rsidR="00F445A0" w:rsidRDefault="00F445A0" w:rsidP="00F445A0">
      <w:pPr>
        <w:jc w:val="both"/>
      </w:pPr>
      <w:r>
        <w:t xml:space="preserve">Under FPAS Mark II, Board members are decision-makers operating under uncertainty. Their responsibility is to assess the distribution of risks around the inflation target. Using the least- regrets mindset, they evaluate policy-relevant scenarios and consider how shocks could evolve depending on global conditions, domestic transmission channels, and </w:t>
      </w:r>
      <w:proofErr w:type="spellStart"/>
      <w:r>
        <w:t>behavioral</w:t>
      </w:r>
      <w:proofErr w:type="spellEnd"/>
      <w:r>
        <w:t xml:space="preserve"> responses.</w:t>
      </w:r>
    </w:p>
    <w:p w14:paraId="7982F3C9" w14:textId="7CDA6DEE" w:rsidR="00F445A0" w:rsidRDefault="00F445A0" w:rsidP="00F445A0">
      <w:pPr>
        <w:jc w:val="both"/>
      </w:pPr>
      <w:r>
        <w:t>The Board’s goal is not to approve a single forecast but to choose the policy stance that minimizes potential losses if the world unfolds differently than expected. This approach anchors credibility: even when outcomes deviate from projections, the decision is justified based on prudent risk management.</w:t>
      </w:r>
    </w:p>
    <w:p w14:paraId="2FCF5FA1" w14:textId="2D30BA08" w:rsidR="00F445A0" w:rsidRPr="00F445A0" w:rsidRDefault="00F445A0" w:rsidP="00F445A0">
      <w:pPr>
        <w:jc w:val="both"/>
        <w:rPr>
          <w:b/>
          <w:bCs/>
        </w:rPr>
      </w:pPr>
      <w:r w:rsidRPr="00F445A0">
        <w:rPr>
          <w:b/>
          <w:bCs/>
        </w:rPr>
        <w:t>3.</w:t>
      </w:r>
      <w:r>
        <w:rPr>
          <w:b/>
          <w:bCs/>
        </w:rPr>
        <w:t xml:space="preserve"> </w:t>
      </w:r>
      <w:r w:rsidRPr="00F445A0">
        <w:rPr>
          <w:b/>
          <w:bCs/>
        </w:rPr>
        <w:t>Staff as Facilitators of Structured Analysis</w:t>
      </w:r>
    </w:p>
    <w:p w14:paraId="419475D6" w14:textId="77777777" w:rsidR="00F445A0" w:rsidRDefault="00F445A0" w:rsidP="00F445A0">
      <w:pPr>
        <w:jc w:val="both"/>
      </w:pPr>
      <w:r>
        <w:t>The shift to FPAS Mark II significantly transforms staff roles. Rather than defending a baseline, staff act as facilitators of structured analysis. Their responsibilities include:</w:t>
      </w:r>
    </w:p>
    <w:p w14:paraId="77795E1E" w14:textId="018DC51B" w:rsidR="00F445A0" w:rsidRDefault="00F445A0" w:rsidP="00F445A0">
      <w:pPr>
        <w:pStyle w:val="ListParagraph"/>
        <w:numPr>
          <w:ilvl w:val="0"/>
          <w:numId w:val="30"/>
        </w:numPr>
        <w:jc w:val="both"/>
      </w:pPr>
      <w:r>
        <w:t>Designing coherent scenarios using the 3R principle - Related, Relevant, Realistic.</w:t>
      </w:r>
    </w:p>
    <w:p w14:paraId="061C9AC4" w14:textId="2B28323A" w:rsidR="00F445A0" w:rsidRDefault="00F445A0" w:rsidP="00F445A0">
      <w:pPr>
        <w:pStyle w:val="ListParagraph"/>
        <w:numPr>
          <w:ilvl w:val="0"/>
          <w:numId w:val="30"/>
        </w:numPr>
        <w:jc w:val="both"/>
      </w:pPr>
      <w:r>
        <w:lastRenderedPageBreak/>
        <w:t>Quantifying these scenarios with nonlinear models incorporating endogenous credibility and convex Phillips curve dynamics.</w:t>
      </w:r>
    </w:p>
    <w:p w14:paraId="1269FA0B" w14:textId="6FFF5409" w:rsidR="00F445A0" w:rsidRDefault="00F445A0" w:rsidP="00F445A0">
      <w:pPr>
        <w:pStyle w:val="ListParagraph"/>
        <w:numPr>
          <w:ilvl w:val="0"/>
          <w:numId w:val="30"/>
        </w:numPr>
        <w:jc w:val="both"/>
      </w:pPr>
      <w:r>
        <w:t>Presenting uncertainties and trade-offs clearly in the Executive Briefing.</w:t>
      </w:r>
    </w:p>
    <w:p w14:paraId="25A3EE83" w14:textId="096C3950" w:rsidR="00F445A0" w:rsidRDefault="00F445A0" w:rsidP="00F445A0">
      <w:pPr>
        <w:jc w:val="both"/>
      </w:pPr>
      <w:r>
        <w:t>Staff are no longer advocates of a single view but architects of the analytical framework, helping the Board understand trade-offs without prescribing decisions.</w:t>
      </w:r>
    </w:p>
    <w:p w14:paraId="1D01CBE4" w14:textId="4E5A1605" w:rsidR="00F445A0" w:rsidRPr="00F445A0" w:rsidRDefault="00F445A0" w:rsidP="00F445A0">
      <w:pPr>
        <w:jc w:val="both"/>
        <w:rPr>
          <w:b/>
          <w:bCs/>
        </w:rPr>
      </w:pPr>
      <w:r w:rsidRPr="00F445A0">
        <w:rPr>
          <w:b/>
          <w:bCs/>
        </w:rPr>
        <w:t>4.</w:t>
      </w:r>
      <w:r>
        <w:rPr>
          <w:b/>
          <w:bCs/>
        </w:rPr>
        <w:t xml:space="preserve"> </w:t>
      </w:r>
      <w:r w:rsidRPr="00F445A0">
        <w:rPr>
          <w:b/>
          <w:bCs/>
        </w:rPr>
        <w:t>Institutional Learning and Human Capital</w:t>
      </w:r>
    </w:p>
    <w:p w14:paraId="68F7BB6C" w14:textId="77777777" w:rsidR="00F445A0" w:rsidRDefault="00F445A0" w:rsidP="00F445A0">
      <w:pPr>
        <w:jc w:val="both"/>
      </w:pPr>
      <w:r>
        <w:t>FPAS Mark II embeds continuous learning into the policy process. After each policy round, staff and Board conduct structured reviews of forecast errors, communication outcomes, and shifts in economic relationships. This feedback loop strengthens human capital, improves models, and enhances institutional credibility.</w:t>
      </w:r>
    </w:p>
    <w:p w14:paraId="1D25ED2A" w14:textId="7AC5BED0" w:rsidR="00F445A0" w:rsidRDefault="00F445A0" w:rsidP="00F445A0">
      <w:pPr>
        <w:jc w:val="both"/>
      </w:pPr>
      <w:r>
        <w:t>As described in *The Prudent Risk Management Approach to Price Stability* (Better Policy Project, 2023), FPAS Mark II transforms forecasting from a one-off analysis into a dynamic, iterative process. Each round builds institutional memory and deepens analytical capacity.</w:t>
      </w:r>
    </w:p>
    <w:p w14:paraId="53082FA3" w14:textId="2C3119AB" w:rsidR="00F445A0" w:rsidRPr="00F445A0" w:rsidRDefault="00F445A0" w:rsidP="00F445A0">
      <w:pPr>
        <w:jc w:val="both"/>
        <w:rPr>
          <w:b/>
          <w:bCs/>
        </w:rPr>
      </w:pPr>
      <w:r w:rsidRPr="00F445A0">
        <w:rPr>
          <w:b/>
          <w:bCs/>
        </w:rPr>
        <w:t>5.</w:t>
      </w:r>
      <w:r>
        <w:rPr>
          <w:b/>
          <w:bCs/>
        </w:rPr>
        <w:t xml:space="preserve"> </w:t>
      </w:r>
      <w:r w:rsidRPr="00F445A0">
        <w:rPr>
          <w:b/>
          <w:bCs/>
        </w:rPr>
        <w:t>Policy Implications</w:t>
      </w:r>
    </w:p>
    <w:p w14:paraId="7C1866B7" w14:textId="77777777" w:rsidR="00F445A0" w:rsidRDefault="00F445A0" w:rsidP="00F445A0">
      <w:pPr>
        <w:jc w:val="both"/>
      </w:pPr>
      <w:r>
        <w:t>This evolution in roles yields three major benefits:</w:t>
      </w:r>
    </w:p>
    <w:p w14:paraId="4F2966E7" w14:textId="0B21D978" w:rsidR="00F445A0" w:rsidRDefault="00F445A0" w:rsidP="00F445A0">
      <w:pPr>
        <w:pStyle w:val="ListParagraph"/>
        <w:numPr>
          <w:ilvl w:val="0"/>
          <w:numId w:val="29"/>
        </w:numPr>
        <w:jc w:val="both"/>
      </w:pPr>
      <w:r w:rsidRPr="00F445A0">
        <w:rPr>
          <w:b/>
          <w:bCs/>
        </w:rPr>
        <w:t>Transparency</w:t>
      </w:r>
      <w:r>
        <w:t xml:space="preserve"> - separating analysis from judgment clarifies responsibilities.</w:t>
      </w:r>
    </w:p>
    <w:p w14:paraId="025D7F78" w14:textId="265068B2" w:rsidR="00F445A0" w:rsidRDefault="00F445A0" w:rsidP="00F445A0">
      <w:pPr>
        <w:pStyle w:val="ListParagraph"/>
        <w:numPr>
          <w:ilvl w:val="0"/>
          <w:numId w:val="29"/>
        </w:numPr>
        <w:jc w:val="both"/>
      </w:pPr>
      <w:r w:rsidRPr="00F445A0">
        <w:rPr>
          <w:b/>
          <w:bCs/>
        </w:rPr>
        <w:t>Adaptability</w:t>
      </w:r>
      <w:r>
        <w:t xml:space="preserve"> - scenario-based evaluation allows policy to adjust to uncertainty.</w:t>
      </w:r>
    </w:p>
    <w:p w14:paraId="57EFC003" w14:textId="3DD9F3B2" w:rsidR="00F445A0" w:rsidRDefault="00F445A0" w:rsidP="00F445A0">
      <w:pPr>
        <w:pStyle w:val="ListParagraph"/>
        <w:numPr>
          <w:ilvl w:val="0"/>
          <w:numId w:val="29"/>
        </w:numPr>
        <w:jc w:val="both"/>
      </w:pPr>
      <w:r w:rsidRPr="00F445A0">
        <w:rPr>
          <w:b/>
          <w:bCs/>
        </w:rPr>
        <w:t>Credibility</w:t>
      </w:r>
      <w:r>
        <w:t xml:space="preserve"> - prudence becomes embedded in every stage of the policy cycle.</w:t>
      </w:r>
    </w:p>
    <w:p w14:paraId="66AF8B87" w14:textId="23A60D62" w:rsidR="00896F7E" w:rsidRPr="00896F7E" w:rsidRDefault="00F445A0" w:rsidP="00F445A0">
      <w:pPr>
        <w:jc w:val="both"/>
      </w:pPr>
      <w:r>
        <w:t>By aligning Board judgment with structured staff analysis, FPAS Mark II ensures disciplined, forward-looking policymaking.</w:t>
      </w:r>
      <w:r w:rsidR="00000000">
        <w:pict w14:anchorId="5F561863">
          <v:rect id="_x0000_i1037" style="width:0;height:1.5pt" o:hralign="center" o:hrstd="t" o:hr="t" fillcolor="#a0a0a0" stroked="f"/>
        </w:pict>
      </w:r>
    </w:p>
    <w:p w14:paraId="60C77811" w14:textId="77777777" w:rsidR="00896F7E" w:rsidRDefault="00896F7E" w:rsidP="00A4792F">
      <w:pPr>
        <w:rPr>
          <w:b/>
          <w:bCs/>
        </w:rPr>
      </w:pPr>
    </w:p>
    <w:p w14:paraId="02136EC0" w14:textId="6E9935AA" w:rsidR="006C5AF8" w:rsidRDefault="00F445A0" w:rsidP="00A4792F">
      <w:pPr>
        <w:rPr>
          <w:b/>
          <w:bCs/>
        </w:rPr>
      </w:pPr>
      <w:r>
        <w:rPr>
          <w:b/>
          <w:bCs/>
        </w:rPr>
        <w:t>Script</w:t>
      </w:r>
    </w:p>
    <w:p w14:paraId="3E8C6E8D" w14:textId="77777777" w:rsidR="006C5AF8" w:rsidRPr="001A1CC4" w:rsidRDefault="006C5AF8" w:rsidP="00A4792F">
      <w:pPr>
        <w:jc w:val="both"/>
      </w:pPr>
      <w:r w:rsidRPr="001A1CC4">
        <w:t xml:space="preserve">Hello everyone, I’m </w:t>
      </w:r>
      <w:r w:rsidRPr="001A1CC4">
        <w:rPr>
          <w:b/>
          <w:bCs/>
        </w:rPr>
        <w:t>Susanna Grigoryan</w:t>
      </w:r>
      <w:r w:rsidRPr="001A1CC4">
        <w:t xml:space="preserve">, an economist at the </w:t>
      </w:r>
      <w:r w:rsidRPr="001A1CC4">
        <w:rPr>
          <w:b/>
          <w:bCs/>
        </w:rPr>
        <w:t>Central Bank of Armenia</w:t>
      </w:r>
      <w:r w:rsidRPr="001A1CC4">
        <w:t xml:space="preserve"> and a </w:t>
      </w:r>
      <w:r w:rsidRPr="001A1CC4">
        <w:rPr>
          <w:b/>
          <w:bCs/>
        </w:rPr>
        <w:t>Level One student at the Global Forecasting School</w:t>
      </w:r>
      <w:r w:rsidRPr="001A1CC4">
        <w:t>. Welcome back to the CBA Academy Learning Hub. In this session, we’ll explore how the roles of the Board and staff evolve under FPAS Mark II — the Prudent Risk Management Approach to Price Stability.</w:t>
      </w:r>
    </w:p>
    <w:p w14:paraId="2C79F6E9" w14:textId="77777777" w:rsidR="006C5AF8" w:rsidRPr="001A1CC4" w:rsidRDefault="006C5AF8" w:rsidP="00A4792F">
      <w:pPr>
        <w:jc w:val="both"/>
      </w:pPr>
      <w:r w:rsidRPr="001A1CC4">
        <w:t xml:space="preserve">Under FPAS Mark I, most central banks relied on a single baseline forecast. The process was deterministic — everything revolved around one expected path for inflation and output. But as uncertainty in the global economy grew, that approach became too rigid. FPAS Mark II replaces the deterministic baseline with structured, scenario-based </w:t>
      </w:r>
      <w:r w:rsidRPr="001A1CC4">
        <w:lastRenderedPageBreak/>
        <w:t>analysis. The focus shifts from forecasting the future to managing risks across possible futures.</w:t>
      </w:r>
    </w:p>
    <w:p w14:paraId="5E021166" w14:textId="77777777" w:rsidR="006C5AF8" w:rsidRPr="001A1CC4" w:rsidRDefault="006C5AF8" w:rsidP="00A4792F">
      <w:pPr>
        <w:jc w:val="both"/>
      </w:pPr>
      <w:r w:rsidRPr="001A1CC4">
        <w:t xml:space="preserve">In this new environment, Board members are decision-makers under uncertainty. Their task is not to approve a single forecast, but to weigh alternative scenarios and assess how each might unfold depending on global shocks, transmission mechanisms, and </w:t>
      </w:r>
      <w:proofErr w:type="spellStart"/>
      <w:r w:rsidRPr="001A1CC4">
        <w:t>behavioral</w:t>
      </w:r>
      <w:proofErr w:type="spellEnd"/>
      <w:r w:rsidRPr="001A1CC4">
        <w:t xml:space="preserve"> responses. They deliberate on the least-regrets policy path — the one that minimizes potential losses if the world turns out differently than expected.</w:t>
      </w:r>
    </w:p>
    <w:p w14:paraId="10625E35" w14:textId="77777777" w:rsidR="006C5AF8" w:rsidRPr="001A1CC4" w:rsidRDefault="006C5AF8" w:rsidP="00A4792F">
      <w:pPr>
        <w:jc w:val="both"/>
      </w:pPr>
      <w:r w:rsidRPr="001A1CC4">
        <w:t>At the same time, the roles of staff have changed profoundly. Instead of defending a baseline, staff now act as facilitators of structured analysis. Their responsibility is to design coherent scenarios, quantify them with appropriate models, and clearly communicate the key uncertainties and trade-offs. FPAS Mark II makes staff the architects of the analytical framework, not the advocates of a single view.</w:t>
      </w:r>
    </w:p>
    <w:p w14:paraId="28C4DD2A" w14:textId="77777777" w:rsidR="006C5AF8" w:rsidRPr="001A1CC4" w:rsidRDefault="006C5AF8" w:rsidP="00A4792F">
      <w:pPr>
        <w:jc w:val="both"/>
      </w:pPr>
      <w:r w:rsidRPr="001A1CC4">
        <w:t>Models continue to play a critical role in this system, but not all models are equally useful. Those that help us answer three fundamental questions stand at the heart of the framework. Where is the economy today? What are the driving forces behind its current trajectory? And what must we do with our instruments to achieve our objectives? Models that rely on massive judgmental adjustments or produce spurious statistical inputs have little value in policy work. The focus is on models that strengthen human capital and institutional learning, not on mechanical forecasting exercises.</w:t>
      </w:r>
    </w:p>
    <w:p w14:paraId="236559CB" w14:textId="77777777" w:rsidR="006C5AF8" w:rsidRPr="001A1CC4" w:rsidRDefault="006C5AF8" w:rsidP="00A4792F">
      <w:pPr>
        <w:jc w:val="both"/>
      </w:pPr>
      <w:r w:rsidRPr="001A1CC4">
        <w:t>The relationship between the Board and the staff is now collaborative and dynamic. Board members bring judgment, experience, and policy perspective. Staff bring structure, quantification, and clarity. Together, they build a shared language for understanding risk and uncertainty. Regular interaction through policy rounds, workshops, and scenario briefings ensures that analysis and judgment evolve together.</w:t>
      </w:r>
    </w:p>
    <w:p w14:paraId="023289CE" w14:textId="77777777" w:rsidR="006C5AF8" w:rsidRPr="001A1CC4" w:rsidRDefault="006C5AF8" w:rsidP="00A4792F">
      <w:pPr>
        <w:jc w:val="both"/>
      </w:pPr>
      <w:r w:rsidRPr="001A1CC4">
        <w:t>This redistribution of roles under FPAS Mark II emerged from the realization that modern central banking requires institutions to adapt to structural uncertainty. The framework was developed in response to global disruptions — pandemics, geopolitical shocks, and nonlinear responses in the world economy. By integrating risk-based policymaking within a structured scenario framework, FPAS Mark II allows decision-makers to compare alternative worlds rather than rely on deterministic forecasts.</w:t>
      </w:r>
    </w:p>
    <w:p w14:paraId="67DD5B22" w14:textId="77777777" w:rsidR="006C5AF8" w:rsidRPr="001A1CC4" w:rsidRDefault="006C5AF8" w:rsidP="00A4792F">
      <w:pPr>
        <w:jc w:val="both"/>
      </w:pPr>
      <w:r w:rsidRPr="001A1CC4">
        <w:t>For Board members, this means assessing the full distribution of risks around the inflation target. Their goal is to interpret the policy-relevant scenarios prepared by staff using a least-regrets criterion that emphasizes prudence when uncertainty is high. This approach ensures that policy credibility is sustained even when outcomes deviate from expectations.</w:t>
      </w:r>
    </w:p>
    <w:p w14:paraId="31FE0324" w14:textId="77777777" w:rsidR="006C5AF8" w:rsidRPr="001A1CC4" w:rsidRDefault="006C5AF8" w:rsidP="00A4792F">
      <w:pPr>
        <w:jc w:val="both"/>
      </w:pPr>
      <w:r w:rsidRPr="001A1CC4">
        <w:lastRenderedPageBreak/>
        <w:t>For staff, the analytical role centers on constructing the taxonomy of scenarios following the 3R principle — Related, Relevant, and Realistic. They quantify these scenarios using nonlinear models that include endogenous credibility and convex Phillips curve properties. They then present the implications clearly in the Executive Briefing before each policy round. Their ultimate goal is to help the Board understand trade-offs, not to dictate a single view.</w:t>
      </w:r>
    </w:p>
    <w:p w14:paraId="78CB5A1C" w14:textId="77777777" w:rsidR="006C5AF8" w:rsidRPr="001A1CC4" w:rsidRDefault="006C5AF8" w:rsidP="00A4792F">
      <w:pPr>
        <w:jc w:val="both"/>
      </w:pPr>
      <w:r w:rsidRPr="001A1CC4">
        <w:t>FPAS Mark II also transforms the forecasting process into an ongoing feedback loop that builds institutional learning and human capital. As noted in the Prudent Risk Management Approach to Price Stability, each policy round strengthens internal accountability. Forecast errors and past assessments are treated as sources of insight — not as failures — allowing the institution to refine its models, processes, and communications. This continuous learning culture is what builds credibility over time.</w:t>
      </w:r>
    </w:p>
    <w:p w14:paraId="2C4CE2CD" w14:textId="77777777" w:rsidR="006C5AF8" w:rsidRPr="001A1CC4" w:rsidRDefault="006C5AF8" w:rsidP="00A4792F">
      <w:pPr>
        <w:jc w:val="both"/>
      </w:pPr>
      <w:r w:rsidRPr="001A1CC4">
        <w:t>The evolution in roles under FPAS Mark II ensures that decision-making becomes more transparent, by distinguishing analysis from judgment. It becomes more adaptive, by explicitly managing uncertainty. And it becomes more credible, by embedding prudence in every policy round.</w:t>
      </w:r>
    </w:p>
    <w:p w14:paraId="1CA5AB6A" w14:textId="77777777" w:rsidR="006C5AF8" w:rsidRPr="001A1CC4" w:rsidRDefault="006C5AF8" w:rsidP="00A4792F">
      <w:pPr>
        <w:jc w:val="both"/>
      </w:pPr>
      <w:r w:rsidRPr="001A1CC4">
        <w:t>In summary, FPAS Mark II transforms the institution. Board members decide under uncertainty. Staff facilitate structured learning and analysis. Models support, but never replace, informed human judgment. That is the essence of the Prudent Risk Management Approach to Price Stability — a living framework where every policy discussion strengthens institutional credibility.</w:t>
      </w:r>
    </w:p>
    <w:p w14:paraId="1AADCC4A" w14:textId="77777777" w:rsidR="006C5AF8" w:rsidRPr="001A1CC4" w:rsidRDefault="006C5AF8" w:rsidP="00A4792F">
      <w:pPr>
        <w:jc w:val="both"/>
      </w:pPr>
      <w:r w:rsidRPr="001A1CC4">
        <w:t xml:space="preserve">Thank you for watching, and I would like to acknowledge </w:t>
      </w:r>
      <w:r w:rsidRPr="001A1CC4">
        <w:rPr>
          <w:b/>
          <w:bCs/>
        </w:rPr>
        <w:t xml:space="preserve">Douglas Laxton, Jared Laxton, Asya Kostanyan, and </w:t>
      </w:r>
      <w:proofErr w:type="spellStart"/>
      <w:r w:rsidRPr="001A1CC4">
        <w:rPr>
          <w:b/>
          <w:bCs/>
        </w:rPr>
        <w:t>Sophio</w:t>
      </w:r>
      <w:proofErr w:type="spellEnd"/>
      <w:r w:rsidRPr="001A1CC4">
        <w:rPr>
          <w:b/>
          <w:bCs/>
        </w:rPr>
        <w:t xml:space="preserve"> Mkervalidze</w:t>
      </w:r>
      <w:r w:rsidRPr="001A1CC4">
        <w:t xml:space="preserve"> at the </w:t>
      </w:r>
      <w:r w:rsidRPr="001A1CC4">
        <w:rPr>
          <w:b/>
          <w:bCs/>
        </w:rPr>
        <w:t>Global Forecasting School</w:t>
      </w:r>
      <w:r w:rsidRPr="001A1CC4">
        <w:t xml:space="preserve"> for their guidance and support in producing this video.</w:t>
      </w:r>
    </w:p>
    <w:p w14:paraId="1882F100" w14:textId="77777777" w:rsidR="006C5AF8" w:rsidRDefault="006C5AF8" w:rsidP="00A4792F"/>
    <w:p w14:paraId="726456BA" w14:textId="77777777" w:rsidR="006C5AF8" w:rsidRDefault="006C5AF8" w:rsidP="00A4792F">
      <w:pPr>
        <w:rPr>
          <w:b/>
          <w:bCs/>
        </w:rPr>
      </w:pPr>
      <w:r w:rsidRPr="00B07A92">
        <w:rPr>
          <w:b/>
          <w:bCs/>
        </w:rPr>
        <w:t>See you there.</w:t>
      </w:r>
    </w:p>
    <w:p w14:paraId="0E601396" w14:textId="77777777" w:rsidR="006C5AF8" w:rsidRDefault="006C5AF8" w:rsidP="00A4792F">
      <w:pPr>
        <w:rPr>
          <w:b/>
          <w:bCs/>
        </w:rPr>
      </w:pPr>
    </w:p>
    <w:p w14:paraId="16DC1845" w14:textId="77777777" w:rsidR="006C5AF8" w:rsidRPr="009659F4" w:rsidRDefault="006C5AF8" w:rsidP="00A4792F">
      <w:pPr>
        <w:rPr>
          <w:b/>
          <w:bCs/>
        </w:rPr>
      </w:pPr>
      <w:r w:rsidRPr="009659F4">
        <w:rPr>
          <w:b/>
          <w:bCs/>
        </w:rPr>
        <w:t>Literature &amp; Further Reading</w:t>
      </w:r>
    </w:p>
    <w:p w14:paraId="149BBA14"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353E4EC8" w14:textId="77777777" w:rsidR="006C5AF8" w:rsidRPr="00B76A1F" w:rsidRDefault="006C5AF8" w:rsidP="00A4792F">
      <w:pPr>
        <w:ind w:left="720"/>
        <w:jc w:val="both"/>
      </w:pPr>
      <w:hyperlink r:id="rId81" w:history="1">
        <w:r w:rsidRPr="00B76A1F">
          <w:rPr>
            <w:rStyle w:val="Hyperlink"/>
          </w:rPr>
          <w:t>https://www.ijcb.org/journal/ijcb14q1a6.htm</w:t>
        </w:r>
      </w:hyperlink>
    </w:p>
    <w:p w14:paraId="58678490" w14:textId="6FCA7D90" w:rsidR="00BC3059" w:rsidRPr="00416680" w:rsidRDefault="00B95FC1" w:rsidP="00BC3059">
      <w:pPr>
        <w:pStyle w:val="ListParagraph"/>
        <w:numPr>
          <w:ilvl w:val="0"/>
          <w:numId w:val="15"/>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82"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165566BA" w14:textId="286F92AD" w:rsidR="00BC3059" w:rsidRPr="00416680" w:rsidRDefault="00B95FC1" w:rsidP="00BC3059">
      <w:pPr>
        <w:pStyle w:val="ListParagraph"/>
        <w:numPr>
          <w:ilvl w:val="0"/>
          <w:numId w:val="15"/>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5163967" w14:textId="77777777" w:rsidR="006C5AF8" w:rsidRPr="00B76A1F" w:rsidRDefault="006C5AF8" w:rsidP="006C5AF8">
      <w:pPr>
        <w:numPr>
          <w:ilvl w:val="0"/>
          <w:numId w:val="15"/>
        </w:numPr>
        <w:jc w:val="both"/>
      </w:pPr>
      <w:r w:rsidRPr="00B76A1F">
        <w:t>Freedman, C., &amp; Laxton, D. (2009). “Why Inflation Targeting?” IMF Working Paper 09/86. </w:t>
      </w:r>
      <w:hyperlink r:id="rId83" w:tgtFrame="_blank" w:history="1">
        <w:r w:rsidRPr="00B76A1F">
          <w:rPr>
            <w:rStyle w:val="Hyperlink"/>
          </w:rPr>
          <w:t>https://www.imf.org/external/pubs/ft/wp/2009/wp0986.pdf</w:t>
        </w:r>
      </w:hyperlink>
    </w:p>
    <w:p w14:paraId="50A4FE7B"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64C39B42" w14:textId="77777777" w:rsidR="006C5AF8" w:rsidRPr="00B76A1F" w:rsidRDefault="006C5AF8" w:rsidP="00A4792F">
      <w:pPr>
        <w:ind w:left="720"/>
        <w:jc w:val="both"/>
      </w:pPr>
      <w:hyperlink r:id="rId84" w:history="1">
        <w:r w:rsidRPr="00B76A1F">
          <w:rPr>
            <w:rStyle w:val="Hyperlink"/>
          </w:rPr>
          <w:t>https://www.imf.org/en/publications/wp/issues/2016/12/30/is-the-phillips-curve-really-a-curve-some-evidence-for-canada-the-united-kingdom-and-the-2079</w:t>
        </w:r>
      </w:hyperlink>
    </w:p>
    <w:p w14:paraId="3F28265E" w14:textId="77777777" w:rsidR="006C5AF8" w:rsidRDefault="006C5AF8"/>
    <w:p w14:paraId="2B6718E1" w14:textId="5A93D4F2" w:rsidR="006C5AF8" w:rsidRDefault="006C5AF8">
      <w:r>
        <w:br w:type="page"/>
      </w:r>
    </w:p>
    <w:p w14:paraId="720DB4F0" w14:textId="77777777" w:rsidR="006C5AF8" w:rsidRDefault="006C5AF8" w:rsidP="002C62BB">
      <w:pPr>
        <w:pStyle w:val="Heading1"/>
      </w:pPr>
      <w:bookmarkStart w:id="406" w:name="_Toc214436080"/>
      <w:bookmarkStart w:id="407" w:name="_Toc214436107"/>
      <w:r w:rsidRPr="00F470BE">
        <w:lastRenderedPageBreak/>
        <w:t>Policy-Making Cycle and Policy-Relevant Analysis</w:t>
      </w:r>
      <w:bookmarkEnd w:id="406"/>
      <w:bookmarkEnd w:id="407"/>
    </w:p>
    <w:p w14:paraId="12E34F68" w14:textId="77777777" w:rsidR="006C5AF8" w:rsidRDefault="006C5AF8" w:rsidP="00A4792F">
      <w:pPr>
        <w:jc w:val="center"/>
        <w:rPr>
          <w:b/>
          <w:bCs/>
        </w:rPr>
      </w:pPr>
    </w:p>
    <w:p w14:paraId="3569F1C5" w14:textId="77777777" w:rsidR="006C5AF8" w:rsidRDefault="006C5AF8" w:rsidP="00A4792F">
      <w:pPr>
        <w:rPr>
          <w:b/>
          <w:bCs/>
        </w:rPr>
      </w:pPr>
      <w:r>
        <w:rPr>
          <w:b/>
          <w:bCs/>
        </w:rPr>
        <w:t>Susanna Grigoryan</w:t>
      </w:r>
    </w:p>
    <w:p w14:paraId="3C6CD3C1" w14:textId="77777777" w:rsidR="006C5AF8" w:rsidRPr="009659F4" w:rsidRDefault="006C5AF8" w:rsidP="00A4792F">
      <w:pPr>
        <w:rPr>
          <w:b/>
          <w:bCs/>
        </w:rPr>
      </w:pPr>
      <w:r w:rsidRPr="009659F4">
        <w:rPr>
          <w:b/>
          <w:bCs/>
        </w:rPr>
        <w:t>Recent Staff Member, Monetary Policy Department, Central Bank of Armenia</w:t>
      </w:r>
    </w:p>
    <w:p w14:paraId="36046E01" w14:textId="77777777" w:rsidR="006C5AF8" w:rsidRPr="009659F4" w:rsidRDefault="006C5AF8" w:rsidP="00A4792F">
      <w:pPr>
        <w:rPr>
          <w:b/>
          <w:bCs/>
        </w:rPr>
      </w:pPr>
      <w:r w:rsidRPr="009659F4">
        <w:rPr>
          <w:b/>
          <w:bCs/>
        </w:rPr>
        <w:t>Student, Global Forecasting School</w:t>
      </w:r>
    </w:p>
    <w:p w14:paraId="62FCDC80" w14:textId="77777777" w:rsidR="006C5AF8" w:rsidRDefault="006C5AF8" w:rsidP="00A4792F">
      <w:pPr>
        <w:rPr>
          <w:b/>
          <w:bCs/>
        </w:rPr>
      </w:pPr>
      <w:r>
        <w:rPr>
          <w:b/>
          <w:bCs/>
        </w:rPr>
        <w:t xml:space="preserve">November </w:t>
      </w:r>
      <w:r w:rsidRPr="009659F4">
        <w:rPr>
          <w:b/>
          <w:bCs/>
        </w:rPr>
        <w:t>2025</w:t>
      </w:r>
    </w:p>
    <w:p w14:paraId="4E646DD9" w14:textId="77777777" w:rsidR="00896F7E" w:rsidRDefault="00896F7E" w:rsidP="00A4792F">
      <w:pPr>
        <w:rPr>
          <w:b/>
          <w:bCs/>
        </w:rPr>
      </w:pPr>
    </w:p>
    <w:p w14:paraId="3FE4EDB8" w14:textId="77777777" w:rsidR="00896F7E" w:rsidRDefault="00896F7E" w:rsidP="00896F7E">
      <w:pPr>
        <w:rPr>
          <w:b/>
          <w:bCs/>
        </w:rPr>
      </w:pPr>
      <w:r w:rsidRPr="00896F7E">
        <w:rPr>
          <w:b/>
          <w:bCs/>
        </w:rPr>
        <w:t>Note</w:t>
      </w:r>
    </w:p>
    <w:p w14:paraId="4628B4EC" w14:textId="45BD9A77" w:rsidR="00BC3059" w:rsidRPr="00BC3059" w:rsidRDefault="00BC3059" w:rsidP="00BC3059">
      <w:pPr>
        <w:jc w:val="both"/>
        <w:rPr>
          <w:b/>
          <w:bCs/>
        </w:rPr>
      </w:pPr>
      <w:r w:rsidRPr="00BC3059">
        <w:rPr>
          <w:b/>
          <w:bCs/>
        </w:rPr>
        <w:t>1. The 29-Day Policy Cycle: From Event-Based to Continuous Learning</w:t>
      </w:r>
    </w:p>
    <w:p w14:paraId="22B18BFE" w14:textId="683858D3" w:rsidR="00BC3059" w:rsidRDefault="00BC3059" w:rsidP="00BC3059">
      <w:pPr>
        <w:jc w:val="both"/>
      </w:pPr>
      <w:r>
        <w:t>The Prudent Risk Management Approach to Price Stability (PRMAPS), also known as FPAS Mark II, represents a shift toward recognizing uncertainty as the natural state of the world. Forecasting is no longer an act of prediction but an act of disciplined learning under uncertainty. This perspective shapes the 29-day policy cycle and the new concept of policy- relevant analysis.</w:t>
      </w:r>
    </w:p>
    <w:p w14:paraId="105442FA" w14:textId="20949FCF" w:rsidR="00BC3059" w:rsidRDefault="00BC3059" w:rsidP="00BC3059">
      <w:pPr>
        <w:jc w:val="both"/>
      </w:pPr>
      <w:r>
        <w:t>FPAS Mark II replaces event-driven policy routines with a structured 29-day cycle that integrates analysis, judgment, and communication. Each stage of the cycle has clearly assigned responsibilities:</w:t>
      </w:r>
    </w:p>
    <w:p w14:paraId="0B9A310A" w14:textId="01078523" w:rsidR="00BC3059" w:rsidRDefault="00BC3059" w:rsidP="00BC3059">
      <w:pPr>
        <w:pStyle w:val="ListParagraph"/>
        <w:numPr>
          <w:ilvl w:val="0"/>
          <w:numId w:val="33"/>
        </w:numPr>
        <w:jc w:val="both"/>
      </w:pPr>
      <w:r>
        <w:t>Days 1–10: Diagnostics and Data Updates. Staff review new data, update nowcasts, and assess financial and external conditions. The output is a Diagnostic Note.</w:t>
      </w:r>
    </w:p>
    <w:p w14:paraId="3557F34C" w14:textId="18B5E306" w:rsidR="00BC3059" w:rsidRDefault="00BC3059" w:rsidP="00BC3059">
      <w:pPr>
        <w:pStyle w:val="ListParagraph"/>
        <w:numPr>
          <w:ilvl w:val="0"/>
          <w:numId w:val="33"/>
        </w:numPr>
        <w:jc w:val="both"/>
      </w:pPr>
      <w:r>
        <w:t>Days 11–20: Scenario Development and Testing. Staff refine alternative scenarios according to the 3R principle: Related, Relevant, and Realistic. The output is the Internal Workshop Summary.</w:t>
      </w:r>
    </w:p>
    <w:p w14:paraId="0A1D79F6" w14:textId="2BBB5E41" w:rsidR="00BC3059" w:rsidRDefault="00BC3059" w:rsidP="00BC3059">
      <w:pPr>
        <w:pStyle w:val="ListParagraph"/>
        <w:numPr>
          <w:ilvl w:val="0"/>
          <w:numId w:val="33"/>
        </w:numPr>
        <w:jc w:val="both"/>
      </w:pPr>
      <w:r>
        <w:t>Days 21–29: Policy Preparation and Decision. Staff prepare the Executive Briefing, support Board seminars, and finalize policy and communication materials.</w:t>
      </w:r>
    </w:p>
    <w:p w14:paraId="54158979" w14:textId="46264A11" w:rsidR="00BC3059" w:rsidRDefault="00BC3059" w:rsidP="00BC3059">
      <w:pPr>
        <w:jc w:val="both"/>
      </w:pPr>
      <w:r>
        <w:t>As the PRMAPS manual emphasizes, regularity builds credibility while dynamism sustains learning. The cycle forms a continuous loop in which each round informs the next.</w:t>
      </w:r>
    </w:p>
    <w:p w14:paraId="48DD2338" w14:textId="77777777" w:rsidR="00BC3059" w:rsidRDefault="00BC3059" w:rsidP="00BC3059">
      <w:pPr>
        <w:jc w:val="both"/>
      </w:pPr>
    </w:p>
    <w:p w14:paraId="2D2C4C9F" w14:textId="77777777" w:rsidR="00BC3059" w:rsidRDefault="00BC3059" w:rsidP="00BC3059">
      <w:pPr>
        <w:jc w:val="both"/>
      </w:pPr>
    </w:p>
    <w:p w14:paraId="5947CD75" w14:textId="0ECD6858" w:rsidR="00BC3059" w:rsidRPr="00BC3059" w:rsidRDefault="00BC3059" w:rsidP="00BC3059">
      <w:pPr>
        <w:jc w:val="both"/>
        <w:rPr>
          <w:b/>
          <w:bCs/>
        </w:rPr>
      </w:pPr>
      <w:r w:rsidRPr="00BC3059">
        <w:rPr>
          <w:b/>
          <w:bCs/>
        </w:rPr>
        <w:lastRenderedPageBreak/>
        <w:t>2. Avoiding the “Folly in Baselines”</w:t>
      </w:r>
    </w:p>
    <w:p w14:paraId="32A1EDED" w14:textId="77777777" w:rsidR="00BC3059" w:rsidRDefault="00BC3059" w:rsidP="00BC3059">
      <w:pPr>
        <w:jc w:val="both"/>
      </w:pPr>
      <w:r>
        <w:t>Traditional FPAS Mark I frameworks relied heavily on deterministic baselines. However, this approach risked institutionalizing error by encouraging overconfidence in a single projection. PRMAPS warns against this “folly in baselines,” observing that a central bank must operate under multiple plausible futures.</w:t>
      </w:r>
    </w:p>
    <w:p w14:paraId="70AB1A24" w14:textId="3F144816" w:rsidR="00BC3059" w:rsidRDefault="00BC3059" w:rsidP="00BC3059">
      <w:pPr>
        <w:jc w:val="both"/>
      </w:pPr>
      <w:r>
        <w:t>FPAS Mark II embeds uncertainty directly into analysis by requiring multiple scenarios. Each scenario represents a different possible reality shaped by alternative assumptions about shocks, transmission channels, and expectations. Policy must be evaluated not by whether the base- line materializes, but by how prudently the central bank manages the distribution of risks around it.</w:t>
      </w:r>
    </w:p>
    <w:p w14:paraId="5A7E94A1" w14:textId="3F0A22EA" w:rsidR="00BC3059" w:rsidRDefault="00BC3059" w:rsidP="00BC3059">
      <w:pPr>
        <w:jc w:val="both"/>
      </w:pPr>
      <w:r>
        <w:t>This captures the core of the least-regrets mindset: the objective is not precision but prudent risk management.</w:t>
      </w:r>
    </w:p>
    <w:p w14:paraId="4518C49F" w14:textId="605BBB26" w:rsidR="00BC3059" w:rsidRPr="00BC3059" w:rsidRDefault="00BC3059" w:rsidP="00BC3059">
      <w:pPr>
        <w:jc w:val="both"/>
        <w:rPr>
          <w:b/>
          <w:bCs/>
        </w:rPr>
      </w:pPr>
      <w:r w:rsidRPr="00BC3059">
        <w:rPr>
          <w:b/>
          <w:bCs/>
        </w:rPr>
        <w:t>3. Policy-Relevant Analysis: Bridging Models and Judgment</w:t>
      </w:r>
    </w:p>
    <w:p w14:paraId="623BE353" w14:textId="77777777" w:rsidR="00BC3059" w:rsidRDefault="00BC3059" w:rsidP="00BC3059">
      <w:pPr>
        <w:jc w:val="both"/>
      </w:pPr>
      <w:r>
        <w:t>Under FPAS Mark II, staff focus on producing policy-relevant analysis instead of perfect fore- casts. Policy-relevant analysis is defined as translating analytical results into information that helps the Board understand risks and make decisions under uncertainty.</w:t>
      </w:r>
    </w:p>
    <w:p w14:paraId="2E8CBFA5" w14:textId="77777777" w:rsidR="00BC3059" w:rsidRDefault="00BC3059" w:rsidP="00BC3059">
      <w:pPr>
        <w:jc w:val="both"/>
      </w:pPr>
      <w:r>
        <w:t>Good analysis:</w:t>
      </w:r>
    </w:p>
    <w:p w14:paraId="20E64E1B" w14:textId="24F17D19" w:rsidR="00BC3059" w:rsidRDefault="00BC3059" w:rsidP="00BC3059">
      <w:pPr>
        <w:pStyle w:val="ListParagraph"/>
        <w:numPr>
          <w:ilvl w:val="0"/>
          <w:numId w:val="32"/>
        </w:numPr>
        <w:jc w:val="both"/>
      </w:pPr>
      <w:r>
        <w:t>Integrates model outputs and expert judgment into coherent narratives.</w:t>
      </w:r>
    </w:p>
    <w:p w14:paraId="7F622845" w14:textId="20DEDD8E" w:rsidR="00BC3059" w:rsidRDefault="00BC3059" w:rsidP="00BC3059">
      <w:pPr>
        <w:pStyle w:val="ListParagraph"/>
        <w:numPr>
          <w:ilvl w:val="0"/>
          <w:numId w:val="32"/>
        </w:numPr>
        <w:jc w:val="both"/>
      </w:pPr>
      <w:r>
        <w:t>Quantifies uncertainty via fan charts, density forecasts, and scenario matrices.</w:t>
      </w:r>
    </w:p>
    <w:p w14:paraId="73AFCCE9" w14:textId="6BF96070" w:rsidR="00BC3059" w:rsidRDefault="00BC3059" w:rsidP="00BC3059">
      <w:pPr>
        <w:pStyle w:val="ListParagraph"/>
        <w:numPr>
          <w:ilvl w:val="0"/>
          <w:numId w:val="32"/>
        </w:numPr>
        <w:jc w:val="both"/>
      </w:pPr>
      <w:r>
        <w:t>Provides communication materials that clarify risks, trade-offs, and credibility issues.</w:t>
      </w:r>
    </w:p>
    <w:p w14:paraId="66DE33A7" w14:textId="3364EF6C" w:rsidR="00BC3059" w:rsidRDefault="00BC3059" w:rsidP="00BC3059">
      <w:pPr>
        <w:jc w:val="both"/>
      </w:pPr>
      <w:r>
        <w:t>Analysis is designed not to predict what the Bank expects, but to reveal what it fears and what it hopes for.</w:t>
      </w:r>
    </w:p>
    <w:p w14:paraId="757071EB" w14:textId="7C7DC9DA" w:rsidR="00BC3059" w:rsidRPr="00BC3059" w:rsidRDefault="00BC3059" w:rsidP="00BC3059">
      <w:pPr>
        <w:jc w:val="both"/>
        <w:rPr>
          <w:b/>
          <w:bCs/>
        </w:rPr>
      </w:pPr>
      <w:r w:rsidRPr="00BC3059">
        <w:rPr>
          <w:b/>
          <w:bCs/>
        </w:rPr>
        <w:t>4. The Role of Staff–Board Interaction</w:t>
      </w:r>
    </w:p>
    <w:p w14:paraId="75CF45EB" w14:textId="77777777" w:rsidR="00BC3059" w:rsidRDefault="00BC3059" w:rsidP="00BC3059">
      <w:pPr>
        <w:jc w:val="both"/>
      </w:pPr>
      <w:r>
        <w:t>The 29-day cycle intensifies collaboration between staff and Board. Staff no longer defend a single baseline; instead, they facilitate structured analytical dialogue. The Board becomes decision-makers under uncertainty, applying least-regrets reasoning to evaluate risks.</w:t>
      </w:r>
    </w:p>
    <w:p w14:paraId="2BBA4AD3" w14:textId="77777777" w:rsidR="00BC3059" w:rsidRDefault="00BC3059" w:rsidP="00BC3059">
      <w:pPr>
        <w:jc w:val="both"/>
      </w:pPr>
      <w:r>
        <w:t>As the manual states: “Staff exist not to convince the Board, but to prepare the Board for disciplined disagreement.” Constructive tension is expected and encouraged, as it sharpens the collective understanding of risks.</w:t>
      </w:r>
    </w:p>
    <w:p w14:paraId="239C57E2" w14:textId="537823B3" w:rsidR="00BC3059" w:rsidRDefault="00BC3059" w:rsidP="00BC3059">
      <w:pPr>
        <w:jc w:val="both"/>
      </w:pPr>
      <w:r>
        <w:lastRenderedPageBreak/>
        <w:t>The Executive Briefing at the end of the cycle embodies this partnership - it is not a forecast but a framework to support decision-making under uncertainty.</w:t>
      </w:r>
    </w:p>
    <w:p w14:paraId="3FE44E72" w14:textId="5BC22F25" w:rsidR="00BC3059" w:rsidRPr="00BC3059" w:rsidRDefault="00BC3059" w:rsidP="00BC3059">
      <w:pPr>
        <w:jc w:val="both"/>
        <w:rPr>
          <w:b/>
          <w:bCs/>
        </w:rPr>
      </w:pPr>
      <w:r w:rsidRPr="00BC3059">
        <w:rPr>
          <w:b/>
          <w:bCs/>
        </w:rPr>
        <w:t>5. Continuous Learning and Institutional Credibility</w:t>
      </w:r>
    </w:p>
    <w:p w14:paraId="34A240FC" w14:textId="77777777" w:rsidR="00BC3059" w:rsidRDefault="00BC3059" w:rsidP="00BC3059">
      <w:pPr>
        <w:jc w:val="both"/>
      </w:pPr>
      <w:r>
        <w:t>FPAS Mark II transforms the central bank into a learning institution. Each cycle ends with a structured review of forecast errors, communication performance, and structural shifts. These lessons shape the next round. The central bank continually updates its models, judgment, and communication practices.</w:t>
      </w:r>
    </w:p>
    <w:p w14:paraId="08088251" w14:textId="19F7C7A7" w:rsidR="00BC3059" w:rsidRDefault="00BC3059" w:rsidP="00BC3059">
      <w:pPr>
        <w:jc w:val="both"/>
      </w:pPr>
      <w:r>
        <w:t>Credibility emerges not from avoiding mistakes but from demonstrating the capacity to learn from them quickly. Human capital development is embedded in the policy process itself.</w:t>
      </w:r>
    </w:p>
    <w:p w14:paraId="497C0BBB" w14:textId="68F6F0DE" w:rsidR="00BC3059" w:rsidRPr="00BC3059" w:rsidRDefault="00BC3059" w:rsidP="00BC3059">
      <w:pPr>
        <w:jc w:val="both"/>
        <w:rPr>
          <w:b/>
          <w:bCs/>
        </w:rPr>
      </w:pPr>
      <w:r w:rsidRPr="00BC3059">
        <w:rPr>
          <w:b/>
          <w:bCs/>
        </w:rPr>
        <w:t>6. Policy Implications and Concluding Reflections</w:t>
      </w:r>
    </w:p>
    <w:p w14:paraId="36DAE884" w14:textId="77777777" w:rsidR="00BC3059" w:rsidRDefault="00BC3059" w:rsidP="00BC3059">
      <w:pPr>
        <w:jc w:val="both"/>
      </w:pPr>
      <w:r>
        <w:t>The transition to the 29-day cycle and policy-relevant analysis has several implications:</w:t>
      </w:r>
    </w:p>
    <w:p w14:paraId="0716D2CB" w14:textId="1DE811C1" w:rsidR="00BC3059" w:rsidRDefault="00BC3059" w:rsidP="00BC3059">
      <w:pPr>
        <w:pStyle w:val="ListParagraph"/>
        <w:numPr>
          <w:ilvl w:val="0"/>
          <w:numId w:val="31"/>
        </w:numPr>
        <w:jc w:val="both"/>
      </w:pPr>
      <w:r>
        <w:t>Predictability and Rhythm: The cycle creates discipline and enhances credibility.</w:t>
      </w:r>
    </w:p>
    <w:p w14:paraId="11A16A20" w14:textId="29086737" w:rsidR="00BC3059" w:rsidRDefault="00BC3059" w:rsidP="00BC3059">
      <w:pPr>
        <w:pStyle w:val="ListParagraph"/>
        <w:numPr>
          <w:ilvl w:val="0"/>
          <w:numId w:val="31"/>
        </w:numPr>
        <w:jc w:val="both"/>
      </w:pPr>
      <w:r>
        <w:t>Transparency and Accountability: Analysis and judgment are separated, clarifying responsibility.</w:t>
      </w:r>
    </w:p>
    <w:p w14:paraId="7870FFD3" w14:textId="54122FEE" w:rsidR="00BC3059" w:rsidRDefault="00BC3059" w:rsidP="00BC3059">
      <w:pPr>
        <w:pStyle w:val="ListParagraph"/>
        <w:numPr>
          <w:ilvl w:val="0"/>
          <w:numId w:val="31"/>
        </w:numPr>
        <w:jc w:val="both"/>
      </w:pPr>
      <w:r>
        <w:t>Resilience: Continuous learning enables flexible responses to shocks.</w:t>
      </w:r>
    </w:p>
    <w:p w14:paraId="22133651" w14:textId="323B54C3" w:rsidR="00BC3059" w:rsidRDefault="00BC3059" w:rsidP="00BC3059">
      <w:pPr>
        <w:pStyle w:val="ListParagraph"/>
        <w:numPr>
          <w:ilvl w:val="0"/>
          <w:numId w:val="31"/>
        </w:numPr>
        <w:jc w:val="both"/>
      </w:pPr>
      <w:r>
        <w:t>Human Capital: Staff development is part of the policy system, not an external function.</w:t>
      </w:r>
    </w:p>
    <w:p w14:paraId="56179438" w14:textId="20CE6D3B" w:rsidR="00BC3059" w:rsidRDefault="00BC3059" w:rsidP="00BC3059">
      <w:pPr>
        <w:pStyle w:val="ListParagraph"/>
        <w:numPr>
          <w:ilvl w:val="0"/>
          <w:numId w:val="31"/>
        </w:numPr>
        <w:jc w:val="both"/>
      </w:pPr>
      <w:r>
        <w:t>Prudent Risk Management: Decisions weigh risks across multiple futures.</w:t>
      </w:r>
    </w:p>
    <w:p w14:paraId="7B83B8A6" w14:textId="619E1D88" w:rsidR="0051406C" w:rsidRPr="00896F7E" w:rsidRDefault="00BC3059" w:rsidP="00BC3059">
      <w:pPr>
        <w:jc w:val="both"/>
      </w:pPr>
      <w:r>
        <w:t>As summarized in PRMAPS: “The future cannot be forecast, but it can be managed. The discipline of the policy cycle and the humility of least-regrets thinking make credibility sustain- able.”</w:t>
      </w:r>
    </w:p>
    <w:p w14:paraId="4C808F46" w14:textId="77777777" w:rsidR="00896F7E" w:rsidRPr="00896F7E" w:rsidRDefault="00000000" w:rsidP="00896F7E">
      <w:pPr>
        <w:jc w:val="both"/>
      </w:pPr>
      <w:r>
        <w:pict w14:anchorId="7F356EB4">
          <v:rect id="_x0000_i1038" style="width:0;height:1.5pt" o:hralign="center" o:hrstd="t" o:hr="t" fillcolor="#a0a0a0" stroked="f"/>
        </w:pict>
      </w:r>
    </w:p>
    <w:p w14:paraId="3E3B2CE0" w14:textId="77777777" w:rsidR="00896F7E" w:rsidRDefault="00896F7E" w:rsidP="00A4792F">
      <w:pPr>
        <w:rPr>
          <w:b/>
          <w:bCs/>
        </w:rPr>
      </w:pPr>
    </w:p>
    <w:p w14:paraId="19A406ED" w14:textId="1AEF1D1B" w:rsidR="006C5AF8" w:rsidRDefault="00BC3059" w:rsidP="00A4792F">
      <w:pPr>
        <w:rPr>
          <w:b/>
          <w:bCs/>
        </w:rPr>
      </w:pPr>
      <w:r>
        <w:rPr>
          <w:b/>
          <w:bCs/>
        </w:rPr>
        <w:t>Script</w:t>
      </w:r>
    </w:p>
    <w:p w14:paraId="44AA5F34" w14:textId="77777777" w:rsidR="006C5AF8" w:rsidRPr="00F470BE" w:rsidRDefault="006C5AF8" w:rsidP="00A4792F">
      <w:pPr>
        <w:jc w:val="both"/>
      </w:pPr>
      <w:r w:rsidRPr="00F470BE">
        <w:t xml:space="preserve">Hello everyone, I’m </w:t>
      </w:r>
      <w:r w:rsidRPr="00F470BE">
        <w:rPr>
          <w:b/>
          <w:bCs/>
        </w:rPr>
        <w:t>Susanna Grigoryan</w:t>
      </w:r>
      <w:r w:rsidRPr="00F470BE">
        <w:t xml:space="preserve">, an economist at the </w:t>
      </w:r>
      <w:r w:rsidRPr="00F470BE">
        <w:rPr>
          <w:b/>
          <w:bCs/>
        </w:rPr>
        <w:t>Central Bank of Armenia</w:t>
      </w:r>
      <w:r w:rsidRPr="00F470BE">
        <w:t xml:space="preserve"> and a </w:t>
      </w:r>
      <w:r w:rsidRPr="00F470BE">
        <w:rPr>
          <w:b/>
          <w:bCs/>
        </w:rPr>
        <w:t>Level One student at the Global Forecasting School</w:t>
      </w:r>
      <w:r w:rsidRPr="00F470BE">
        <w:t>. Welcome back to the CBA Academy Learning Hub. In this session, we’ll explore how FPAS Mark II reshaped the policy-making cycle and redefined what we mean by policy-relevant analysis.</w:t>
      </w:r>
    </w:p>
    <w:p w14:paraId="57133511" w14:textId="77777777" w:rsidR="006C5AF8" w:rsidRPr="00F470BE" w:rsidRDefault="006C5AF8" w:rsidP="00A4792F">
      <w:pPr>
        <w:jc w:val="both"/>
      </w:pPr>
      <w:r w:rsidRPr="00F470BE">
        <w:t xml:space="preserve">The Prudent Risk Management Approach to Price Stability, also referred to as FPAS Mark II, represents a paradigm shift in how the Central Bank of Armenia conducts monetary policy. This approach recognizes that uncertainty is not an inconvenience to be </w:t>
      </w:r>
      <w:r w:rsidRPr="00F470BE">
        <w:lastRenderedPageBreak/>
        <w:t>minimized, but the natural state of the world that policymaking must internalize. As the manual puts it, we are no longer in a world where forecasting is an act of prediction; it is an act of disciplined learning under uncertainty. This principle forms the foundation for both the 29-day policy cycle and the concept of policy-relevant analysis.</w:t>
      </w:r>
    </w:p>
    <w:p w14:paraId="16E7AB97" w14:textId="77777777" w:rsidR="006C5AF8" w:rsidRPr="00F470BE" w:rsidRDefault="006C5AF8" w:rsidP="00A4792F">
      <w:pPr>
        <w:jc w:val="both"/>
      </w:pPr>
      <w:r w:rsidRPr="00F470BE">
        <w:t>FPAS Mark II replaces the event-driven style of policymaking with a structured twenty-nine-day cycle designed to embed discipline, coordination, and continuous reflection into the decision-making process. Each stage of the cycle links analytical work directly to policy judgment. According to the CBA Academy’s onboarding framework, the twenty-nine-day policy cycle defines the rhythm of decision-making, assigning clear responsibilities to each stage of preparation. The rhythm of the policy cycle must be predictable, but the conversation within each round must remain dynamic. Regularity builds credibility; dynamism sustains learning. This design ensures that analytical and decision-making processes operate as one continuous loop. Learning is not postponed to post-mortems; it happens within the cycle itself.</w:t>
      </w:r>
    </w:p>
    <w:p w14:paraId="50AE6E3C" w14:textId="77777777" w:rsidR="006C5AF8" w:rsidRPr="00F470BE" w:rsidRDefault="006C5AF8" w:rsidP="00A4792F">
      <w:pPr>
        <w:jc w:val="both"/>
      </w:pPr>
      <w:r w:rsidRPr="00F470BE">
        <w:t>During the first ten days, staff focus on diagnostics and data updates — reviewing new data, updating short-term projections, and assessing financial and external conditions. Between days eleven and twenty, attention turns to scenario development and testing. Staff refine alternative scenarios under the three-R principle: related, relevant, and realistic. The final stage, days twenty-one through twenty-nine, is dedicated to policy preparation and decision. During this period, staff draft the Executive Briefing, hold the Board seminar, and finalize the decision and communication. Each step builds on the last, making policy not a series of isolated events but a living, continuous process of disciplined learning.</w:t>
      </w:r>
    </w:p>
    <w:p w14:paraId="4EC7DE58" w14:textId="77777777" w:rsidR="006C5AF8" w:rsidRPr="00F470BE" w:rsidRDefault="006C5AF8" w:rsidP="00A4792F">
      <w:pPr>
        <w:jc w:val="both"/>
      </w:pPr>
      <w:r w:rsidRPr="00F470BE">
        <w:t xml:space="preserve">Traditional FPAS Mark I systems </w:t>
      </w:r>
      <w:proofErr w:type="spellStart"/>
      <w:r w:rsidRPr="00F470BE">
        <w:t>centered</w:t>
      </w:r>
      <w:proofErr w:type="spellEnd"/>
      <w:r w:rsidRPr="00F470BE">
        <w:t xml:space="preserve"> on deterministic baselines. While this provided structure, it fostered what Douglas Laxton calls “the folly in baselines” — the illusion that there exists a single, correct forecast path. The Prudent Risk Management manual warns that overconfidence in a single baseline can institutionalize error. FPAS Mark II dismantles this mindset by embedding uncertainty directly into the analytical workflow. It requires staff to present multiple scenarios — not to confuse decision-makers, but to clarify risks. Each scenario represents a different version of reality, conditioned on alternative assumptions about shocks, transmission, and expectations formation. Policy must be judged not by how well the baseline turns out, but by how prudently the institution managed the distribution of risks around it.</w:t>
      </w:r>
    </w:p>
    <w:p w14:paraId="64A9BB0C" w14:textId="77777777" w:rsidR="006C5AF8" w:rsidRPr="00F470BE" w:rsidRDefault="006C5AF8" w:rsidP="00A4792F">
      <w:pPr>
        <w:jc w:val="both"/>
      </w:pPr>
      <w:r w:rsidRPr="00F470BE">
        <w:t>This statement captures the essence of the least-regrets mindset. Policy is not an optimization exercise but a risk management act designed to avoid costly mistakes when the world behaves differently than expected.</w:t>
      </w:r>
    </w:p>
    <w:p w14:paraId="5E799678" w14:textId="77777777" w:rsidR="006C5AF8" w:rsidRPr="00F470BE" w:rsidRDefault="006C5AF8" w:rsidP="00A4792F">
      <w:pPr>
        <w:jc w:val="both"/>
      </w:pPr>
      <w:r w:rsidRPr="00F470BE">
        <w:lastRenderedPageBreak/>
        <w:t xml:space="preserve">Under FPAS Mark II, staff are instructed to focus their effort on producing policy-relevant analysis, not perfect forecasts. This approach bridges the gap between quantitative </w:t>
      </w:r>
      <w:proofErr w:type="spellStart"/>
      <w:r w:rsidRPr="00F470BE">
        <w:t>modeling</w:t>
      </w:r>
      <w:proofErr w:type="spellEnd"/>
      <w:r w:rsidRPr="00F470BE">
        <w:t xml:space="preserve"> and qualitative judgment. The manual defines policy-relevant analysis as the translation of analytical results into information that alters the Board’s understanding of risks and informs their choice under uncertainty. This means that good analysis integrates model outputs and expert judgment into coherent risk narratives. It quantifies uncertainty explicitly, often through fan charts, density forecasts, or scenario trees. And it prepares communication materials that help both the Board and the public understand not what the Bank expects, but what it fears and what it hopes for.</w:t>
      </w:r>
    </w:p>
    <w:p w14:paraId="798E74FF" w14:textId="77777777" w:rsidR="006C5AF8" w:rsidRPr="00F470BE" w:rsidRDefault="006C5AF8" w:rsidP="00A4792F">
      <w:pPr>
        <w:jc w:val="both"/>
      </w:pPr>
      <w:r w:rsidRPr="00F470BE">
        <w:t>In the onboarding materials, the Central Bank highlights that policy-relevant analysis informs risk-based decisions by designing analysis around questions of credibility, trade-offs, and uncertainty.</w:t>
      </w:r>
    </w:p>
    <w:p w14:paraId="692B610E" w14:textId="77777777" w:rsidR="006C5AF8" w:rsidRPr="00F470BE" w:rsidRDefault="006C5AF8" w:rsidP="00A4792F">
      <w:pPr>
        <w:jc w:val="both"/>
      </w:pPr>
      <w:r w:rsidRPr="00F470BE">
        <w:t>The twenty-nine-day policy cycle also strengthens collaboration between staff and the Board. The staff’s role is not to defend a single baseline but to act as facilitators of structured dialogue. Board members, meanwhile, become decision-makers under uncertainty, guided by least-regrets reasoning. The manual articulates this cultural shift clearly: staff exist not to convince the Board but to prepare the Board for disciplined disagreement.</w:t>
      </w:r>
    </w:p>
    <w:p w14:paraId="40375132" w14:textId="77777777" w:rsidR="006C5AF8" w:rsidRPr="00F470BE" w:rsidRDefault="006C5AF8" w:rsidP="00A4792F">
      <w:pPr>
        <w:jc w:val="both"/>
      </w:pPr>
      <w:r w:rsidRPr="00F470BE">
        <w:t>Each meeting within the cycle — from internal workshops to Board seminars — functions as a platform for this constructive tension. Disagreement is expected and valued when it sharpens collective understanding of risks. The final output of each round — the Executive Briefing — reflects this duality: clarity of evidence and humility of judgment. As the manual notes, the briefing document is not a forecast; it is a framework for decision-making under uncertainty.</w:t>
      </w:r>
    </w:p>
    <w:p w14:paraId="2532AF5A" w14:textId="77777777" w:rsidR="006C5AF8" w:rsidRPr="00F470BE" w:rsidRDefault="006C5AF8" w:rsidP="00A4792F">
      <w:pPr>
        <w:jc w:val="both"/>
      </w:pPr>
      <w:r w:rsidRPr="00F470BE">
        <w:t>FPAS Mark II transforms the central bank into a learning institution. Each policy cycle ends with reflection, as teams review forecast performance, evaluate communication effectiveness, and identify lessons for the next round. This feedback loop operationalizes what the manual calls institutional learning under uncertainty. Credibility is not achieved by avoiding mistakes, but by demonstrating the capacity to learn from them faster than others. The Central Bank’s internal structure — with its rotation of staff, training routines, and post-round reviews — institutionalizes this process. Learning becomes a permanent feature of policymaking rather than an afterthought.</w:t>
      </w:r>
    </w:p>
    <w:p w14:paraId="247DCE6A" w14:textId="77777777" w:rsidR="006C5AF8" w:rsidRPr="00F470BE" w:rsidRDefault="006C5AF8" w:rsidP="00A4792F">
      <w:pPr>
        <w:jc w:val="both"/>
      </w:pPr>
      <w:r w:rsidRPr="00F470BE">
        <w:t xml:space="preserve">The shift to the twenty-nine-day policy cycle and the emphasis on policy-relevant analysis have profound implications for monetary policy at the CBA. The structured cycle ensures predictability and rhythm, guaranteeing timely preparation and continuous </w:t>
      </w:r>
      <w:r w:rsidRPr="00F470BE">
        <w:lastRenderedPageBreak/>
        <w:t>engagement between staff and the Board, which strengthens credibility. By distinguishing analysis from judgment, the institution achieves greater transparency and accountability. Continuous learning ensures resilience and adaptability, allowing the institution to respond flexibly to shocks without losing its anchor. The FPAS Mark II framework also treats staff training and skill rotation as part of the policy process itself, not as a separate human resources function. And finally, decision-making becomes less about precision and more about balance — weighing risks across possible futures.</w:t>
      </w:r>
    </w:p>
    <w:p w14:paraId="09646D43" w14:textId="77777777" w:rsidR="006C5AF8" w:rsidRPr="00F470BE" w:rsidRDefault="006C5AF8" w:rsidP="00A4792F">
      <w:pPr>
        <w:jc w:val="both"/>
      </w:pPr>
      <w:r w:rsidRPr="00F470BE">
        <w:t>As summarized in the manual, the future cannot be forecast, but it can be managed. The discipline of the policy cycle and the humility of least-regrets thinking together make credibility sustainable.</w:t>
      </w:r>
    </w:p>
    <w:p w14:paraId="6CC05205" w14:textId="77777777" w:rsidR="006C5AF8" w:rsidRPr="00F470BE" w:rsidRDefault="006C5AF8" w:rsidP="00A4792F">
      <w:pPr>
        <w:jc w:val="both"/>
      </w:pPr>
      <w:r w:rsidRPr="00F470BE">
        <w:t xml:space="preserve">Thank you for watching, and I would like to acknowledge </w:t>
      </w:r>
      <w:r w:rsidRPr="00F470BE">
        <w:rPr>
          <w:b/>
          <w:bCs/>
        </w:rPr>
        <w:t xml:space="preserve">Douglas Laxton, </w:t>
      </w:r>
      <w:r>
        <w:rPr>
          <w:b/>
          <w:bCs/>
        </w:rPr>
        <w:t>Martin</w:t>
      </w:r>
      <w:r w:rsidRPr="00F470BE">
        <w:rPr>
          <w:b/>
          <w:bCs/>
        </w:rPr>
        <w:t xml:space="preserve"> Galstyan, Vahe Avagyan, Jared Laxton, Asya Kostanyan, and </w:t>
      </w:r>
      <w:proofErr w:type="spellStart"/>
      <w:r w:rsidRPr="00F470BE">
        <w:rPr>
          <w:b/>
          <w:bCs/>
        </w:rPr>
        <w:t>Sophio</w:t>
      </w:r>
      <w:proofErr w:type="spellEnd"/>
      <w:r w:rsidRPr="00F470BE">
        <w:rPr>
          <w:b/>
          <w:bCs/>
        </w:rPr>
        <w:t xml:space="preserve"> Mkervalidze</w:t>
      </w:r>
      <w:r w:rsidRPr="00F470BE">
        <w:t xml:space="preserve"> at the </w:t>
      </w:r>
      <w:r w:rsidRPr="00F470BE">
        <w:rPr>
          <w:b/>
          <w:bCs/>
        </w:rPr>
        <w:t>Global Forecasting School</w:t>
      </w:r>
      <w:r w:rsidRPr="00F470BE">
        <w:t xml:space="preserve"> and </w:t>
      </w:r>
      <w:r w:rsidRPr="00F470BE">
        <w:rPr>
          <w:b/>
          <w:bCs/>
        </w:rPr>
        <w:t>The Better Policy Project</w:t>
      </w:r>
      <w:r w:rsidRPr="00F470BE">
        <w:t xml:space="preserve"> for their guidance and support in producing this video.</w:t>
      </w:r>
    </w:p>
    <w:p w14:paraId="291769E0" w14:textId="77777777" w:rsidR="006C5AF8" w:rsidRDefault="006C5AF8" w:rsidP="00A4792F"/>
    <w:p w14:paraId="5B40427E" w14:textId="77777777" w:rsidR="006C5AF8" w:rsidRPr="009659F4" w:rsidRDefault="006C5AF8" w:rsidP="00A4792F">
      <w:pPr>
        <w:rPr>
          <w:b/>
          <w:bCs/>
        </w:rPr>
      </w:pPr>
      <w:r w:rsidRPr="009659F4">
        <w:rPr>
          <w:b/>
          <w:bCs/>
        </w:rPr>
        <w:t>Literature &amp; Further Reading</w:t>
      </w:r>
    </w:p>
    <w:p w14:paraId="4B43CDE4"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033E6FCF" w14:textId="77777777" w:rsidR="006C5AF8" w:rsidRPr="00B76A1F" w:rsidRDefault="006C5AF8" w:rsidP="00A4792F">
      <w:pPr>
        <w:ind w:left="720"/>
        <w:jc w:val="both"/>
      </w:pPr>
      <w:hyperlink r:id="rId85" w:history="1">
        <w:r w:rsidRPr="00B76A1F">
          <w:rPr>
            <w:rStyle w:val="Hyperlink"/>
          </w:rPr>
          <w:t>https://www.ijcb.org/journal/ijcb14q1a6.htm</w:t>
        </w:r>
      </w:hyperlink>
    </w:p>
    <w:p w14:paraId="7A6AC237" w14:textId="1DDF7A4B" w:rsidR="00BC3059" w:rsidRPr="00416680" w:rsidRDefault="00B95FC1" w:rsidP="00BC3059">
      <w:pPr>
        <w:pStyle w:val="ListParagraph"/>
        <w:numPr>
          <w:ilvl w:val="0"/>
          <w:numId w:val="15"/>
        </w:numPr>
        <w:spacing w:before="227" w:line="312" w:lineRule="auto"/>
        <w:ind w:right="524"/>
      </w:pPr>
      <w:r w:rsidRPr="00B95FC1">
        <w:t>Laxton, D., Galstyan, M., and Avagyan, V. January 2024</w:t>
      </w:r>
      <w:r w:rsidR="00BC3059">
        <w:t>.</w:t>
      </w:r>
      <w:r w:rsidR="00BC3059" w:rsidRPr="00456ABE">
        <w:rPr>
          <w:spacing w:val="80"/>
        </w:rPr>
        <w:t xml:space="preserve"> </w:t>
      </w:r>
      <w:hyperlink r:id="rId8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CA9A8D2" w14:textId="4295292F" w:rsidR="00BC3059" w:rsidRPr="00416680" w:rsidRDefault="00B95FC1" w:rsidP="00BC3059">
      <w:pPr>
        <w:pStyle w:val="ListParagraph"/>
        <w:numPr>
          <w:ilvl w:val="0"/>
          <w:numId w:val="15"/>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6D5EF15D" w14:textId="77777777" w:rsidR="006C5AF8" w:rsidRPr="00B76A1F" w:rsidRDefault="006C5AF8" w:rsidP="006C5AF8">
      <w:pPr>
        <w:numPr>
          <w:ilvl w:val="0"/>
          <w:numId w:val="15"/>
        </w:numPr>
        <w:jc w:val="both"/>
      </w:pPr>
      <w:r w:rsidRPr="00B76A1F">
        <w:t>Freedman, C., &amp; Laxton, D. (2009). “Why Inflation Targeting?” IMF Working Paper 09/86. </w:t>
      </w:r>
      <w:hyperlink r:id="rId87" w:tgtFrame="_blank" w:history="1">
        <w:r w:rsidRPr="00B76A1F">
          <w:rPr>
            <w:rStyle w:val="Hyperlink"/>
          </w:rPr>
          <w:t>https://www.imf.org/external/pubs/ft/wp/2009/wp0986.pdf</w:t>
        </w:r>
      </w:hyperlink>
    </w:p>
    <w:p w14:paraId="6E5E696B"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36FF2D7A" w14:textId="77777777" w:rsidR="006C5AF8" w:rsidRPr="00B76A1F" w:rsidRDefault="006C5AF8" w:rsidP="00A4792F">
      <w:pPr>
        <w:ind w:left="720"/>
        <w:jc w:val="both"/>
      </w:pPr>
      <w:hyperlink r:id="rId88" w:history="1">
        <w:r w:rsidRPr="00B76A1F">
          <w:rPr>
            <w:rStyle w:val="Hyperlink"/>
          </w:rPr>
          <w:t>https://www.imf.org/en/publications/wp/issues/2016/12/30/is-the-phillips-curve-really-a-curve-some-evidence-for-canada-the-united-kingdom-and-the-2079</w:t>
        </w:r>
      </w:hyperlink>
    </w:p>
    <w:p w14:paraId="768061AE" w14:textId="77777777" w:rsidR="006C5AF8" w:rsidRDefault="006C5AF8"/>
    <w:p w14:paraId="745D36A8" w14:textId="33957D1C" w:rsidR="006C5AF8" w:rsidRDefault="006C5AF8">
      <w:r>
        <w:br w:type="page"/>
      </w:r>
    </w:p>
    <w:p w14:paraId="5A8CFBCB" w14:textId="77777777" w:rsidR="006C5AF8" w:rsidRDefault="006C5AF8" w:rsidP="002C62BB">
      <w:pPr>
        <w:pStyle w:val="Heading1"/>
      </w:pPr>
      <w:bookmarkStart w:id="408" w:name="_Toc214436081"/>
      <w:bookmarkStart w:id="409" w:name="_Toc214436108"/>
      <w:r w:rsidRPr="00DF628B">
        <w:lastRenderedPageBreak/>
        <w:t xml:space="preserve">Analytical Toolkit and </w:t>
      </w:r>
      <w:proofErr w:type="spellStart"/>
      <w:r w:rsidRPr="00DF628B">
        <w:t>Modeling</w:t>
      </w:r>
      <w:proofErr w:type="spellEnd"/>
      <w:r w:rsidRPr="00DF628B">
        <w:t xml:space="preserve"> Innovations</w:t>
      </w:r>
      <w:bookmarkEnd w:id="408"/>
      <w:bookmarkEnd w:id="409"/>
    </w:p>
    <w:p w14:paraId="6DA47841" w14:textId="77777777" w:rsidR="006C5AF8" w:rsidRDefault="006C5AF8" w:rsidP="00A4792F">
      <w:pPr>
        <w:jc w:val="center"/>
        <w:rPr>
          <w:b/>
          <w:bCs/>
        </w:rPr>
      </w:pPr>
    </w:p>
    <w:p w14:paraId="59A649D3" w14:textId="77777777" w:rsidR="006C5AF8" w:rsidRDefault="006C5AF8" w:rsidP="00A4792F">
      <w:pPr>
        <w:rPr>
          <w:b/>
          <w:bCs/>
        </w:rPr>
      </w:pPr>
      <w:r>
        <w:rPr>
          <w:b/>
          <w:bCs/>
        </w:rPr>
        <w:t>Susanna Grigoryan</w:t>
      </w:r>
    </w:p>
    <w:p w14:paraId="5B6B195D" w14:textId="77777777" w:rsidR="006C5AF8" w:rsidRPr="009659F4" w:rsidRDefault="006C5AF8" w:rsidP="00A4792F">
      <w:pPr>
        <w:rPr>
          <w:b/>
          <w:bCs/>
        </w:rPr>
      </w:pPr>
      <w:r w:rsidRPr="009659F4">
        <w:rPr>
          <w:b/>
          <w:bCs/>
        </w:rPr>
        <w:t>Recent Staff Member, Monetary Policy Department, Central Bank of Armenia</w:t>
      </w:r>
    </w:p>
    <w:p w14:paraId="36B8EC56" w14:textId="77777777" w:rsidR="006C5AF8" w:rsidRPr="009659F4" w:rsidRDefault="006C5AF8" w:rsidP="00A4792F">
      <w:pPr>
        <w:rPr>
          <w:b/>
          <w:bCs/>
        </w:rPr>
      </w:pPr>
      <w:r w:rsidRPr="009659F4">
        <w:rPr>
          <w:b/>
          <w:bCs/>
        </w:rPr>
        <w:t>Student, Global Forecasting School</w:t>
      </w:r>
    </w:p>
    <w:p w14:paraId="6F4F7A21" w14:textId="77777777" w:rsidR="006C5AF8" w:rsidRDefault="006C5AF8" w:rsidP="00A4792F">
      <w:pPr>
        <w:rPr>
          <w:b/>
          <w:bCs/>
        </w:rPr>
      </w:pPr>
      <w:r>
        <w:rPr>
          <w:b/>
          <w:bCs/>
        </w:rPr>
        <w:t xml:space="preserve">November </w:t>
      </w:r>
      <w:r w:rsidRPr="009659F4">
        <w:rPr>
          <w:b/>
          <w:bCs/>
        </w:rPr>
        <w:t>2025</w:t>
      </w:r>
    </w:p>
    <w:p w14:paraId="1535A849" w14:textId="77777777" w:rsidR="00896F7E" w:rsidRDefault="00896F7E" w:rsidP="00A4792F">
      <w:pPr>
        <w:rPr>
          <w:b/>
          <w:bCs/>
        </w:rPr>
      </w:pPr>
    </w:p>
    <w:p w14:paraId="0695AA50" w14:textId="77777777" w:rsidR="00896F7E" w:rsidRDefault="00896F7E" w:rsidP="00896F7E">
      <w:pPr>
        <w:rPr>
          <w:b/>
          <w:bCs/>
        </w:rPr>
      </w:pPr>
      <w:r w:rsidRPr="00896F7E">
        <w:rPr>
          <w:b/>
          <w:bCs/>
        </w:rPr>
        <w:t>Note</w:t>
      </w:r>
    </w:p>
    <w:p w14:paraId="205EE2C1" w14:textId="37B41F22" w:rsidR="00BC3059" w:rsidRPr="00BC3059" w:rsidRDefault="00BC3059" w:rsidP="00BC3059">
      <w:pPr>
        <w:jc w:val="both"/>
        <w:rPr>
          <w:b/>
          <w:bCs/>
        </w:rPr>
      </w:pPr>
      <w:r w:rsidRPr="00BC3059">
        <w:rPr>
          <w:b/>
          <w:bCs/>
        </w:rPr>
        <w:t>1. Limitations of FPAS Mark I</w:t>
      </w:r>
    </w:p>
    <w:p w14:paraId="41518CAF" w14:textId="25A6638B" w:rsidR="00BC3059" w:rsidRDefault="00BC3059" w:rsidP="00BC3059">
      <w:pPr>
        <w:jc w:val="both"/>
      </w:pPr>
      <w:r>
        <w:t>FPAS Mark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708EF3C2" w14:textId="73BA0F6A" w:rsidR="00BC3059" w:rsidRPr="00BC3059" w:rsidRDefault="00BC3059" w:rsidP="00BC3059">
      <w:pPr>
        <w:jc w:val="both"/>
        <w:rPr>
          <w:b/>
          <w:bCs/>
        </w:rPr>
      </w:pPr>
      <w:r w:rsidRPr="00BC3059">
        <w:rPr>
          <w:b/>
          <w:bCs/>
        </w:rPr>
        <w:t>2. Nonlinearities and State Dependence</w:t>
      </w:r>
    </w:p>
    <w:p w14:paraId="6AD9C6C2" w14:textId="43EE3CFC" w:rsidR="00BC3059" w:rsidRDefault="00BC3059" w:rsidP="00BC3059">
      <w:pPr>
        <w:jc w:val="both"/>
      </w:pPr>
      <w:r>
        <w:t xml:space="preserve">FPAS Mark II incorporates nonlinear relationships-particularly in the Phillips Curve, the trans- mission mechanism, and credibility dynamics. Inflation responds more strongly in overheating conditions than in slack periods, implying that late tightening is more costly than early measured action. Nonlinearities help policymakers model real-world </w:t>
      </w:r>
      <w:proofErr w:type="spellStart"/>
      <w:r>
        <w:t>behavior</w:t>
      </w:r>
      <w:proofErr w:type="spellEnd"/>
      <w:r>
        <w:t xml:space="preserve"> more accurately and capture asymmetric risks inherent in modern monetary policy.</w:t>
      </w:r>
    </w:p>
    <w:p w14:paraId="3FAAE46E" w14:textId="6D44F00C" w:rsidR="00BC3059" w:rsidRPr="00BC3059" w:rsidRDefault="00BC3059" w:rsidP="00BC3059">
      <w:pPr>
        <w:jc w:val="both"/>
        <w:rPr>
          <w:b/>
          <w:bCs/>
        </w:rPr>
      </w:pPr>
      <w:r w:rsidRPr="00BC3059">
        <w:rPr>
          <w:b/>
          <w:bCs/>
        </w:rPr>
        <w:t>3. Endogenous Credibility</w:t>
      </w:r>
    </w:p>
    <w:p w14:paraId="14BE5A75" w14:textId="3AEB9241" w:rsidR="00BC3059" w:rsidRDefault="00BC3059" w:rsidP="00BC3059">
      <w:pPr>
        <w:jc w:val="both"/>
      </w:pPr>
      <w:r>
        <w:t>FPAS Mark II models credibility as an evolving stock influenced by past decisions,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65A0E656" w14:textId="326CA5AA" w:rsidR="00BC3059" w:rsidRPr="00BC3059" w:rsidRDefault="00BC3059" w:rsidP="00BC3059">
      <w:pPr>
        <w:jc w:val="both"/>
        <w:rPr>
          <w:b/>
          <w:bCs/>
        </w:rPr>
      </w:pPr>
      <w:r w:rsidRPr="00BC3059">
        <w:rPr>
          <w:b/>
          <w:bCs/>
        </w:rPr>
        <w:t>4. The FPAS Mark II Model Suite</w:t>
      </w:r>
    </w:p>
    <w:p w14:paraId="68B1550B" w14:textId="1617CFF5" w:rsidR="00BC3059" w:rsidRDefault="00BC3059" w:rsidP="00BC3059">
      <w:pPr>
        <w:jc w:val="both"/>
      </w:pPr>
      <w:r>
        <w:t>FPAS Mark II employs a suite of complementary models rather than relying on a single structure. These include:</w:t>
      </w:r>
    </w:p>
    <w:p w14:paraId="66D0EAFD" w14:textId="39EA9342" w:rsidR="00BC3059" w:rsidRDefault="00BC3059" w:rsidP="00BC3059">
      <w:pPr>
        <w:pStyle w:val="ListParagraph"/>
        <w:numPr>
          <w:ilvl w:val="0"/>
          <w:numId w:val="34"/>
        </w:numPr>
        <w:jc w:val="both"/>
      </w:pPr>
      <w:proofErr w:type="spellStart"/>
      <w:r>
        <w:lastRenderedPageBreak/>
        <w:t>EndoCred</w:t>
      </w:r>
      <w:proofErr w:type="spellEnd"/>
      <w:r>
        <w:t xml:space="preserve"> Model: Incorporates endogenous credibility, nonlinear Phillips Curve dynamics, and asymmetric loss functions.</w:t>
      </w:r>
    </w:p>
    <w:p w14:paraId="0D5188BC" w14:textId="77777777" w:rsidR="00BC3059" w:rsidRDefault="00BC3059" w:rsidP="00BC3059">
      <w:pPr>
        <w:pStyle w:val="ListParagraph"/>
        <w:numPr>
          <w:ilvl w:val="0"/>
          <w:numId w:val="34"/>
        </w:numPr>
        <w:jc w:val="both"/>
      </w:pPr>
      <w:proofErr w:type="spellStart"/>
      <w:r>
        <w:t>MPmod</w:t>
      </w:r>
      <w:proofErr w:type="spellEnd"/>
      <w:r>
        <w:t>: A semi-structural real-time policy model.</w:t>
      </w:r>
    </w:p>
    <w:p w14:paraId="65F788A0" w14:textId="77777777" w:rsidR="00BC3059" w:rsidRDefault="00BC3059" w:rsidP="00BC3059">
      <w:pPr>
        <w:pStyle w:val="ListParagraph"/>
        <w:numPr>
          <w:ilvl w:val="0"/>
          <w:numId w:val="34"/>
        </w:numPr>
        <w:jc w:val="both"/>
      </w:pPr>
      <w:proofErr w:type="spellStart"/>
      <w:r>
        <w:t>FCmod</w:t>
      </w:r>
      <w:proofErr w:type="spellEnd"/>
      <w:r>
        <w:t>: Captures financial cycle dynamics and systemic vulnerabilities.</w:t>
      </w:r>
    </w:p>
    <w:p w14:paraId="76188519" w14:textId="404303DA" w:rsidR="00BC3059" w:rsidRDefault="00BC3059" w:rsidP="00BC3059">
      <w:pPr>
        <w:pStyle w:val="ListParagraph"/>
        <w:numPr>
          <w:ilvl w:val="0"/>
          <w:numId w:val="34"/>
        </w:numPr>
        <w:jc w:val="both"/>
      </w:pPr>
      <w:r>
        <w:t>Linear-QPM: Retained for continuity, historical decompositions, and pedagogical comparison.</w:t>
      </w:r>
    </w:p>
    <w:p w14:paraId="2873A1FD" w14:textId="5B696529" w:rsidR="00BC3059" w:rsidRDefault="00BC3059" w:rsidP="00BC3059">
      <w:pPr>
        <w:jc w:val="both"/>
      </w:pPr>
      <w:r>
        <w:t>Using a model suite helps diversify analytical risks and provides multidimensional insight into inflation, output, and financial conditions.</w:t>
      </w:r>
    </w:p>
    <w:p w14:paraId="771A2A6B" w14:textId="1E6061E0" w:rsidR="00BC3059" w:rsidRPr="00BC3059" w:rsidRDefault="00BC3059" w:rsidP="00BC3059">
      <w:pPr>
        <w:jc w:val="both"/>
        <w:rPr>
          <w:b/>
          <w:bCs/>
        </w:rPr>
      </w:pPr>
      <w:r w:rsidRPr="00BC3059">
        <w:rPr>
          <w:b/>
          <w:bCs/>
        </w:rPr>
        <w:t>5. Analytical Dashboards</w:t>
      </w:r>
    </w:p>
    <w:p w14:paraId="41DA3DF6" w14:textId="77777777" w:rsidR="00BC3059" w:rsidRDefault="00BC3059" w:rsidP="00BC3059">
      <w:pPr>
        <w:jc w:val="both"/>
      </w:pPr>
      <w:r>
        <w:t>Dashboards integrate high-frequency indicators, model results, financial conditions, sectoral data, risk distributions, and scenario trees. They replace the traditional reliance on point forecasts by enabling real-time monitoring of changing pressures and vulnerabilities.</w:t>
      </w:r>
    </w:p>
    <w:p w14:paraId="33B122ED" w14:textId="5802D934" w:rsidR="00BC3059" w:rsidRDefault="00BC3059" w:rsidP="00BC3059">
      <w:pPr>
        <w:jc w:val="both"/>
      </w:pPr>
      <w:r>
        <w:t>Dashboards strengthen the connection between structured judgment and empirical evidence. They help staff present risk-aware assessments and allow the Board to visualize uncertainty in intuitive ways.</w:t>
      </w:r>
    </w:p>
    <w:p w14:paraId="2D95B7A3" w14:textId="2C12603D" w:rsidR="00BC3059" w:rsidRPr="00BC3059" w:rsidRDefault="00BC3059" w:rsidP="00BC3059">
      <w:pPr>
        <w:jc w:val="both"/>
        <w:rPr>
          <w:b/>
          <w:bCs/>
        </w:rPr>
      </w:pPr>
      <w:r w:rsidRPr="00BC3059">
        <w:rPr>
          <w:b/>
          <w:bCs/>
        </w:rPr>
        <w:t>6. Underlying Inflation Measures (NTSPI)</w:t>
      </w:r>
    </w:p>
    <w:p w14:paraId="63B2C460" w14:textId="2FE7EBFD" w:rsidR="00BC3059" w:rsidRDefault="00BC3059" w:rsidP="00BC3059">
      <w:pPr>
        <w:jc w:val="both"/>
      </w:pPr>
      <w:r>
        <w:t>The Near-Term Sticky Price Index (NTSPI) filters out volatile components and focuses on slow-moving inflation signals. NTSPI provides a clearer sense of persistent inflationary pressures, helping distinguish temporary shocks from structural changes.</w:t>
      </w:r>
    </w:p>
    <w:p w14:paraId="7F6C1279" w14:textId="7A56A8CB" w:rsidR="00BC3059" w:rsidRDefault="00BC3059" w:rsidP="00BC3059">
      <w:pPr>
        <w:jc w:val="both"/>
      </w:pPr>
      <w:r>
        <w:t>This refinement improves the interpretation of inflation data, making policy decisions more informed and robust.</w:t>
      </w:r>
    </w:p>
    <w:p w14:paraId="700DAC28" w14:textId="761C1F41" w:rsidR="00BC3059" w:rsidRPr="00BC3059" w:rsidRDefault="00BC3059" w:rsidP="00BC3059">
      <w:pPr>
        <w:jc w:val="both"/>
        <w:rPr>
          <w:b/>
          <w:bCs/>
        </w:rPr>
      </w:pPr>
      <w:r w:rsidRPr="00BC3059">
        <w:rPr>
          <w:b/>
          <w:bCs/>
        </w:rPr>
        <w:t>7. Integrating Judgment and Model-Based Evidence</w:t>
      </w:r>
    </w:p>
    <w:p w14:paraId="2844DE03" w14:textId="15E076FE" w:rsidR="00BC3059" w:rsidRDefault="00BC3059" w:rsidP="00BC3059">
      <w:pPr>
        <w:jc w:val="both"/>
      </w:pPr>
      <w: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7505EA29" w14:textId="10E59084" w:rsidR="00BC3059" w:rsidRPr="00BC3059" w:rsidRDefault="00BC3059" w:rsidP="00BC3059">
      <w:pPr>
        <w:jc w:val="both"/>
        <w:rPr>
          <w:b/>
          <w:bCs/>
        </w:rPr>
      </w:pPr>
      <w:r w:rsidRPr="00BC3059">
        <w:rPr>
          <w:b/>
          <w:bCs/>
        </w:rPr>
        <w:t>8. Implications for Small Open Economies</w:t>
      </w:r>
    </w:p>
    <w:p w14:paraId="7EF51543" w14:textId="77777777" w:rsidR="00BC3059" w:rsidRDefault="00BC3059" w:rsidP="00BC3059">
      <w:pPr>
        <w:jc w:val="both"/>
      </w:pPr>
      <w:r>
        <w:t xml:space="preserve">Armenia is highly exposed to external shocks such as commodity prices, global markets, and geopolitical developments. FPAS Mark II equips policymakers to </w:t>
      </w:r>
      <w:proofErr w:type="spellStart"/>
      <w:r>
        <w:t>analyze</w:t>
      </w:r>
      <w:proofErr w:type="spellEnd"/>
      <w:r>
        <w:t xml:space="preserve"> nonlinearities, asymmetries, and risk distributions more effectively-critical tools for small open economies.</w:t>
      </w:r>
    </w:p>
    <w:p w14:paraId="25612279" w14:textId="5F419F5A" w:rsidR="00BC3059" w:rsidRDefault="00BC3059" w:rsidP="00BC3059">
      <w:pPr>
        <w:jc w:val="both"/>
      </w:pPr>
      <w:r>
        <w:lastRenderedPageBreak/>
        <w:t>By reducing vulnerability to forecast errors and improving resilience to external shocks, FPAS Mark II strengthens macroeconomic stability.</w:t>
      </w:r>
    </w:p>
    <w:p w14:paraId="1A744098" w14:textId="77777777" w:rsidR="00BC3059" w:rsidRPr="00BC3059" w:rsidRDefault="00BC3059" w:rsidP="00BC3059">
      <w:pPr>
        <w:jc w:val="both"/>
        <w:rPr>
          <w:b/>
          <w:bCs/>
        </w:rPr>
      </w:pPr>
      <w:r w:rsidRPr="00BC3059">
        <w:rPr>
          <w:b/>
          <w:bCs/>
        </w:rPr>
        <w:t>Conclusion</w:t>
      </w:r>
    </w:p>
    <w:p w14:paraId="36B37370" w14:textId="3A3A1020" w:rsidR="00896F7E" w:rsidRPr="00896F7E" w:rsidRDefault="00BC3059" w:rsidP="00BC3059">
      <w:pPr>
        <w:jc w:val="both"/>
      </w:pPr>
      <w:r>
        <w:t>The Analytical Toolkit of FPAS Mark II transforms forecasting and policy-making into a structured, nonlinear, credibility-aware learning system. By integrating models, dashboards, im- proved measures of underlying inflation, and structured judgment, FPAS Mark II enables least- regrets decision-making under uncertainty and enhances institutional credibility.</w:t>
      </w:r>
      <w:r w:rsidR="00000000">
        <w:pict w14:anchorId="7FDE19EE">
          <v:rect id="_x0000_i1039" style="width:0;height:1.5pt" o:hralign="center" o:hrstd="t" o:hr="t" fillcolor="#a0a0a0" stroked="f"/>
        </w:pict>
      </w:r>
    </w:p>
    <w:p w14:paraId="10D96AAD" w14:textId="77777777" w:rsidR="00896F7E" w:rsidRDefault="00896F7E" w:rsidP="00A4792F">
      <w:pPr>
        <w:rPr>
          <w:b/>
          <w:bCs/>
        </w:rPr>
      </w:pPr>
    </w:p>
    <w:p w14:paraId="570D2A7D" w14:textId="70AC9BB5" w:rsidR="006C5AF8" w:rsidRDefault="00BC3059" w:rsidP="00A4792F">
      <w:pPr>
        <w:rPr>
          <w:b/>
          <w:bCs/>
        </w:rPr>
      </w:pPr>
      <w:r>
        <w:rPr>
          <w:b/>
          <w:bCs/>
        </w:rPr>
        <w:t>Script</w:t>
      </w:r>
    </w:p>
    <w:p w14:paraId="2F23E9D5" w14:textId="77777777" w:rsidR="006C5AF8" w:rsidRPr="00F275A0" w:rsidRDefault="006C5AF8" w:rsidP="00A4792F">
      <w:pPr>
        <w:jc w:val="both"/>
      </w:pPr>
      <w:r w:rsidRPr="00F275A0">
        <w:t xml:space="preserve">Hello everyone, I’m </w:t>
      </w:r>
      <w:r w:rsidRPr="00F275A0">
        <w:rPr>
          <w:b/>
          <w:bCs/>
        </w:rPr>
        <w:t>Susanna Grigoryan</w:t>
      </w:r>
      <w:r w:rsidRPr="00F275A0">
        <w:t xml:space="preserve">, an economist at the </w:t>
      </w:r>
      <w:r w:rsidRPr="00F275A0">
        <w:rPr>
          <w:b/>
          <w:bCs/>
        </w:rPr>
        <w:t>Central Bank of Armenia</w:t>
      </w:r>
      <w:r w:rsidRPr="00F275A0">
        <w:t xml:space="preserve"> and a </w:t>
      </w:r>
      <w:r w:rsidRPr="00F275A0">
        <w:rPr>
          <w:b/>
          <w:bCs/>
        </w:rPr>
        <w:t>Level One student at the Global Forecasting School</w:t>
      </w:r>
      <w:r w:rsidRPr="00F275A0">
        <w:t xml:space="preserve">. In this session, we’ll explore the analytical toolkit and </w:t>
      </w:r>
      <w:proofErr w:type="spellStart"/>
      <w:r w:rsidRPr="00F275A0">
        <w:t>modeling</w:t>
      </w:r>
      <w:proofErr w:type="spellEnd"/>
      <w:r w:rsidRPr="00F275A0">
        <w:t xml:space="preserve"> innovations that form the foundation of FPAS Mark II, internally known as </w:t>
      </w:r>
      <w:r>
        <w:t>Mark</w:t>
      </w:r>
      <w:r w:rsidRPr="00F275A0">
        <w:t xml:space="preserve"> II.</w:t>
      </w:r>
    </w:p>
    <w:p w14:paraId="0FCE63DA" w14:textId="77777777" w:rsidR="006C5AF8" w:rsidRPr="00F275A0" w:rsidRDefault="006C5AF8" w:rsidP="00A4792F">
      <w:pPr>
        <w:jc w:val="both"/>
      </w:pPr>
      <w:r w:rsidRPr="00F275A0">
        <w:t xml:space="preserve">FPAS Mark II represents a major evolution in the monetary policy framework of the Central Bank of Armenia. The transition from FPAS Mark I to Mark II reflects a recognition that modern monetary policy cannot treat the world as linear, predictable, or expectation-invariant. Effective policy requires an analytical architecture capable of mapping nonlinear </w:t>
      </w:r>
      <w:proofErr w:type="spellStart"/>
      <w:r w:rsidRPr="00F275A0">
        <w:t>behavior</w:t>
      </w:r>
      <w:proofErr w:type="spellEnd"/>
      <w:r w:rsidRPr="00F275A0">
        <w:t xml:space="preserve">, endogenous credibility, state dependence, and uncertainty. The analytical toolkit introduced in </w:t>
      </w:r>
      <w:r>
        <w:t>Mark</w:t>
      </w:r>
      <w:r w:rsidRPr="00F275A0">
        <w:t xml:space="preserve"> II addresses these gaps directly and forms the basis for disciplined, risk-aware decision-making under uncertainty.</w:t>
      </w:r>
    </w:p>
    <w:p w14:paraId="7BD96301" w14:textId="77777777" w:rsidR="006C5AF8" w:rsidRPr="00F275A0" w:rsidRDefault="006C5AF8" w:rsidP="00A4792F">
      <w:pPr>
        <w:jc w:val="both"/>
      </w:pPr>
      <w:r w:rsidRPr="00F275A0">
        <w:t xml:space="preserve">Under the first-generation framework, FPAS Mark I relied heavily on a deterministic baseline constructed from a linear Quarterly Projection Model. While this approach provided structure and transparency, it created several limitations. The framework could not capture nonlinearities in inflation dynamics. Credibility was assumed constant rather than </w:t>
      </w:r>
      <w:proofErr w:type="spellStart"/>
      <w:r w:rsidRPr="00F275A0">
        <w:t>modeled</w:t>
      </w:r>
      <w:proofErr w:type="spellEnd"/>
      <w:r w:rsidRPr="00F275A0">
        <w:t xml:space="preserve"> as a policy outcome. The system provided only a single central path that obscured important asymmetries in risks. And the analytical infrastructure made it difficult to integrate high-frequency indicators, financial conditions, and scenario-based thinking. </w:t>
      </w:r>
      <w:r>
        <w:t>Mark</w:t>
      </w:r>
      <w:r w:rsidRPr="00F275A0">
        <w:t xml:space="preserve"> II was developed to overcome these limitations, building robustness directly into the analytical foundations of policy work.</w:t>
      </w:r>
    </w:p>
    <w:p w14:paraId="5DB82222" w14:textId="77777777" w:rsidR="006C5AF8" w:rsidRPr="00F275A0" w:rsidRDefault="006C5AF8" w:rsidP="00A4792F">
      <w:pPr>
        <w:jc w:val="both"/>
      </w:pPr>
      <w:r w:rsidRPr="00F275A0">
        <w:t xml:space="preserve">One of the core enhancements of </w:t>
      </w:r>
      <w:r>
        <w:t>Mark</w:t>
      </w:r>
      <w:r w:rsidRPr="00F275A0">
        <w:t xml:space="preserve"> II is the introduction of nonlinear structures into models of inflation, output, and transmission. The Phillips Curve is </w:t>
      </w:r>
      <w:proofErr w:type="spellStart"/>
      <w:r w:rsidRPr="00F275A0">
        <w:t>modeled</w:t>
      </w:r>
      <w:proofErr w:type="spellEnd"/>
      <w:r w:rsidRPr="00F275A0">
        <w:t xml:space="preserve"> as convex, consistent with empirical evidence that inflation responds more strongly when the </w:t>
      </w:r>
      <w:r w:rsidRPr="00F275A0">
        <w:lastRenderedPageBreak/>
        <w:t xml:space="preserve">economy is overheating than when it is below potential. This has major implications for monetary policy: tightening too late can lead to disproportionately large inflation costs, while early and measured action delivers smoother outcomes. These nonlinearities also allow policymakers to </w:t>
      </w:r>
      <w:proofErr w:type="spellStart"/>
      <w:r w:rsidRPr="00F275A0">
        <w:t>analyze</w:t>
      </w:r>
      <w:proofErr w:type="spellEnd"/>
      <w:r w:rsidRPr="00F275A0">
        <w:t xml:space="preserve"> how shocks differ depending on the state of the economy—an essential requirement for small open economies facing volatile external conditions.</w:t>
      </w:r>
    </w:p>
    <w:p w14:paraId="7C026D75" w14:textId="77777777" w:rsidR="006C5AF8" w:rsidRPr="00F275A0" w:rsidRDefault="006C5AF8" w:rsidP="00A4792F">
      <w:pPr>
        <w:jc w:val="both"/>
      </w:pPr>
      <w:r w:rsidRPr="00F275A0">
        <w:t xml:space="preserve">A defining feature of FPAS Mark II is its treatment of credibility not as an input but as an evolving stock. Credibility is shaped by past policy decisions, communication, and the institution’s ability to manage uncertainty. The </w:t>
      </w:r>
      <w:r>
        <w:t>Mark</w:t>
      </w:r>
      <w:r w:rsidRPr="00F275A0">
        <w:t xml:space="preserve"> II manual emphasizes that expectations adjust in response to the perceived competence and consistency of the central bank. </w:t>
      </w:r>
      <w:proofErr w:type="spellStart"/>
      <w:r w:rsidRPr="00F275A0">
        <w:t>Modeling</w:t>
      </w:r>
      <w:proofErr w:type="spellEnd"/>
      <w:r w:rsidRPr="00F275A0">
        <w:t xml:space="preserve"> credibility as a dynamic variable allows policymakers to understand how policy mistakes can widen inflation expectations and how consistent </w:t>
      </w:r>
      <w:proofErr w:type="spellStart"/>
      <w:r w:rsidRPr="00F275A0">
        <w:t>behavior</w:t>
      </w:r>
      <w:proofErr w:type="spellEnd"/>
      <w:r w:rsidRPr="00F275A0">
        <w:t xml:space="preserve"> can anchor them. This deepens the link between policy decisions and long-term macroeconomic stability.</w:t>
      </w:r>
    </w:p>
    <w:p w14:paraId="042E0C0E" w14:textId="77777777" w:rsidR="006C5AF8" w:rsidRPr="00F275A0" w:rsidRDefault="006C5AF8" w:rsidP="00A4792F">
      <w:pPr>
        <w:jc w:val="both"/>
      </w:pPr>
      <w:r w:rsidRPr="00F275A0">
        <w:t xml:space="preserve">FPAS Mark II introduces a family of models designed to complement one another. The </w:t>
      </w:r>
      <w:proofErr w:type="spellStart"/>
      <w:r w:rsidRPr="00F275A0">
        <w:t>EndoCred</w:t>
      </w:r>
      <w:proofErr w:type="spellEnd"/>
      <w:r w:rsidRPr="00F275A0">
        <w:t xml:space="preserve"> Model captures endogenous credibility, asymmetric loss functions, nonlinear Phillips Curve dynamics, and state-dependent responses. </w:t>
      </w:r>
      <w:r>
        <w:t>MPMOD</w:t>
      </w:r>
      <w:r w:rsidRPr="00F275A0">
        <w:t xml:space="preserve"> is a tractable semi-structural model used for real-time policy simulations. </w:t>
      </w:r>
      <w:r>
        <w:t>FCMOD</w:t>
      </w:r>
      <w:r w:rsidRPr="00F275A0">
        <w:t xml:space="preserve"> is designed to </w:t>
      </w:r>
      <w:proofErr w:type="spellStart"/>
      <w:r w:rsidRPr="00F275A0">
        <w:t>analyze</w:t>
      </w:r>
      <w:proofErr w:type="spellEnd"/>
      <w:r w:rsidRPr="00F275A0">
        <w:t xml:space="preserve"> financial-cycle </w:t>
      </w:r>
      <w:proofErr w:type="spellStart"/>
      <w:r w:rsidRPr="00F275A0">
        <w:t>behavior</w:t>
      </w:r>
      <w:proofErr w:type="spellEnd"/>
      <w:r w:rsidRPr="00F275A0">
        <w:t>, balance sheets, and credit risks. And the Linear-QPM is maintained for continuity and decomposition work where linear structures remain useful. By using a suite of models rather than a single workhorse, the system avoids over-reliance on the limitations of any one specification. Each model answers different questions, and together they provide a multidimensional view of the economy.</w:t>
      </w:r>
    </w:p>
    <w:p w14:paraId="759133F3" w14:textId="77777777" w:rsidR="006C5AF8" w:rsidRPr="00F275A0" w:rsidRDefault="006C5AF8" w:rsidP="00A4792F">
      <w:pPr>
        <w:jc w:val="both"/>
      </w:pPr>
      <w:r>
        <w:t>Mark</w:t>
      </w:r>
      <w:r w:rsidRPr="00F275A0">
        <w:t xml:space="preserve"> II also introduces analytical dashboards that integrate information from models, markets, and short-term indicators. These dashboards allow policymakers to visualize how risks evolve within and across policy rounds. They include heat maps of inflation pressures, scenario-probability trees, financial-condition indexes, and high-frequency tracking of demand, supply, </w:t>
      </w:r>
      <w:proofErr w:type="spellStart"/>
      <w:r w:rsidRPr="00F275A0">
        <w:t>labor</w:t>
      </w:r>
      <w:proofErr w:type="spellEnd"/>
      <w:r w:rsidRPr="00F275A0">
        <w:t xml:space="preserve"> markets, credit, and external indicators. Dashboards reinforce the shift from point forecasts to risk distributions, enabling the Board to observe how uncertainty shifts in real time.</w:t>
      </w:r>
    </w:p>
    <w:p w14:paraId="5E82DA53" w14:textId="77777777" w:rsidR="006C5AF8" w:rsidRPr="00F275A0" w:rsidRDefault="006C5AF8" w:rsidP="00A4792F">
      <w:pPr>
        <w:jc w:val="both"/>
      </w:pPr>
      <w:r w:rsidRPr="00F275A0">
        <w:t xml:space="preserve">Another major innovation in </w:t>
      </w:r>
      <w:r>
        <w:t>Mark</w:t>
      </w:r>
      <w:r w:rsidRPr="00F275A0">
        <w:t xml:space="preserve"> II is the adoption of improved measures of underlying inflation. The Near-Term Sticky Price Index, or NTSPI, isolates the slow-moving component of inflation that responds to persistent economic forces rather than volatile items. The NTSPI provides a clearer signal about medium-term price pressures and helps distinguish between temporary shocks and genuine changes in inflation trends. This measure strengthens the link between data interpretation and policy judgment.</w:t>
      </w:r>
    </w:p>
    <w:p w14:paraId="5CFE9577" w14:textId="77777777" w:rsidR="006C5AF8" w:rsidRPr="00F275A0" w:rsidRDefault="006C5AF8" w:rsidP="00A4792F">
      <w:pPr>
        <w:jc w:val="both"/>
      </w:pPr>
      <w:r w:rsidRPr="00F275A0">
        <w:lastRenderedPageBreak/>
        <w:t xml:space="preserve">FPAS Mark II does not treat judgment as an alternative to </w:t>
      </w:r>
      <w:proofErr w:type="spellStart"/>
      <w:r w:rsidRPr="00F275A0">
        <w:t>modeling</w:t>
      </w:r>
      <w:proofErr w:type="spellEnd"/>
      <w:r w:rsidRPr="00F275A0">
        <w:t xml:space="preserve">. Instead, it places structured judgment at the </w:t>
      </w:r>
      <w:proofErr w:type="spellStart"/>
      <w:r w:rsidRPr="00F275A0">
        <w:t>center</w:t>
      </w:r>
      <w:proofErr w:type="spellEnd"/>
      <w:r w:rsidRPr="00F275A0">
        <w:t xml:space="preserve"> of the analytical workflow. Judgment is expressed through scenario design, shock interpretation, credibility assessments, and the weighting of model results. The system encourages staff to articulate how and why judgment modifies model outcomes, ensuring transparency while preserving expert insight. This elevates the quality of policy briefings and helps Board members understand the rationale behind decisions.</w:t>
      </w:r>
    </w:p>
    <w:p w14:paraId="2DB8E4FA" w14:textId="77777777" w:rsidR="006C5AF8" w:rsidRPr="00F275A0" w:rsidRDefault="006C5AF8" w:rsidP="00A4792F">
      <w:pPr>
        <w:jc w:val="both"/>
      </w:pPr>
      <w:r w:rsidRPr="00F275A0">
        <w:t>The analytical toolkit is particularly valuable for small open economies like Armenia, where shocks originate from global markets, geopolitical events, commodity prices, and external financial conditions. Nonlinearity, endogenous credibility, and dashboard-based monitoring allow policymakers to avoid mistakes that arise from relying solely on linear projections or deterministic scenarios. FPAS Mark II equips the institution to navigate a world defined by uncertainty, asymmetry, and persistent external shocks.</w:t>
      </w:r>
    </w:p>
    <w:p w14:paraId="29351021" w14:textId="77777777" w:rsidR="006C5AF8" w:rsidRPr="00F275A0" w:rsidRDefault="006C5AF8" w:rsidP="00A4792F">
      <w:pPr>
        <w:jc w:val="both"/>
      </w:pPr>
      <w:r w:rsidRPr="00F275A0">
        <w:t xml:space="preserve">The analytical toolkit and </w:t>
      </w:r>
      <w:proofErr w:type="spellStart"/>
      <w:r w:rsidRPr="00F275A0">
        <w:t>modeling</w:t>
      </w:r>
      <w:proofErr w:type="spellEnd"/>
      <w:r w:rsidRPr="00F275A0">
        <w:t xml:space="preserve"> innovations of FPAS Mark II transform the central bank into a modern, risk-aware, forward-looking institution. By integrating nonlinear dynamics, endogenous credibility, scenario analysis, and improved measurement tools, the framework provides policymakers with the structure and flexibility needed to make disciplined, least-regrets decisions. </w:t>
      </w:r>
      <w:r>
        <w:t>Mark</w:t>
      </w:r>
      <w:r w:rsidRPr="00F275A0">
        <w:t xml:space="preserve"> II is not merely an updated model—it is a comprehensive analytical ecosystem designed to support policy judgment under uncertainty.</w:t>
      </w:r>
    </w:p>
    <w:p w14:paraId="73B89C80" w14:textId="77777777" w:rsidR="006C5AF8" w:rsidRPr="00F275A0" w:rsidRDefault="006C5AF8" w:rsidP="00A4792F">
      <w:pPr>
        <w:jc w:val="both"/>
      </w:pPr>
      <w:r w:rsidRPr="00F275A0">
        <w:t xml:space="preserve">Thank you for watching, and I would like to acknowledge </w:t>
      </w:r>
      <w:r w:rsidRPr="00F275A0">
        <w:rPr>
          <w:b/>
          <w:bCs/>
        </w:rPr>
        <w:t xml:space="preserve">Douglas Laxton, </w:t>
      </w:r>
      <w:r>
        <w:rPr>
          <w:b/>
          <w:bCs/>
        </w:rPr>
        <w:t>Martin</w:t>
      </w:r>
      <w:r w:rsidRPr="00F275A0">
        <w:rPr>
          <w:b/>
          <w:bCs/>
        </w:rPr>
        <w:t xml:space="preserve"> Galstyan, Jared Laxton, Asya Kostanyan, and </w:t>
      </w:r>
      <w:proofErr w:type="spellStart"/>
      <w:r w:rsidRPr="00F275A0">
        <w:rPr>
          <w:b/>
          <w:bCs/>
        </w:rPr>
        <w:t>Sophio</w:t>
      </w:r>
      <w:proofErr w:type="spellEnd"/>
      <w:r w:rsidRPr="00F275A0">
        <w:rPr>
          <w:b/>
          <w:bCs/>
        </w:rPr>
        <w:t xml:space="preserve"> Mkervalidze</w:t>
      </w:r>
      <w:r w:rsidRPr="00F275A0">
        <w:t xml:space="preserve"> for their guidance and support in producing this video.</w:t>
      </w:r>
    </w:p>
    <w:p w14:paraId="0C58C487" w14:textId="77777777" w:rsidR="006C5AF8" w:rsidRDefault="006C5AF8" w:rsidP="00A4792F">
      <w:pPr>
        <w:rPr>
          <w:b/>
          <w:bCs/>
        </w:rPr>
      </w:pPr>
    </w:p>
    <w:p w14:paraId="4478236B" w14:textId="77777777" w:rsidR="006C5AF8" w:rsidRPr="009659F4" w:rsidRDefault="006C5AF8" w:rsidP="00A4792F">
      <w:pPr>
        <w:rPr>
          <w:b/>
          <w:bCs/>
        </w:rPr>
      </w:pPr>
      <w:r w:rsidRPr="009659F4">
        <w:rPr>
          <w:b/>
          <w:bCs/>
        </w:rPr>
        <w:t>Literature &amp; Further Reading</w:t>
      </w:r>
    </w:p>
    <w:p w14:paraId="4FF39870" w14:textId="77777777" w:rsidR="006C5AF8" w:rsidRPr="00B36176" w:rsidRDefault="006C5AF8" w:rsidP="006C5AF8">
      <w:pPr>
        <w:numPr>
          <w:ilvl w:val="0"/>
          <w:numId w:val="16"/>
        </w:numPr>
      </w:pPr>
      <w:hyperlink r:id="rId89" w:tgtFrame="_blank" w:history="1">
        <w:r w:rsidRPr="00B36176">
          <w:rPr>
            <w:rStyle w:val="Hyperlink"/>
          </w:rPr>
          <w:t xml:space="preserve">Dincer, N., &amp; </w:t>
        </w:r>
        <w:proofErr w:type="spellStart"/>
        <w:r w:rsidRPr="00B36176">
          <w:rPr>
            <w:rStyle w:val="Hyperlink"/>
          </w:rPr>
          <w:t>Eichengreen</w:t>
        </w:r>
        <w:proofErr w:type="spellEnd"/>
        <w:r w:rsidRPr="00B36176">
          <w:rPr>
            <w:rStyle w:val="Hyperlink"/>
          </w:rPr>
          <w:t>, B. (2014). “Central Bank Transparency and Independence: Updates and New Measures.” </w:t>
        </w:r>
        <w:r w:rsidRPr="00B36176">
          <w:rPr>
            <w:rStyle w:val="Hyperlink"/>
            <w:i/>
            <w:iCs/>
          </w:rPr>
          <w:t>International Journal of Central Banking.</w:t>
        </w:r>
      </w:hyperlink>
    </w:p>
    <w:p w14:paraId="02B804A4" w14:textId="7BBAFA12" w:rsidR="00BC3059" w:rsidRPr="00416680" w:rsidRDefault="00B95FC1" w:rsidP="00BC3059">
      <w:pPr>
        <w:pStyle w:val="ListParagraph"/>
        <w:numPr>
          <w:ilvl w:val="0"/>
          <w:numId w:val="16"/>
        </w:numPr>
        <w:spacing w:before="227" w:line="312" w:lineRule="auto"/>
        <w:ind w:right="524"/>
      </w:pPr>
      <w:r w:rsidRPr="00B95FC1">
        <w:t>Laxton, D., Galstyan, M., and Avagyan, V. January 2024</w:t>
      </w:r>
      <w:r w:rsidR="00BC3059">
        <w:t>.</w:t>
      </w:r>
      <w:r w:rsidR="00BC3059" w:rsidRPr="00456ABE">
        <w:rPr>
          <w:spacing w:val="80"/>
        </w:rPr>
        <w:t xml:space="preserve"> </w:t>
      </w:r>
      <w:hyperlink r:id="rId90"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896A6F9" w14:textId="61D4F0FD" w:rsidR="00BC3059" w:rsidRPr="00416680" w:rsidRDefault="00B95FC1" w:rsidP="00BC3059">
      <w:pPr>
        <w:pStyle w:val="ListParagraph"/>
        <w:numPr>
          <w:ilvl w:val="0"/>
          <w:numId w:val="16"/>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5EB092A1" w14:textId="77777777" w:rsidR="006C5AF8" w:rsidRPr="00B36176" w:rsidRDefault="006C5AF8" w:rsidP="006C5AF8">
      <w:pPr>
        <w:numPr>
          <w:ilvl w:val="0"/>
          <w:numId w:val="16"/>
        </w:numPr>
      </w:pPr>
      <w:hyperlink r:id="rId91" w:tgtFrame="_blank" w:history="1">
        <w:r w:rsidRPr="00B36176">
          <w:rPr>
            <w:rStyle w:val="Hyperlink"/>
          </w:rPr>
          <w:t>Freedman, C., &amp; Laxton, D. (2009). “Why Inflation Targeting?” IMF Working Paper 09/86.</w:t>
        </w:r>
      </w:hyperlink>
    </w:p>
    <w:p w14:paraId="36F618B5" w14:textId="77777777" w:rsidR="006C5AF8" w:rsidRPr="00B36176" w:rsidRDefault="006C5AF8" w:rsidP="006C5AF8">
      <w:pPr>
        <w:numPr>
          <w:ilvl w:val="0"/>
          <w:numId w:val="16"/>
        </w:numPr>
      </w:pPr>
      <w:hyperlink r:id="rId92" w:tgtFrame="_blank" w:history="1">
        <w:r w:rsidRPr="00B36176">
          <w:rPr>
            <w:rStyle w:val="Hyperlink"/>
          </w:rPr>
          <w:t>Debelle, G., &amp; Laxton, D. (1996). “Is the Phillips Curve Really a Curve? Some Evidence for Australia.” IMF Working Paper 96/37.</w:t>
        </w:r>
      </w:hyperlink>
    </w:p>
    <w:p w14:paraId="1A1EB903" w14:textId="77777777" w:rsidR="006C5AF8" w:rsidRPr="00B36176" w:rsidRDefault="006C5AF8" w:rsidP="006C5AF8">
      <w:pPr>
        <w:numPr>
          <w:ilvl w:val="0"/>
          <w:numId w:val="16"/>
        </w:numPr>
      </w:pPr>
      <w:hyperlink r:id="rId93" w:tgtFrame="_blank" w:history="1">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the U.S. Economy.</w:t>
        </w:r>
        <w:r w:rsidRPr="00B36176">
          <w:rPr>
            <w:rStyle w:val="Hyperlink"/>
          </w:rPr>
          <w:t> CBA Working Paper 2022/04. October 31, 2022.</w:t>
        </w:r>
      </w:hyperlink>
    </w:p>
    <w:p w14:paraId="27AC7917" w14:textId="77777777" w:rsidR="006C5AF8" w:rsidRPr="00B36176" w:rsidRDefault="006C5AF8" w:rsidP="006C5AF8">
      <w:pPr>
        <w:numPr>
          <w:ilvl w:val="0"/>
          <w:numId w:val="16"/>
        </w:numPr>
      </w:pPr>
      <w:hyperlink r:id="rId94" w:tgtFrame="_blank" w:history="1">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a Small Open Economy.</w:t>
        </w:r>
        <w:r w:rsidRPr="00B36176">
          <w:rPr>
            <w:rStyle w:val="Hyperlink"/>
          </w:rPr>
          <w:t> CBA Working Paper 2022/07. November 30, 2022.</w:t>
        </w:r>
      </w:hyperlink>
    </w:p>
    <w:p w14:paraId="1EAE2865" w14:textId="77777777" w:rsidR="006C5AF8" w:rsidRDefault="006C5AF8"/>
    <w:p w14:paraId="08ED75EA" w14:textId="1F30349A" w:rsidR="006C5AF8" w:rsidRDefault="006C5AF8">
      <w:r>
        <w:br w:type="page"/>
      </w:r>
    </w:p>
    <w:p w14:paraId="5A71487A" w14:textId="77777777" w:rsidR="006C5AF8" w:rsidRDefault="006C5AF8" w:rsidP="002C62BB">
      <w:pPr>
        <w:pStyle w:val="Heading1"/>
      </w:pPr>
      <w:bookmarkStart w:id="410" w:name="_Toc214436082"/>
      <w:bookmarkStart w:id="411" w:name="_Toc214436109"/>
      <w:r w:rsidRPr="00897643">
        <w:lastRenderedPageBreak/>
        <w:t>Dynamic Learning and Human Capital Development</w:t>
      </w:r>
      <w:bookmarkEnd w:id="410"/>
      <w:bookmarkEnd w:id="411"/>
    </w:p>
    <w:p w14:paraId="46F64DD5" w14:textId="77777777" w:rsidR="006C5AF8" w:rsidRDefault="006C5AF8" w:rsidP="00A4792F">
      <w:pPr>
        <w:jc w:val="center"/>
        <w:rPr>
          <w:b/>
          <w:bCs/>
        </w:rPr>
      </w:pPr>
    </w:p>
    <w:p w14:paraId="7214B23A" w14:textId="77777777" w:rsidR="006C5AF8" w:rsidRDefault="006C5AF8" w:rsidP="00A4792F">
      <w:pPr>
        <w:rPr>
          <w:b/>
          <w:bCs/>
        </w:rPr>
      </w:pPr>
      <w:r>
        <w:rPr>
          <w:b/>
          <w:bCs/>
        </w:rPr>
        <w:t>Susanna Grigoryan</w:t>
      </w:r>
    </w:p>
    <w:p w14:paraId="1F0650B6" w14:textId="77777777" w:rsidR="006C5AF8" w:rsidRPr="009659F4" w:rsidRDefault="006C5AF8" w:rsidP="00A4792F">
      <w:pPr>
        <w:rPr>
          <w:b/>
          <w:bCs/>
        </w:rPr>
      </w:pPr>
      <w:r w:rsidRPr="009659F4">
        <w:rPr>
          <w:b/>
          <w:bCs/>
        </w:rPr>
        <w:t>Recent Staff Member, Monetary Policy Department, Central Bank of Armenia</w:t>
      </w:r>
    </w:p>
    <w:p w14:paraId="5053107C" w14:textId="77777777" w:rsidR="006C5AF8" w:rsidRPr="009659F4" w:rsidRDefault="006C5AF8" w:rsidP="00A4792F">
      <w:pPr>
        <w:rPr>
          <w:b/>
          <w:bCs/>
        </w:rPr>
      </w:pPr>
      <w:r w:rsidRPr="009659F4">
        <w:rPr>
          <w:b/>
          <w:bCs/>
        </w:rPr>
        <w:t>Student, Global Forecasting School</w:t>
      </w:r>
    </w:p>
    <w:p w14:paraId="1DAC51FF" w14:textId="77777777" w:rsidR="006C5AF8" w:rsidRDefault="006C5AF8" w:rsidP="00A4792F">
      <w:pPr>
        <w:rPr>
          <w:b/>
          <w:bCs/>
        </w:rPr>
      </w:pPr>
      <w:r>
        <w:rPr>
          <w:b/>
          <w:bCs/>
        </w:rPr>
        <w:t xml:space="preserve">November </w:t>
      </w:r>
      <w:r w:rsidRPr="009659F4">
        <w:rPr>
          <w:b/>
          <w:bCs/>
        </w:rPr>
        <w:t>2025</w:t>
      </w:r>
    </w:p>
    <w:p w14:paraId="168C53EB" w14:textId="77777777" w:rsidR="00896F7E" w:rsidRDefault="00896F7E" w:rsidP="00A4792F">
      <w:pPr>
        <w:rPr>
          <w:b/>
          <w:bCs/>
        </w:rPr>
      </w:pPr>
    </w:p>
    <w:p w14:paraId="0F145994" w14:textId="77777777" w:rsidR="00896F7E" w:rsidRDefault="00896F7E" w:rsidP="00896F7E">
      <w:pPr>
        <w:rPr>
          <w:b/>
          <w:bCs/>
        </w:rPr>
      </w:pPr>
      <w:r w:rsidRPr="00896F7E">
        <w:rPr>
          <w:b/>
          <w:bCs/>
        </w:rPr>
        <w:t>Note</w:t>
      </w:r>
    </w:p>
    <w:p w14:paraId="41603FA1" w14:textId="34CC7F4F" w:rsidR="00BC3059" w:rsidRPr="00BC3059" w:rsidRDefault="00BC3059" w:rsidP="00BC3059">
      <w:pPr>
        <w:jc w:val="both"/>
        <w:rPr>
          <w:b/>
          <w:bCs/>
        </w:rPr>
      </w:pPr>
      <w:r w:rsidRPr="00BC3059">
        <w:rPr>
          <w:b/>
          <w:bCs/>
        </w:rPr>
        <w:t>1. Human Capital as a Core Component of FPAS Mark II</w:t>
      </w:r>
    </w:p>
    <w:p w14:paraId="2475E4AC" w14:textId="77777777" w:rsidR="00BC3059" w:rsidRDefault="00BC3059" w:rsidP="00BC3059">
      <w:pPr>
        <w:jc w:val="both"/>
      </w:pPr>
      <w:r>
        <w:t>FPAS Mark II transforms not only analytical tools but also the institutional processes through which policymakers learn, collaborate, and develop expertise. For a small open economy like Armenia-where uncertainty is persistent and shocks frequently originate from external sources-human capital becomes a core pillar of the policy framework.</w:t>
      </w:r>
    </w:p>
    <w:p w14:paraId="59D26483" w14:textId="2D8F64C6" w:rsidR="00BC3059" w:rsidRDefault="00BC3059" w:rsidP="00BC3059">
      <w:pPr>
        <w:jc w:val="both"/>
      </w:pPr>
      <w:r>
        <w:t>The FPAS Mark II manual emphasizes that credibility is sustained not only through correct decisions, but through the institution’s demonstrated ability to learn continuously. Staff must be capable of integrating modelling results, scenario analysis, financial data, and judgment- a skillset cultivated through structured training and experience.</w:t>
      </w:r>
    </w:p>
    <w:p w14:paraId="40D6E21D" w14:textId="04A02C34" w:rsidR="00BC3059" w:rsidRDefault="00BC3059" w:rsidP="00BC3059">
      <w:pPr>
        <w:jc w:val="both"/>
      </w:pPr>
      <w:r>
        <w:t>Human capital is treated as a macroeconomic asset: the quality of staff judgment determines the quality of policy decisions.</w:t>
      </w:r>
    </w:p>
    <w:p w14:paraId="0EAD3E97" w14:textId="1064C32C" w:rsidR="00BC3059" w:rsidRPr="00BC3059" w:rsidRDefault="00BC3059" w:rsidP="00BC3059">
      <w:pPr>
        <w:jc w:val="both"/>
        <w:rPr>
          <w:b/>
          <w:bCs/>
        </w:rPr>
      </w:pPr>
      <w:r w:rsidRPr="00BC3059">
        <w:rPr>
          <w:b/>
          <w:bCs/>
        </w:rPr>
        <w:t>2. Continuous Learning and Institutional Memory</w:t>
      </w:r>
    </w:p>
    <w:p w14:paraId="2746E858" w14:textId="77777777" w:rsidR="00BC3059" w:rsidRDefault="00BC3059" w:rsidP="00BC3059">
      <w:pPr>
        <w:jc w:val="both"/>
      </w:pPr>
      <w:r>
        <w:t>The FPAS Mark II framework embeds learning directly into the 29-day policy cycle. After each round, teams conduct structured post-mortems evaluating:</w:t>
      </w:r>
    </w:p>
    <w:p w14:paraId="664C485D" w14:textId="0BEAC8D2" w:rsidR="00BC3059" w:rsidRDefault="00BC3059" w:rsidP="00BC3059">
      <w:pPr>
        <w:pStyle w:val="ListParagraph"/>
        <w:numPr>
          <w:ilvl w:val="0"/>
          <w:numId w:val="40"/>
        </w:numPr>
        <w:jc w:val="both"/>
      </w:pPr>
      <w:r>
        <w:t>forecast accuracy,</w:t>
      </w:r>
    </w:p>
    <w:p w14:paraId="1781142B" w14:textId="11BDACC6" w:rsidR="00BC3059" w:rsidRDefault="00BC3059" w:rsidP="00BC3059">
      <w:pPr>
        <w:pStyle w:val="ListParagraph"/>
        <w:numPr>
          <w:ilvl w:val="0"/>
          <w:numId w:val="40"/>
        </w:numPr>
        <w:jc w:val="both"/>
      </w:pPr>
      <w:r>
        <w:t>scenario relevance,</w:t>
      </w:r>
    </w:p>
    <w:p w14:paraId="4DEF7D2D" w14:textId="37E75E3E" w:rsidR="00BC3059" w:rsidRDefault="00BC3059" w:rsidP="00BC3059">
      <w:pPr>
        <w:pStyle w:val="ListParagraph"/>
        <w:numPr>
          <w:ilvl w:val="0"/>
          <w:numId w:val="40"/>
        </w:numPr>
        <w:jc w:val="both"/>
      </w:pPr>
      <w:r>
        <w:t>communication clarity,</w:t>
      </w:r>
    </w:p>
    <w:p w14:paraId="77A21317" w14:textId="17A94A15" w:rsidR="00BC3059" w:rsidRDefault="00BC3059" w:rsidP="00BC3059">
      <w:pPr>
        <w:pStyle w:val="ListParagraph"/>
        <w:numPr>
          <w:ilvl w:val="0"/>
          <w:numId w:val="40"/>
        </w:numPr>
        <w:jc w:val="both"/>
      </w:pPr>
      <w:r>
        <w:t>interpretation of risks, and</w:t>
      </w:r>
    </w:p>
    <w:p w14:paraId="1FC36134" w14:textId="3E08268C" w:rsidR="00BC3059" w:rsidRDefault="00BC3059" w:rsidP="00BC3059">
      <w:pPr>
        <w:pStyle w:val="ListParagraph"/>
        <w:numPr>
          <w:ilvl w:val="0"/>
          <w:numId w:val="39"/>
        </w:numPr>
        <w:jc w:val="both"/>
      </w:pPr>
      <w:r>
        <w:t>the behaviour of key relationships (e.g., Phillips Curve, expectations, transmission channels).</w:t>
      </w:r>
    </w:p>
    <w:p w14:paraId="0C1681DF" w14:textId="73487B10" w:rsidR="00BC3059" w:rsidRDefault="00BC3059" w:rsidP="00BC3059">
      <w:pPr>
        <w:jc w:val="both"/>
      </w:pPr>
      <w:r>
        <w:t xml:space="preserve">The emphasis is not on avoiding mistakes but on learning faster than others. Each cycle creates institutional memory, ensuring that lessons carry into the next round. This </w:t>
      </w:r>
      <w:r>
        <w:lastRenderedPageBreak/>
        <w:t>enhances credibility by demonstrating adaptability and humility-key virtues in an uncertain world.</w:t>
      </w:r>
    </w:p>
    <w:p w14:paraId="568111F7" w14:textId="4611ABC5" w:rsidR="00BC3059" w:rsidRPr="00BC3059" w:rsidRDefault="00BC3059" w:rsidP="00BC3059">
      <w:pPr>
        <w:jc w:val="both"/>
        <w:rPr>
          <w:b/>
          <w:bCs/>
        </w:rPr>
      </w:pPr>
      <w:r w:rsidRPr="00BC3059">
        <w:rPr>
          <w:b/>
          <w:bCs/>
        </w:rPr>
        <w:t>3. The Rotation System: Building Versatility and Reducing Silos</w:t>
      </w:r>
    </w:p>
    <w:p w14:paraId="2F40FBA9" w14:textId="2D1160FA" w:rsidR="00BC3059" w:rsidRDefault="00BC3059" w:rsidP="00BC3059">
      <w:pPr>
        <w:jc w:val="both"/>
      </w:pPr>
      <w:r>
        <w:t>FPAS Mark II introduces a structured rotation mechanism across teams. Analysts rotate through forecasting, scenario development, external-sector monitoring, financial-cycle analysis, and inflation decomposition. Rotations achieve several goals:</w:t>
      </w:r>
    </w:p>
    <w:p w14:paraId="6B0355CA" w14:textId="35022539" w:rsidR="00BC3059" w:rsidRDefault="00BC3059" w:rsidP="00BC3059">
      <w:pPr>
        <w:pStyle w:val="ListParagraph"/>
        <w:numPr>
          <w:ilvl w:val="0"/>
          <w:numId w:val="38"/>
        </w:numPr>
        <w:jc w:val="both"/>
      </w:pPr>
      <w:r>
        <w:t>prevent analytical silos,</w:t>
      </w:r>
    </w:p>
    <w:p w14:paraId="2E9AD396" w14:textId="22EBD513" w:rsidR="00BC3059" w:rsidRDefault="00BC3059" w:rsidP="00BC3059">
      <w:pPr>
        <w:pStyle w:val="ListParagraph"/>
        <w:numPr>
          <w:ilvl w:val="0"/>
          <w:numId w:val="38"/>
        </w:numPr>
        <w:jc w:val="both"/>
      </w:pPr>
      <w:r>
        <w:t>broaden staff expertise,</w:t>
      </w:r>
    </w:p>
    <w:p w14:paraId="47ACB163" w14:textId="02E9B52A" w:rsidR="00BC3059" w:rsidRDefault="00BC3059" w:rsidP="00BC3059">
      <w:pPr>
        <w:pStyle w:val="ListParagraph"/>
        <w:numPr>
          <w:ilvl w:val="0"/>
          <w:numId w:val="38"/>
        </w:numPr>
        <w:jc w:val="both"/>
      </w:pPr>
      <w:r>
        <w:t>strengthen institutional resilience, and</w:t>
      </w:r>
    </w:p>
    <w:p w14:paraId="471DF769" w14:textId="3DAEE06E" w:rsidR="00BC3059" w:rsidRDefault="00BC3059" w:rsidP="00BC3059">
      <w:pPr>
        <w:pStyle w:val="ListParagraph"/>
        <w:numPr>
          <w:ilvl w:val="0"/>
          <w:numId w:val="38"/>
        </w:numPr>
        <w:jc w:val="both"/>
      </w:pPr>
      <w:r>
        <w:t>ensure continuity even when key individuals change roles.</w:t>
      </w:r>
    </w:p>
    <w:p w14:paraId="63A945D1" w14:textId="6555BD11" w:rsidR="00BC3059" w:rsidRDefault="00BC3059" w:rsidP="00BC3059">
      <w:pPr>
        <w:jc w:val="both"/>
      </w:pPr>
      <w:r>
        <w:t>By broadening skillsets and promoting cross-team understanding, the rotation system sup- ports a cohesive institutional culture centred on learning.</w:t>
      </w:r>
    </w:p>
    <w:p w14:paraId="3F978D06" w14:textId="7B6FD321" w:rsidR="00BC3059" w:rsidRPr="00BC3059" w:rsidRDefault="00BC3059" w:rsidP="00BC3059">
      <w:pPr>
        <w:jc w:val="both"/>
        <w:rPr>
          <w:b/>
          <w:bCs/>
        </w:rPr>
      </w:pPr>
      <w:r w:rsidRPr="00BC3059">
        <w:rPr>
          <w:b/>
          <w:bCs/>
        </w:rPr>
        <w:t>4. Internal Training Routines and Capacity Building</w:t>
      </w:r>
    </w:p>
    <w:p w14:paraId="340A0250" w14:textId="77777777" w:rsidR="00BC3059" w:rsidRDefault="00BC3059" w:rsidP="00BC3059">
      <w:pPr>
        <w:jc w:val="both"/>
      </w:pPr>
      <w:r>
        <w:t>Learning is reinforced by internal routines designed to ensure continuous development:</w:t>
      </w:r>
    </w:p>
    <w:p w14:paraId="7F077673" w14:textId="78E539A6" w:rsidR="00BC3059" w:rsidRDefault="00BC3059" w:rsidP="00BC3059">
      <w:pPr>
        <w:pStyle w:val="ListParagraph"/>
        <w:numPr>
          <w:ilvl w:val="0"/>
          <w:numId w:val="37"/>
        </w:numPr>
        <w:jc w:val="both"/>
      </w:pPr>
      <w:r>
        <w:t>Daily analytical briefings</w:t>
      </w:r>
    </w:p>
    <w:p w14:paraId="5C580D3E" w14:textId="78DC7035" w:rsidR="00BC3059" w:rsidRDefault="00BC3059" w:rsidP="00BC3059">
      <w:pPr>
        <w:pStyle w:val="ListParagraph"/>
        <w:numPr>
          <w:ilvl w:val="0"/>
          <w:numId w:val="37"/>
        </w:numPr>
        <w:jc w:val="both"/>
      </w:pPr>
      <w:r>
        <w:t>Weekly seminars on FPAS tools and modelling</w:t>
      </w:r>
    </w:p>
    <w:p w14:paraId="3900D9EB" w14:textId="5E77C594" w:rsidR="00BC3059" w:rsidRDefault="00BC3059" w:rsidP="00BC3059">
      <w:pPr>
        <w:pStyle w:val="ListParagraph"/>
        <w:numPr>
          <w:ilvl w:val="0"/>
          <w:numId w:val="37"/>
        </w:numPr>
        <w:jc w:val="both"/>
      </w:pPr>
      <w:r>
        <w:t>Monthly cross-team workshops</w:t>
      </w:r>
    </w:p>
    <w:p w14:paraId="70B4D067" w14:textId="27794B18" w:rsidR="00BC3059" w:rsidRDefault="00BC3059" w:rsidP="00BC3059">
      <w:pPr>
        <w:pStyle w:val="ListParagraph"/>
        <w:numPr>
          <w:ilvl w:val="0"/>
          <w:numId w:val="37"/>
        </w:numPr>
        <w:jc w:val="both"/>
      </w:pPr>
      <w:r>
        <w:t>Case-based exercises using past policy rounds</w:t>
      </w:r>
    </w:p>
    <w:p w14:paraId="63ABFCEC" w14:textId="6ACEA70C" w:rsidR="00BC3059" w:rsidRDefault="00BC3059" w:rsidP="00BC3059">
      <w:pPr>
        <w:pStyle w:val="ListParagraph"/>
        <w:numPr>
          <w:ilvl w:val="0"/>
          <w:numId w:val="37"/>
        </w:numPr>
        <w:jc w:val="both"/>
      </w:pPr>
      <w:r>
        <w:t>Internal courses on expectations, nonlinearities, and risk assessment.</w:t>
      </w:r>
    </w:p>
    <w:p w14:paraId="64559F85" w14:textId="0C3EF54C" w:rsidR="00BC3059" w:rsidRDefault="00BC3059" w:rsidP="00BC3059">
      <w:pPr>
        <w:jc w:val="both"/>
      </w:pPr>
      <w:r>
        <w:t>These routines create a pipeline of future leaders capable of presenting scenarios, preparing executive briefings, and guiding the Board through uncertainty.</w:t>
      </w:r>
    </w:p>
    <w:p w14:paraId="43D5944C" w14:textId="0F21CD4F" w:rsidR="00BC3059" w:rsidRPr="00BC3059" w:rsidRDefault="00BC3059" w:rsidP="00BC3059">
      <w:pPr>
        <w:jc w:val="both"/>
        <w:rPr>
          <w:b/>
          <w:bCs/>
        </w:rPr>
      </w:pPr>
      <w:r w:rsidRPr="00BC3059">
        <w:rPr>
          <w:b/>
          <w:bCs/>
        </w:rPr>
        <w:t>5. International Collaboration and External Learning Channels</w:t>
      </w:r>
    </w:p>
    <w:p w14:paraId="73A6FF6C" w14:textId="77777777" w:rsidR="00BC3059" w:rsidRDefault="00BC3059" w:rsidP="00BC3059">
      <w:pPr>
        <w:jc w:val="both"/>
      </w:pPr>
      <w:r>
        <w:t>FPAS Mark II places strong emphasis on global learning. Staff participate in:</w:t>
      </w:r>
    </w:p>
    <w:p w14:paraId="68A1CDF0" w14:textId="3A67F935" w:rsidR="00BC3059" w:rsidRDefault="00BC3059" w:rsidP="00BC3059">
      <w:pPr>
        <w:pStyle w:val="ListParagraph"/>
        <w:numPr>
          <w:ilvl w:val="0"/>
          <w:numId w:val="36"/>
        </w:numPr>
        <w:jc w:val="both"/>
      </w:pPr>
      <w:r>
        <w:t>regional workshops,</w:t>
      </w:r>
    </w:p>
    <w:p w14:paraId="22666C32" w14:textId="0658CB13" w:rsidR="00BC3059" w:rsidRDefault="00BC3059" w:rsidP="00BC3059">
      <w:pPr>
        <w:pStyle w:val="ListParagraph"/>
        <w:numPr>
          <w:ilvl w:val="0"/>
          <w:numId w:val="36"/>
        </w:numPr>
        <w:jc w:val="both"/>
      </w:pPr>
      <w:r>
        <w:t>collaborations with partner central banks,</w:t>
      </w:r>
    </w:p>
    <w:p w14:paraId="4E51853E" w14:textId="3D166A73" w:rsidR="00BC3059" w:rsidRDefault="00BC3059" w:rsidP="00BC3059">
      <w:pPr>
        <w:pStyle w:val="ListParagraph"/>
        <w:numPr>
          <w:ilvl w:val="0"/>
          <w:numId w:val="36"/>
        </w:numPr>
        <w:jc w:val="both"/>
      </w:pPr>
      <w:r>
        <w:t>international seminars and conferences, and</w:t>
      </w:r>
    </w:p>
    <w:p w14:paraId="28717584" w14:textId="1DB5FEA5" w:rsidR="00BC3059" w:rsidRDefault="00BC3059" w:rsidP="00BC3059">
      <w:pPr>
        <w:pStyle w:val="ListParagraph"/>
        <w:numPr>
          <w:ilvl w:val="0"/>
          <w:numId w:val="36"/>
        </w:numPr>
        <w:jc w:val="both"/>
      </w:pPr>
      <w:r>
        <w:t>research exchanges with academic and policy institutions.</w:t>
      </w:r>
    </w:p>
    <w:p w14:paraId="6254CED2" w14:textId="0F3EC93A" w:rsidR="00BC3059" w:rsidRDefault="00BC3059" w:rsidP="00BC3059">
      <w:pPr>
        <w:pStyle w:val="ListParagraph"/>
        <w:numPr>
          <w:ilvl w:val="0"/>
          <w:numId w:val="36"/>
        </w:numPr>
        <w:jc w:val="both"/>
      </w:pPr>
      <w:r>
        <w:t>External exposure broadens perspectives, introduces new analytical tools, and keeps the institution aligned with global best practices in uncertainty-aware policymaking.</w:t>
      </w:r>
    </w:p>
    <w:p w14:paraId="6A8F395C" w14:textId="4A7B0162" w:rsidR="00BC3059" w:rsidRPr="00BC3059" w:rsidRDefault="00BC3059" w:rsidP="00BC3059">
      <w:pPr>
        <w:jc w:val="both"/>
        <w:rPr>
          <w:b/>
          <w:bCs/>
        </w:rPr>
      </w:pPr>
      <w:r w:rsidRPr="00BC3059">
        <w:rPr>
          <w:b/>
          <w:bCs/>
        </w:rPr>
        <w:t>6. Learning as a Credibility Mechanism</w:t>
      </w:r>
    </w:p>
    <w:p w14:paraId="13986DEB" w14:textId="77777777" w:rsidR="00BC3059" w:rsidRDefault="00BC3059" w:rsidP="00BC3059">
      <w:pPr>
        <w:jc w:val="both"/>
      </w:pPr>
      <w:r>
        <w:lastRenderedPageBreak/>
        <w:t>Credibility in FPAS Mark II is driven not only by outcomes but by demonstrated learning. Clear acknowledgment of past errors and transparent communication of improvements strengthen public trust.</w:t>
      </w:r>
    </w:p>
    <w:p w14:paraId="59BD8EA3" w14:textId="77777777" w:rsidR="00BC3059" w:rsidRDefault="00BC3059" w:rsidP="00BC3059">
      <w:pPr>
        <w:jc w:val="both"/>
      </w:pPr>
      <w:r>
        <w:t>A central bank that learns continuously:</w:t>
      </w:r>
    </w:p>
    <w:p w14:paraId="3B1E4EA0" w14:textId="77777777" w:rsidR="00BC3059" w:rsidRDefault="00BC3059" w:rsidP="00BC3059">
      <w:pPr>
        <w:pStyle w:val="ListParagraph"/>
        <w:numPr>
          <w:ilvl w:val="0"/>
          <w:numId w:val="35"/>
        </w:numPr>
        <w:jc w:val="both"/>
      </w:pPr>
      <w:r>
        <w:t>upgrades its analytical capacity,</w:t>
      </w:r>
    </w:p>
    <w:p w14:paraId="597AD782" w14:textId="51A4D222" w:rsidR="00BC3059" w:rsidRDefault="00BC3059" w:rsidP="00BC3059">
      <w:pPr>
        <w:pStyle w:val="ListParagraph"/>
        <w:numPr>
          <w:ilvl w:val="0"/>
          <w:numId w:val="35"/>
        </w:numPr>
        <w:jc w:val="both"/>
      </w:pPr>
      <w:r>
        <w:t>upgrades its analytical capacity,</w:t>
      </w:r>
    </w:p>
    <w:p w14:paraId="58AA7409" w14:textId="683ABD73" w:rsidR="00BC3059" w:rsidRDefault="00BC3059" w:rsidP="00BC3059">
      <w:pPr>
        <w:pStyle w:val="ListParagraph"/>
        <w:numPr>
          <w:ilvl w:val="0"/>
          <w:numId w:val="35"/>
        </w:numPr>
        <w:jc w:val="both"/>
      </w:pPr>
      <w:r>
        <w:t>reduces vulnerabilities, and</w:t>
      </w:r>
    </w:p>
    <w:p w14:paraId="1E3266FF" w14:textId="236A1E7A" w:rsidR="00BC3059" w:rsidRDefault="00BC3059" w:rsidP="00BC3059">
      <w:pPr>
        <w:pStyle w:val="ListParagraph"/>
        <w:numPr>
          <w:ilvl w:val="0"/>
          <w:numId w:val="35"/>
        </w:numPr>
        <w:jc w:val="both"/>
      </w:pPr>
      <w:r>
        <w:t>builds confidence in its long-run policy framework.</w:t>
      </w:r>
    </w:p>
    <w:p w14:paraId="1ABD43CE" w14:textId="0EA6036E" w:rsidR="00896F7E" w:rsidRPr="00896F7E" w:rsidRDefault="00BC3059" w:rsidP="00BC3059">
      <w:pPr>
        <w:jc w:val="both"/>
      </w:pPr>
      <w:r>
        <w:t>Human capital is not a complement to FPAS Mark II-it is one of its foundations.</w:t>
      </w:r>
      <w:r w:rsidR="00000000">
        <w:pict w14:anchorId="123179A5">
          <v:rect id="_x0000_i1040" style="width:0;height:1.5pt" o:hralign="center" o:hrstd="t" o:hr="t" fillcolor="#a0a0a0" stroked="f"/>
        </w:pict>
      </w:r>
    </w:p>
    <w:p w14:paraId="51B46FCA" w14:textId="77777777" w:rsidR="00896F7E" w:rsidRDefault="00896F7E" w:rsidP="00A4792F">
      <w:pPr>
        <w:rPr>
          <w:b/>
          <w:bCs/>
        </w:rPr>
      </w:pPr>
    </w:p>
    <w:p w14:paraId="76D25B28" w14:textId="124782FC" w:rsidR="006C5AF8" w:rsidRDefault="00BC3059" w:rsidP="00A4792F">
      <w:pPr>
        <w:rPr>
          <w:b/>
          <w:bCs/>
        </w:rPr>
      </w:pPr>
      <w:r>
        <w:rPr>
          <w:b/>
          <w:bCs/>
        </w:rPr>
        <w:t>Script</w:t>
      </w:r>
    </w:p>
    <w:p w14:paraId="7EFFFE38" w14:textId="77777777" w:rsidR="006C5AF8" w:rsidRPr="00897643" w:rsidRDefault="006C5AF8" w:rsidP="00A4792F">
      <w:pPr>
        <w:jc w:val="both"/>
      </w:pPr>
      <w:r w:rsidRPr="00897643">
        <w:t xml:space="preserve">Hello everyone, I’m </w:t>
      </w:r>
      <w:r w:rsidRPr="00897643">
        <w:rPr>
          <w:b/>
          <w:bCs/>
        </w:rPr>
        <w:t>Susanna Grigoryan</w:t>
      </w:r>
      <w:r w:rsidRPr="00897643">
        <w:t xml:space="preserve">, an economist at the </w:t>
      </w:r>
      <w:r w:rsidRPr="00897643">
        <w:rPr>
          <w:b/>
          <w:bCs/>
        </w:rPr>
        <w:t>Central Bank of Armenia</w:t>
      </w:r>
      <w:r w:rsidRPr="00897643">
        <w:t xml:space="preserve"> and a </w:t>
      </w:r>
      <w:r w:rsidRPr="00897643">
        <w:rPr>
          <w:b/>
          <w:bCs/>
        </w:rPr>
        <w:t>Level One student at the Global Forecasting School</w:t>
      </w:r>
      <w:r w:rsidRPr="00897643">
        <w:t xml:space="preserve">. In this session, we explore how FPAS Mark II transforms the Central Bank of Armenia into a modern learning institution—one where human capital, knowledge sharing, and continuous improvement stand at the </w:t>
      </w:r>
      <w:proofErr w:type="spellStart"/>
      <w:r w:rsidRPr="00897643">
        <w:t>center</w:t>
      </w:r>
      <w:proofErr w:type="spellEnd"/>
      <w:r w:rsidRPr="00897643">
        <w:t xml:space="preserve"> of credible monetary policy.</w:t>
      </w:r>
    </w:p>
    <w:p w14:paraId="3DC8B1BD" w14:textId="77777777" w:rsidR="006C5AF8" w:rsidRPr="00897643" w:rsidRDefault="006C5AF8" w:rsidP="00A4792F">
      <w:pPr>
        <w:jc w:val="both"/>
      </w:pPr>
      <w:r w:rsidRPr="00897643">
        <w:t>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learning is central to sustaining credibility, strengthening judgment, and improving the quality of policy decisions over time.</w:t>
      </w:r>
    </w:p>
    <w:p w14:paraId="57578231" w14:textId="77777777" w:rsidR="006C5AF8" w:rsidRPr="00897643" w:rsidRDefault="006C5AF8" w:rsidP="00A4792F">
      <w:pPr>
        <w:jc w:val="both"/>
      </w:pPr>
      <w:r w:rsidRPr="00897643">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proofErr w:type="spellStart"/>
      <w:r w:rsidRPr="00897643">
        <w:t>modeling</w:t>
      </w:r>
      <w:proofErr w:type="spellEnd"/>
      <w:r w:rsidRPr="00897643">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32A662B" w14:textId="77777777" w:rsidR="006C5AF8" w:rsidRPr="00897643" w:rsidRDefault="006C5AF8" w:rsidP="00A4792F">
      <w:pPr>
        <w:jc w:val="both"/>
      </w:pPr>
      <w:r w:rsidRPr="00897643">
        <w:lastRenderedPageBreak/>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1C9E6DB1" w14:textId="77777777" w:rsidR="006C5AF8" w:rsidRPr="00897643" w:rsidRDefault="006C5AF8" w:rsidP="00A4792F">
      <w:pPr>
        <w:jc w:val="both"/>
      </w:pPr>
      <w:r w:rsidRPr="00897643">
        <w:t>FPAS Mark II also introduces a structured rotation mechanism across teams. Analysts rotate between forecasting, scenario development, external-conditions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04E2F2A0" w14:textId="77777777" w:rsidR="006C5AF8" w:rsidRPr="00897643" w:rsidRDefault="006C5AF8" w:rsidP="00A4792F">
      <w:pPr>
        <w:jc w:val="both"/>
      </w:pPr>
      <w:r w:rsidRPr="00897643">
        <w:t xml:space="preserve">On-the-job learning is reinforced by structured training routines that include daily analytical briefings, weekly seminars on FPAS tools, monthly cross-team workshops, case-based exercises using past policy rounds, and internally taught courses on </w:t>
      </w:r>
      <w:proofErr w:type="spellStart"/>
      <w:r w:rsidRPr="00897643">
        <w:t>modeling</w:t>
      </w:r>
      <w:proofErr w:type="spellEnd"/>
      <w:r w:rsidRPr="00897643">
        <w:t>, expectations, and risk assessment. These routines ensure that learning is continuous rather than sporadic. They also prepare staff to take on roles with higher responsibility, including presenting scenarios, leading policy workshops, and drafting executive briefings.</w:t>
      </w:r>
    </w:p>
    <w:p w14:paraId="11829701" w14:textId="77777777" w:rsidR="006C5AF8" w:rsidRPr="00897643" w:rsidRDefault="006C5AF8" w:rsidP="00A4792F">
      <w:pPr>
        <w:jc w:val="both"/>
      </w:pPr>
      <w:r w:rsidRPr="00897643">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59E7C1A7" w14:textId="77777777" w:rsidR="006C5AF8" w:rsidRPr="00897643" w:rsidRDefault="006C5AF8" w:rsidP="00A4792F">
      <w:pPr>
        <w:jc w:val="both"/>
      </w:pPr>
      <w:r w:rsidRPr="00897643">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2AFCF7AA" w14:textId="77777777" w:rsidR="006C5AF8" w:rsidRPr="00897643" w:rsidRDefault="006C5AF8" w:rsidP="00A4792F">
      <w:pPr>
        <w:jc w:val="both"/>
      </w:pPr>
      <w:r w:rsidRPr="00897643">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45B5FFFC" w14:textId="77777777" w:rsidR="006C5AF8" w:rsidRPr="00897643" w:rsidRDefault="006C5AF8" w:rsidP="00A4792F">
      <w:pPr>
        <w:jc w:val="both"/>
      </w:pPr>
      <w:r w:rsidRPr="00897643">
        <w:lastRenderedPageBreak/>
        <w:t xml:space="preserve">Thank you for watching, and I would like to acknowledge </w:t>
      </w:r>
      <w:r w:rsidRPr="00897643">
        <w:rPr>
          <w:b/>
          <w:bCs/>
        </w:rPr>
        <w:t xml:space="preserve">Douglas Laxton, </w:t>
      </w:r>
      <w:r>
        <w:rPr>
          <w:b/>
          <w:bCs/>
        </w:rPr>
        <w:t>Martin</w:t>
      </w:r>
      <w:r w:rsidRPr="00897643">
        <w:rPr>
          <w:b/>
          <w:bCs/>
        </w:rPr>
        <w:t xml:space="preserve"> Galstyan, Jared Laxton, Asya Kostanyan, and </w:t>
      </w:r>
      <w:proofErr w:type="spellStart"/>
      <w:r w:rsidRPr="00897643">
        <w:rPr>
          <w:b/>
          <w:bCs/>
        </w:rPr>
        <w:t>Sophio</w:t>
      </w:r>
      <w:proofErr w:type="spellEnd"/>
      <w:r w:rsidRPr="00897643">
        <w:rPr>
          <w:b/>
          <w:bCs/>
        </w:rPr>
        <w:t xml:space="preserve"> Mkervalidze</w:t>
      </w:r>
      <w:r w:rsidRPr="00897643">
        <w:t xml:space="preserve"> at the </w:t>
      </w:r>
      <w:r w:rsidRPr="00897643">
        <w:rPr>
          <w:b/>
          <w:bCs/>
        </w:rPr>
        <w:t>Global Forecasting School</w:t>
      </w:r>
      <w:r w:rsidRPr="00897643">
        <w:t xml:space="preserve"> and </w:t>
      </w:r>
      <w:r w:rsidRPr="00897643">
        <w:rPr>
          <w:b/>
          <w:bCs/>
        </w:rPr>
        <w:t>The Better Policy Project</w:t>
      </w:r>
      <w:r w:rsidRPr="00897643">
        <w:t xml:space="preserve"> for their guidance and support in producing this video.</w:t>
      </w:r>
    </w:p>
    <w:p w14:paraId="722A4E78" w14:textId="77777777" w:rsidR="006C5AF8" w:rsidRPr="009659F4" w:rsidRDefault="006C5AF8" w:rsidP="00A4792F">
      <w:pPr>
        <w:rPr>
          <w:b/>
          <w:bCs/>
        </w:rPr>
      </w:pPr>
      <w:r w:rsidRPr="009659F4">
        <w:rPr>
          <w:b/>
          <w:bCs/>
        </w:rPr>
        <w:t>Literature &amp; Further Reading</w:t>
      </w:r>
    </w:p>
    <w:p w14:paraId="5C114F52"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1F1CF533" w14:textId="77777777" w:rsidR="006C5AF8" w:rsidRPr="00B76A1F" w:rsidRDefault="006C5AF8" w:rsidP="00A4792F">
      <w:pPr>
        <w:ind w:left="720"/>
        <w:jc w:val="both"/>
      </w:pPr>
      <w:hyperlink r:id="rId95" w:history="1">
        <w:r w:rsidRPr="00B76A1F">
          <w:rPr>
            <w:rStyle w:val="Hyperlink"/>
          </w:rPr>
          <w:t>https://www.ijcb.org/journal/ijcb14q1a6.htm</w:t>
        </w:r>
      </w:hyperlink>
    </w:p>
    <w:p w14:paraId="2BEAA728" w14:textId="7764C453" w:rsidR="00BC3059" w:rsidRPr="00416680" w:rsidRDefault="00B95FC1" w:rsidP="00BC3059">
      <w:pPr>
        <w:pStyle w:val="ListParagraph"/>
        <w:numPr>
          <w:ilvl w:val="0"/>
          <w:numId w:val="15"/>
        </w:numPr>
        <w:spacing w:before="227" w:line="312" w:lineRule="auto"/>
        <w:ind w:right="524"/>
      </w:pPr>
      <w:r w:rsidRPr="00B95FC1">
        <w:t>Laxton, D., Galstyan, M., and Avagyan, V. January 2024</w:t>
      </w:r>
      <w:r w:rsidR="00BC3059">
        <w:t>.</w:t>
      </w:r>
      <w:r w:rsidR="00BC3059" w:rsidRPr="00456ABE">
        <w:rPr>
          <w:spacing w:val="80"/>
        </w:rPr>
        <w:t xml:space="preserve"> </w:t>
      </w:r>
      <w:hyperlink r:id="rId9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41B6EC3" w14:textId="1F1A2E51" w:rsidR="00BC3059" w:rsidRPr="00416680" w:rsidRDefault="00B95FC1" w:rsidP="00BC3059">
      <w:pPr>
        <w:pStyle w:val="ListParagraph"/>
        <w:numPr>
          <w:ilvl w:val="0"/>
          <w:numId w:val="15"/>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1545B1AD" w14:textId="77777777" w:rsidR="006C5AF8" w:rsidRPr="00B76A1F" w:rsidRDefault="006C5AF8" w:rsidP="006C5AF8">
      <w:pPr>
        <w:numPr>
          <w:ilvl w:val="0"/>
          <w:numId w:val="15"/>
        </w:numPr>
        <w:jc w:val="both"/>
      </w:pPr>
      <w:r w:rsidRPr="00B76A1F">
        <w:t>Freedman, C., &amp; Laxton, D. (2009). “Why Inflation Targeting?” IMF Working Paper 09/86. </w:t>
      </w:r>
      <w:hyperlink r:id="rId97" w:tgtFrame="_blank" w:history="1">
        <w:r w:rsidRPr="00B76A1F">
          <w:rPr>
            <w:rStyle w:val="Hyperlink"/>
          </w:rPr>
          <w:t>https://www.imf.org/external/pubs/ft/wp/2009/wp0986.pdf</w:t>
        </w:r>
      </w:hyperlink>
    </w:p>
    <w:p w14:paraId="2DBE077A"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6E318DB0" w14:textId="77777777" w:rsidR="006C5AF8" w:rsidRPr="00B76A1F" w:rsidRDefault="006C5AF8" w:rsidP="00A4792F">
      <w:pPr>
        <w:ind w:left="720"/>
        <w:jc w:val="both"/>
      </w:pPr>
      <w:hyperlink r:id="rId98" w:history="1">
        <w:r w:rsidRPr="00B76A1F">
          <w:rPr>
            <w:rStyle w:val="Hyperlink"/>
          </w:rPr>
          <w:t>https://www.imf.org/en/publications/wp/issues/2016/12/30/is-the-phillips-curve-really-a-curve-some-evidence-for-canada-the-united-kingdom-and-the-2079</w:t>
        </w:r>
      </w:hyperlink>
    </w:p>
    <w:p w14:paraId="7E1585E1" w14:textId="77777777" w:rsidR="006C5AF8" w:rsidRDefault="006C5AF8"/>
    <w:p w14:paraId="175EC221" w14:textId="167C9D7A" w:rsidR="006C5AF8" w:rsidRDefault="006C5AF8">
      <w:r>
        <w:br w:type="page"/>
      </w:r>
    </w:p>
    <w:p w14:paraId="74FD938B" w14:textId="2FC311CA" w:rsidR="002C62BB" w:rsidRPr="00B17875" w:rsidRDefault="00B95FC1" w:rsidP="002C62BB">
      <w:pPr>
        <w:pStyle w:val="Heading1"/>
      </w:pPr>
      <w:bookmarkStart w:id="412" w:name="_Toc214436083"/>
      <w:bookmarkStart w:id="413" w:name="_Toc214436110"/>
      <w:r>
        <w:lastRenderedPageBreak/>
        <w:t xml:space="preserve">! </w:t>
      </w:r>
      <w:r w:rsidR="002C62BB" w:rsidRPr="00B17875">
        <w:t>Organization, Rotation, and Performance Management</w:t>
      </w:r>
      <w:bookmarkEnd w:id="412"/>
      <w:bookmarkEnd w:id="413"/>
    </w:p>
    <w:p w14:paraId="3F12304F" w14:textId="77777777" w:rsidR="002C62BB" w:rsidRDefault="002C62BB" w:rsidP="00A4792F">
      <w:pPr>
        <w:jc w:val="center"/>
        <w:rPr>
          <w:b/>
          <w:bCs/>
          <w:color w:val="156082" w:themeColor="accent1"/>
          <w:sz w:val="28"/>
          <w:szCs w:val="28"/>
        </w:rPr>
      </w:pPr>
    </w:p>
    <w:p w14:paraId="37D4276F" w14:textId="77777777" w:rsidR="002C62BB" w:rsidRDefault="002C62BB" w:rsidP="00A4792F">
      <w:pPr>
        <w:rPr>
          <w:b/>
          <w:bCs/>
        </w:rPr>
      </w:pPr>
      <w:r>
        <w:rPr>
          <w:b/>
          <w:bCs/>
        </w:rPr>
        <w:t>Susanna Grigoryan</w:t>
      </w:r>
    </w:p>
    <w:p w14:paraId="60F993E8" w14:textId="77777777" w:rsidR="002C62BB" w:rsidRPr="009659F4" w:rsidRDefault="002C62BB" w:rsidP="00A4792F">
      <w:pPr>
        <w:rPr>
          <w:b/>
          <w:bCs/>
        </w:rPr>
      </w:pPr>
      <w:r w:rsidRPr="009659F4">
        <w:rPr>
          <w:b/>
          <w:bCs/>
        </w:rPr>
        <w:t>Recent Staff Member, Monetary Policy Department, Central Bank of Armenia</w:t>
      </w:r>
    </w:p>
    <w:p w14:paraId="61AC092A" w14:textId="77777777" w:rsidR="002C62BB" w:rsidRPr="009659F4" w:rsidRDefault="002C62BB" w:rsidP="00A4792F">
      <w:pPr>
        <w:rPr>
          <w:b/>
          <w:bCs/>
        </w:rPr>
      </w:pPr>
      <w:r w:rsidRPr="009659F4">
        <w:rPr>
          <w:b/>
          <w:bCs/>
        </w:rPr>
        <w:t>Student, Global Forecasting School</w:t>
      </w:r>
    </w:p>
    <w:p w14:paraId="1FE880F4" w14:textId="77777777" w:rsidR="002C62BB" w:rsidRDefault="002C62BB" w:rsidP="00A4792F">
      <w:pPr>
        <w:rPr>
          <w:b/>
          <w:bCs/>
        </w:rPr>
      </w:pPr>
      <w:r>
        <w:rPr>
          <w:b/>
          <w:bCs/>
        </w:rPr>
        <w:t xml:space="preserve">November </w:t>
      </w:r>
      <w:r w:rsidRPr="009659F4">
        <w:rPr>
          <w:b/>
          <w:bCs/>
        </w:rPr>
        <w:t>2025</w:t>
      </w:r>
    </w:p>
    <w:p w14:paraId="2B7AC7C4" w14:textId="77777777" w:rsidR="00896F7E" w:rsidRDefault="00896F7E" w:rsidP="00A4792F">
      <w:pPr>
        <w:rPr>
          <w:b/>
          <w:bCs/>
        </w:rPr>
      </w:pPr>
    </w:p>
    <w:p w14:paraId="20419056" w14:textId="77777777" w:rsidR="00896F7E" w:rsidRDefault="00896F7E" w:rsidP="00896F7E">
      <w:pPr>
        <w:rPr>
          <w:b/>
          <w:bCs/>
        </w:rPr>
      </w:pPr>
      <w:r w:rsidRPr="00896F7E">
        <w:rPr>
          <w:b/>
          <w:bCs/>
        </w:rPr>
        <w:t>Note</w:t>
      </w:r>
    </w:p>
    <w:p w14:paraId="073BC77C" w14:textId="77777777" w:rsidR="00C554BD" w:rsidRPr="00C554BD" w:rsidRDefault="00C554BD" w:rsidP="00C554BD">
      <w:pPr>
        <w:jc w:val="both"/>
      </w:pPr>
      <w:r w:rsidRPr="00C554BD">
        <w: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t>
      </w:r>
    </w:p>
    <w:p w14:paraId="757517FF" w14:textId="6C96C0E1" w:rsidR="00C554BD" w:rsidRPr="00896F7E" w:rsidRDefault="00C554BD" w:rsidP="00C554BD">
      <w:pPr>
        <w:jc w:val="both"/>
      </w:pPr>
      <w:r w:rsidRPr="00C554BD">
        <w: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t>
      </w:r>
    </w:p>
    <w:p w14:paraId="0E4AE573" w14:textId="77777777" w:rsidR="00896F7E" w:rsidRPr="00896F7E" w:rsidRDefault="00000000" w:rsidP="00896F7E">
      <w:pPr>
        <w:jc w:val="both"/>
      </w:pPr>
      <w:r>
        <w:pict w14:anchorId="5ECE0278">
          <v:rect id="_x0000_i1041" style="width:0;height:1.5pt" o:hralign="center" o:hrstd="t" o:hr="t" fillcolor="#a0a0a0" stroked="f"/>
        </w:pict>
      </w:r>
    </w:p>
    <w:p w14:paraId="7C18CF1A" w14:textId="77777777" w:rsidR="00896F7E" w:rsidRDefault="00896F7E" w:rsidP="00A4792F">
      <w:pPr>
        <w:rPr>
          <w:b/>
          <w:bCs/>
        </w:rPr>
      </w:pPr>
    </w:p>
    <w:p w14:paraId="35A7CB4F" w14:textId="77777777" w:rsidR="002C62BB" w:rsidRDefault="002C62BB"/>
    <w:p w14:paraId="012F7829" w14:textId="77777777" w:rsidR="002C62BB" w:rsidRPr="008A7C0C" w:rsidRDefault="002C62BB" w:rsidP="00A4792F">
      <w:pPr>
        <w:jc w:val="both"/>
      </w:pPr>
      <w:r w:rsidRPr="008A7C0C">
        <w:t xml:space="preserve">Hello everyone, I’m </w:t>
      </w:r>
      <w:r w:rsidRPr="008A7C0C">
        <w:rPr>
          <w:b/>
          <w:bCs/>
        </w:rPr>
        <w:t>Susanna Grigoryan</w:t>
      </w:r>
      <w:r w:rsidRPr="008A7C0C">
        <w:t xml:space="preserve">, an economist at the </w:t>
      </w:r>
      <w:r w:rsidRPr="008A7C0C">
        <w:rPr>
          <w:b/>
          <w:bCs/>
        </w:rPr>
        <w:t>Central Bank of Armenia and a Level One student at the Global Forecasting School.</w:t>
      </w:r>
    </w:p>
    <w:p w14:paraId="152163EF" w14:textId="77777777" w:rsidR="002C62BB" w:rsidRPr="008A7C0C" w:rsidRDefault="002C62BB" w:rsidP="00A4792F">
      <w:pPr>
        <w:jc w:val="both"/>
      </w:pPr>
      <w:r w:rsidRPr="008A7C0C">
        <w:t>Today I’d like to walk you through how a modern Monetary Policy Department is organized under the FPAS Mark II framework, and how different roles work together to support high-quality forecasting, analysis, and decision making.</w:t>
      </w:r>
    </w:p>
    <w:p w14:paraId="3D0393A7" w14:textId="77777777" w:rsidR="002C62BB" w:rsidRPr="008A7C0C" w:rsidRDefault="002C62BB" w:rsidP="00A4792F">
      <w:pPr>
        <w:jc w:val="both"/>
      </w:pPr>
      <w:r w:rsidRPr="008A7C0C">
        <w:t xml:space="preserve">At the top of this structure is the Chief Economist, who also serves as the Head of the Monetary Policy Department. The Chief Economist is responsible for making sure all of the central bank’s analytical resources—people, models, data, and time—are used efficiently to support the FPAS Mark II process. This person leads the main projects and </w:t>
      </w:r>
      <w:r w:rsidRPr="008A7C0C">
        <w:lastRenderedPageBreak/>
        <w:t>processes in the department, and on a rotating basis coordinates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4D444C1D" w14:textId="77777777" w:rsidR="002C62BB" w:rsidRPr="008A7C0C" w:rsidRDefault="002C62BB" w:rsidP="00A4792F">
      <w:pPr>
        <w:jc w:val="both"/>
      </w:pPr>
      <w:r w:rsidRPr="008A7C0C">
        <w:t>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the best of the group managers: someone who is technically strong but also excels at organizing work and supporting others so that the whole system runs smoothly.</w:t>
      </w:r>
    </w:p>
    <w:p w14:paraId="5028DFFB" w14:textId="77777777" w:rsidR="002C62BB" w:rsidRPr="008A7C0C" w:rsidRDefault="002C62BB" w:rsidP="00A4792F">
      <w:pPr>
        <w:jc w:val="both"/>
      </w:pPr>
      <w:r w:rsidRPr="008A7C0C">
        <w:t>Working with them are the administrative group managers. These are advanced macroeconomists who have mastered the core competencies of FPAS Mark II and reached higher certification levels. But what truly defines their role is not just technical 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B258C28" w14:textId="77777777" w:rsidR="002C62BB" w:rsidRPr="008A7C0C" w:rsidRDefault="002C62BB" w:rsidP="00A4792F">
      <w:pPr>
        <w:jc w:val="both"/>
      </w:pPr>
      <w:r w:rsidRPr="008A7C0C">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w:t>
      </w:r>
      <w:r w:rsidRPr="008A7C0C">
        <w:lastRenderedPageBreak/>
        <w:t xml:space="preserve">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proofErr w:type="spellStart"/>
      <w:r w:rsidRPr="008A7C0C">
        <w:t>Matlab</w:t>
      </w:r>
      <w:proofErr w:type="spellEnd"/>
      <w:r w:rsidRPr="008A7C0C">
        <w:t>, or Julia. Underlying all of this is the most important trait: critical thinking. FPAS Mark II macroeconomists cannot simply accept that “the model says X, therefore it must be true,” or that a finding is correct just because famous economists have written about it. They must develop and defend their own views through rigorous reasoning and empirical analysis.</w:t>
      </w:r>
    </w:p>
    <w:p w14:paraId="7A7EAA8D" w14:textId="77777777" w:rsidR="002C62BB" w:rsidRPr="008A7C0C" w:rsidRDefault="002C62BB" w:rsidP="00A4792F">
      <w:pPr>
        <w:jc w:val="both"/>
      </w:pPr>
      <w:r w:rsidRPr="008A7C0C">
        <w:t>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6861E320" w14:textId="77777777" w:rsidR="002C62BB" w:rsidRPr="008A7C0C" w:rsidRDefault="002C62BB" w:rsidP="00A4792F">
      <w:pPr>
        <w:jc w:val="both"/>
      </w:pPr>
      <w:r w:rsidRPr="008A7C0C">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0E531EDD" w14:textId="77777777" w:rsidR="002C62BB" w:rsidRPr="008A7C0C" w:rsidRDefault="002C62BB" w:rsidP="00A4792F">
      <w:pPr>
        <w:jc w:val="both"/>
      </w:pPr>
      <w:r w:rsidRPr="008A7C0C">
        <w:lastRenderedPageBreak/>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proofErr w:type="spellStart"/>
      <w:r w:rsidRPr="008A7C0C">
        <w:t>kickoff</w:t>
      </w:r>
      <w:proofErr w:type="spellEnd"/>
      <w:r w:rsidRPr="008A7C0C">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relevant, and then submitted to the Chief Economist and the rest of the projection team, ensuring that the Board’s perspectives are properly integrated into the scenarios and policy discussions.</w:t>
      </w:r>
    </w:p>
    <w:p w14:paraId="25D3CEC4" w14:textId="77777777" w:rsidR="002C62BB" w:rsidRPr="008A7C0C" w:rsidRDefault="002C62BB" w:rsidP="00A4792F">
      <w:pPr>
        <w:jc w:val="both"/>
      </w:pPr>
      <w:r w:rsidRPr="008A7C0C">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macroeconomic monitoring meetings, prepare key analysis and stories that will feed into the next </w:t>
      </w:r>
      <w:proofErr w:type="spellStart"/>
      <w:r w:rsidRPr="008A7C0C">
        <w:t>kickoff</w:t>
      </w:r>
      <w:proofErr w:type="spellEnd"/>
      <w:r w:rsidRPr="008A7C0C">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sustain the process over time, enhances productivity and efficiency, and supports a culture of collaboration, learning, and motivation across the department.</w:t>
      </w:r>
    </w:p>
    <w:p w14:paraId="49AFFDCF" w14:textId="77777777" w:rsidR="002C62BB" w:rsidRDefault="002C62BB" w:rsidP="00A4792F">
      <w:pPr>
        <w:jc w:val="both"/>
      </w:pPr>
      <w:r w:rsidRPr="008A7C0C">
        <w:t>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all of these roles come together to support effective monetary policy.</w:t>
      </w:r>
    </w:p>
    <w:p w14:paraId="7FA8C869" w14:textId="77777777" w:rsidR="002C62BB" w:rsidRDefault="002C62BB" w:rsidP="00A4792F">
      <w:pPr>
        <w:jc w:val="both"/>
      </w:pPr>
    </w:p>
    <w:p w14:paraId="091D58A9" w14:textId="77777777" w:rsidR="002C62BB" w:rsidRPr="009659F4" w:rsidRDefault="002C62BB" w:rsidP="00A4792F">
      <w:pPr>
        <w:rPr>
          <w:b/>
          <w:bCs/>
        </w:rPr>
      </w:pPr>
      <w:r w:rsidRPr="009659F4">
        <w:rPr>
          <w:b/>
          <w:bCs/>
        </w:rPr>
        <w:t>Literature &amp; Further Reading</w:t>
      </w:r>
    </w:p>
    <w:p w14:paraId="45DF1041" w14:textId="77777777" w:rsidR="002C62BB" w:rsidRPr="00C13CF5" w:rsidRDefault="002C62BB" w:rsidP="002C62BB">
      <w:pPr>
        <w:numPr>
          <w:ilvl w:val="0"/>
          <w:numId w:val="17"/>
        </w:numPr>
        <w:jc w:val="both"/>
      </w:pPr>
      <w:r>
        <w:fldChar w:fldCharType="begin"/>
      </w:r>
      <w:r w:rsidRPr="00373276">
        <w:rPr>
          <w:lang w:val="de-CH"/>
          <w:rPrChange w:id="414" w:author="Asya Kostanyan" w:date="2025-11-20T12:01:00Z" w16du:dateUtc="2025-11-20T12:01:00Z">
            <w:rPr/>
          </w:rPrChange>
        </w:rPr>
        <w:instrText>HYPERLINK "https://www.thebetterpolicyproject.org/_files/ugd/bf672a_6ae27711ba7b4e0e9bd2a0c1b3557289.pdf" \t "_blank"</w:instrText>
      </w:r>
      <w:r>
        <w:fldChar w:fldCharType="separate"/>
      </w:r>
      <w:r w:rsidRPr="00C13CF5">
        <w:rPr>
          <w:rStyle w:val="Hyperlink"/>
          <w:lang w:val="de-CH"/>
        </w:rPr>
        <w:t>Archer, D., Galstyan, M., &amp; Laxton, D. (2022). </w:t>
      </w:r>
      <w:r w:rsidRPr="00C13CF5">
        <w:rPr>
          <w:rStyle w:val="Hyperlink"/>
          <w:i/>
          <w:iCs/>
        </w:rPr>
        <w:t>FPAS Mark II: Avoiding Dark Corners and Eliminating the Folly in Baselines and Local Approximations.</w:t>
      </w:r>
      <w:r w:rsidRPr="00C13CF5">
        <w:rPr>
          <w:rStyle w:val="Hyperlink"/>
        </w:rPr>
        <w:t> Central Bank of Armenia Working Paper 2022/03.</w:t>
      </w:r>
      <w:r>
        <w:fldChar w:fldCharType="end"/>
      </w:r>
    </w:p>
    <w:p w14:paraId="45DDC92B" w14:textId="1A371875" w:rsidR="00BC3059" w:rsidRPr="00416680" w:rsidRDefault="00B95FC1" w:rsidP="00BC3059">
      <w:pPr>
        <w:pStyle w:val="ListParagraph"/>
        <w:numPr>
          <w:ilvl w:val="0"/>
          <w:numId w:val="17"/>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99"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687B637D" w14:textId="34A589C8" w:rsidR="00BC3059" w:rsidRPr="00416680" w:rsidRDefault="00B95FC1" w:rsidP="00BC3059">
      <w:pPr>
        <w:pStyle w:val="ListParagraph"/>
        <w:numPr>
          <w:ilvl w:val="0"/>
          <w:numId w:val="17"/>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47464399" w14:textId="77777777" w:rsidR="002C62BB" w:rsidRPr="00C13CF5" w:rsidRDefault="002C62BB" w:rsidP="002C62BB">
      <w:pPr>
        <w:numPr>
          <w:ilvl w:val="0"/>
          <w:numId w:val="17"/>
        </w:numPr>
        <w:jc w:val="both"/>
      </w:pPr>
      <w:hyperlink r:id="rId100" w:tgtFrame="_blank" w:history="1">
        <w:r w:rsidRPr="00C13CF5">
          <w:rPr>
            <w:rStyle w:val="Hyperlink"/>
          </w:rPr>
          <w:t>Kostanyan, A., Laxton, D., &amp; Romero, J. V. (2022). </w:t>
        </w:r>
        <w:r w:rsidRPr="00C13CF5">
          <w:rPr>
            <w:rStyle w:val="Hyperlink"/>
            <w:i/>
            <w:iCs/>
          </w:rPr>
          <w:t>FPAS Mark I: Central Bank Transparency and Credibility Measures.</w:t>
        </w:r>
        <w:r w:rsidRPr="00C13CF5">
          <w:rPr>
            <w:rStyle w:val="Hyperlink"/>
          </w:rPr>
          <w:t> CBA Working Paper 2022/05. October 31, 2022.</w:t>
        </w:r>
      </w:hyperlink>
    </w:p>
    <w:p w14:paraId="6D9C1CFF" w14:textId="77777777" w:rsidR="002C62BB" w:rsidRPr="008A7C0C" w:rsidRDefault="002C62BB" w:rsidP="00A4792F">
      <w:pPr>
        <w:jc w:val="both"/>
      </w:pPr>
    </w:p>
    <w:p w14:paraId="1911495E" w14:textId="77777777" w:rsidR="002C62BB" w:rsidRDefault="002C62BB"/>
    <w:p w14:paraId="45B21D86" w14:textId="1502EC64" w:rsidR="002C62BB" w:rsidRDefault="002C62BB">
      <w:r>
        <w:br w:type="page"/>
      </w:r>
    </w:p>
    <w:p w14:paraId="72EF0FFE" w14:textId="77777777" w:rsidR="002C62BB" w:rsidRDefault="002C62BB" w:rsidP="002C62BB">
      <w:pPr>
        <w:pStyle w:val="Heading1"/>
      </w:pPr>
      <w:bookmarkStart w:id="415" w:name="_Toc214436084"/>
      <w:bookmarkStart w:id="416" w:name="_Toc214436111"/>
      <w:r w:rsidRPr="00E72D33">
        <w:lastRenderedPageBreak/>
        <w:t>Strategic Communication in Modern Central Banking</w:t>
      </w:r>
      <w:bookmarkEnd w:id="415"/>
      <w:bookmarkEnd w:id="416"/>
    </w:p>
    <w:p w14:paraId="584586FF" w14:textId="77777777" w:rsidR="002C62BB" w:rsidRDefault="002C62BB" w:rsidP="00A4792F">
      <w:pPr>
        <w:jc w:val="center"/>
        <w:rPr>
          <w:b/>
          <w:bCs/>
        </w:rPr>
      </w:pPr>
    </w:p>
    <w:p w14:paraId="7E58CB0F" w14:textId="77777777" w:rsidR="002C62BB" w:rsidRDefault="002C62BB" w:rsidP="00A4792F">
      <w:pPr>
        <w:rPr>
          <w:b/>
          <w:bCs/>
        </w:rPr>
      </w:pPr>
      <w:r>
        <w:rPr>
          <w:b/>
          <w:bCs/>
        </w:rPr>
        <w:t>Susanna Grigoryan</w:t>
      </w:r>
    </w:p>
    <w:p w14:paraId="2F730A44" w14:textId="77777777" w:rsidR="002C62BB" w:rsidRPr="009659F4" w:rsidRDefault="002C62BB" w:rsidP="00A4792F">
      <w:pPr>
        <w:rPr>
          <w:b/>
          <w:bCs/>
        </w:rPr>
      </w:pPr>
      <w:r w:rsidRPr="009659F4">
        <w:rPr>
          <w:b/>
          <w:bCs/>
        </w:rPr>
        <w:t>Recent Staff Member, Monetary Policy Department, Central Bank of Armenia</w:t>
      </w:r>
    </w:p>
    <w:p w14:paraId="6B5DAA71" w14:textId="77777777" w:rsidR="002C62BB" w:rsidRPr="009659F4" w:rsidRDefault="002C62BB" w:rsidP="00A4792F">
      <w:pPr>
        <w:rPr>
          <w:b/>
          <w:bCs/>
        </w:rPr>
      </w:pPr>
      <w:r w:rsidRPr="009659F4">
        <w:rPr>
          <w:b/>
          <w:bCs/>
        </w:rPr>
        <w:t>Student, Global Forecasting School</w:t>
      </w:r>
    </w:p>
    <w:p w14:paraId="0360A5CB" w14:textId="77777777" w:rsidR="002C62BB" w:rsidRDefault="002C62BB" w:rsidP="00A4792F">
      <w:pPr>
        <w:rPr>
          <w:b/>
          <w:bCs/>
        </w:rPr>
      </w:pPr>
      <w:r>
        <w:rPr>
          <w:b/>
          <w:bCs/>
        </w:rPr>
        <w:t xml:space="preserve">November </w:t>
      </w:r>
      <w:r w:rsidRPr="009659F4">
        <w:rPr>
          <w:b/>
          <w:bCs/>
        </w:rPr>
        <w:t>2025</w:t>
      </w:r>
    </w:p>
    <w:p w14:paraId="43948334" w14:textId="77777777" w:rsidR="00896F7E" w:rsidRDefault="00896F7E" w:rsidP="00A4792F">
      <w:pPr>
        <w:rPr>
          <w:b/>
          <w:bCs/>
        </w:rPr>
      </w:pPr>
    </w:p>
    <w:p w14:paraId="3DD04DAA" w14:textId="77777777" w:rsidR="00896F7E" w:rsidRDefault="00896F7E" w:rsidP="00896F7E">
      <w:pPr>
        <w:rPr>
          <w:b/>
          <w:bCs/>
        </w:rPr>
      </w:pPr>
      <w:r w:rsidRPr="00896F7E">
        <w:rPr>
          <w:b/>
          <w:bCs/>
        </w:rPr>
        <w:t>Note</w:t>
      </w:r>
    </w:p>
    <w:p w14:paraId="45E973AB" w14:textId="77777777" w:rsidR="00BC3059" w:rsidRPr="00BC3059" w:rsidRDefault="00BC3059" w:rsidP="00BC3059">
      <w:pPr>
        <w:jc w:val="both"/>
        <w:rPr>
          <w:b/>
          <w:bCs/>
        </w:rPr>
      </w:pPr>
      <w:r w:rsidRPr="00BC3059">
        <w:rPr>
          <w:b/>
          <w:bCs/>
        </w:rPr>
        <w:t>Introduction</w:t>
      </w:r>
    </w:p>
    <w:p w14:paraId="280751E5" w14:textId="77777777" w:rsidR="00BC3059" w:rsidRDefault="00BC3059" w:rsidP="00BC3059">
      <w:pPr>
        <w:jc w:val="both"/>
      </w:pPr>
      <w:r>
        <w:t>Strategic communication has become a central instrument of modern monetary policy. Under FPAS Mark II, communication is not supplementary-it is a core policy tool. Clear, transparent, and timely communication strengthens credibility, aligns expectations, and helps the public and financial markets interpret the central bank’s risk assessments.</w:t>
      </w:r>
    </w:p>
    <w:p w14:paraId="3E2FA750" w14:textId="1B609DAD" w:rsidR="00BC3059" w:rsidRDefault="00BC3059" w:rsidP="00BC3059">
      <w:pPr>
        <w:jc w:val="both"/>
      </w:pPr>
      <w:r>
        <w:t>This chapter explores how FPAS Mark II reframes communication as an integral component of uncertainty management, expectations formation, institutional accountability, and monetary policy transmission.</w:t>
      </w:r>
    </w:p>
    <w:p w14:paraId="45327E3B" w14:textId="2AE4B878" w:rsidR="00BC3059" w:rsidRPr="00BC3059" w:rsidRDefault="00BC3059" w:rsidP="00BC3059">
      <w:pPr>
        <w:jc w:val="both"/>
        <w:rPr>
          <w:b/>
          <w:bCs/>
        </w:rPr>
      </w:pPr>
      <w:r w:rsidRPr="00BC3059">
        <w:rPr>
          <w:b/>
          <w:bCs/>
        </w:rPr>
        <w:t>1. Communication as a Policy Instrument</w:t>
      </w:r>
    </w:p>
    <w:p w14:paraId="3D2172ED" w14:textId="77777777" w:rsidR="00BC3059" w:rsidRDefault="00BC3059" w:rsidP="00BC3059">
      <w:pPr>
        <w:jc w:val="both"/>
      </w:pPr>
      <w:r>
        <w:t>Earlier monetary policy regimes treated communication as an afterthought-mostly descriptive, not analytical. Under FPAS Mark II, communication becomes a true policy instrument. It must:</w:t>
      </w:r>
    </w:p>
    <w:p w14:paraId="4742D19A" w14:textId="7E5FDBF6" w:rsidR="00BC3059" w:rsidRDefault="00BC3059" w:rsidP="00BC3059">
      <w:pPr>
        <w:pStyle w:val="ListParagraph"/>
        <w:numPr>
          <w:ilvl w:val="0"/>
          <w:numId w:val="44"/>
        </w:numPr>
        <w:jc w:val="both"/>
      </w:pPr>
      <w:r>
        <w:t>shape expectations,</w:t>
      </w:r>
    </w:p>
    <w:p w14:paraId="696FE32D" w14:textId="7C09D9E2" w:rsidR="00BC3059" w:rsidRDefault="00BC3059" w:rsidP="00BC3059">
      <w:pPr>
        <w:pStyle w:val="ListParagraph"/>
        <w:numPr>
          <w:ilvl w:val="0"/>
          <w:numId w:val="44"/>
        </w:numPr>
        <w:jc w:val="both"/>
      </w:pPr>
      <w:r>
        <w:t>clarify risks, and</w:t>
      </w:r>
    </w:p>
    <w:p w14:paraId="046B1436" w14:textId="34FE2393" w:rsidR="00BC3059" w:rsidRDefault="00BC3059" w:rsidP="00BC3059">
      <w:pPr>
        <w:pStyle w:val="ListParagraph"/>
        <w:numPr>
          <w:ilvl w:val="0"/>
          <w:numId w:val="44"/>
        </w:numPr>
        <w:jc w:val="both"/>
      </w:pPr>
      <w:r>
        <w:t>explain judgment under uncertainty.</w:t>
      </w:r>
    </w:p>
    <w:p w14:paraId="7957A03C" w14:textId="0A96B4A1" w:rsidR="00BC3059" w:rsidRDefault="00BC3059" w:rsidP="00BC3059">
      <w:pPr>
        <w:jc w:val="both"/>
      </w:pPr>
      <w:r>
        <w:t>Policy statements, press briefings, Executive Summaries, attributed minutes, and scenario- based presentations collectively help markets understand the Board’s thinking. The goal is not precision, but clarity about how the central bank interprets risks and evaluates decisions in a least-regrets framework.</w:t>
      </w:r>
    </w:p>
    <w:p w14:paraId="31AB0520" w14:textId="57ED94DF" w:rsidR="00BC3059" w:rsidRPr="00BC3059" w:rsidRDefault="00BC3059" w:rsidP="00BC3059">
      <w:pPr>
        <w:jc w:val="both"/>
        <w:rPr>
          <w:b/>
          <w:bCs/>
        </w:rPr>
      </w:pPr>
      <w:r w:rsidRPr="00BC3059">
        <w:rPr>
          <w:b/>
          <w:bCs/>
        </w:rPr>
        <w:t>2. Transparency and Accountability as Foundations</w:t>
      </w:r>
    </w:p>
    <w:p w14:paraId="08F062B0" w14:textId="77777777" w:rsidR="00BC3059" w:rsidRDefault="00BC3059" w:rsidP="00BC3059">
      <w:pPr>
        <w:jc w:val="both"/>
      </w:pPr>
      <w:r>
        <w:t>Strategic communication supports transparency-vital for maintaining credibility in a small open economy. FPAS Mark II requires:</w:t>
      </w:r>
    </w:p>
    <w:p w14:paraId="0906A70C" w14:textId="768F541B" w:rsidR="00BC3059" w:rsidRDefault="00BC3059" w:rsidP="00BC3059">
      <w:pPr>
        <w:pStyle w:val="ListParagraph"/>
        <w:numPr>
          <w:ilvl w:val="0"/>
          <w:numId w:val="43"/>
        </w:numPr>
        <w:jc w:val="both"/>
      </w:pPr>
      <w:r>
        <w:lastRenderedPageBreak/>
        <w:t>clear explanations of decisions,</w:t>
      </w:r>
    </w:p>
    <w:p w14:paraId="5F43382C" w14:textId="4B7D1C74" w:rsidR="00BC3059" w:rsidRDefault="00BC3059" w:rsidP="00BC3059">
      <w:pPr>
        <w:pStyle w:val="ListParagraph"/>
        <w:numPr>
          <w:ilvl w:val="0"/>
          <w:numId w:val="43"/>
        </w:numPr>
        <w:jc w:val="both"/>
      </w:pPr>
      <w:r>
        <w:t>structured presentation of scenarios,</w:t>
      </w:r>
    </w:p>
    <w:p w14:paraId="30CECE65" w14:textId="1ED1A6BE" w:rsidR="00BC3059" w:rsidRDefault="00BC3059" w:rsidP="00BC3059">
      <w:pPr>
        <w:pStyle w:val="ListParagraph"/>
        <w:numPr>
          <w:ilvl w:val="0"/>
          <w:numId w:val="43"/>
        </w:numPr>
        <w:jc w:val="both"/>
      </w:pPr>
      <w:r>
        <w:t>attribution of votes and individual reasoning, and</w:t>
      </w:r>
    </w:p>
    <w:p w14:paraId="4690F746" w14:textId="6C3BD5D9" w:rsidR="00BC3059" w:rsidRDefault="00BC3059" w:rsidP="00BC3059">
      <w:pPr>
        <w:pStyle w:val="ListParagraph"/>
        <w:numPr>
          <w:ilvl w:val="0"/>
          <w:numId w:val="43"/>
        </w:numPr>
        <w:jc w:val="both"/>
      </w:pPr>
      <w:r>
        <w:t>timely publication of minutes.</w:t>
      </w:r>
    </w:p>
    <w:p w14:paraId="5B9CE1B4" w14:textId="08B76FC3" w:rsidR="00BC3059" w:rsidRDefault="00BC3059" w:rsidP="00BC3059">
      <w:pPr>
        <w:jc w:val="both"/>
      </w:pPr>
      <w:r>
        <w:t xml:space="preserve">Transparency allows the public to understand not just </w:t>
      </w:r>
      <w:r w:rsidRPr="00BC3059">
        <w:rPr>
          <w:b/>
          <w:bCs/>
        </w:rPr>
        <w:t>what</w:t>
      </w:r>
      <w:r>
        <w:t xml:space="preserve"> the central bank decided but </w:t>
      </w:r>
      <w:r w:rsidRPr="00BC3059">
        <w:rPr>
          <w:b/>
          <w:bCs/>
        </w:rPr>
        <w:t>why</w:t>
      </w:r>
      <w:r>
        <w:t xml:space="preserve"> the decision was made despite uncertainty. Accountability is reinforced when Board members explain their reasoning and interpretation of risks.</w:t>
      </w:r>
    </w:p>
    <w:p w14:paraId="2C8B90C1" w14:textId="5A8AE6A8" w:rsidR="00BC3059" w:rsidRPr="00BC3059" w:rsidRDefault="00BC3059" w:rsidP="00BC3059">
      <w:pPr>
        <w:jc w:val="both"/>
        <w:rPr>
          <w:b/>
          <w:bCs/>
        </w:rPr>
      </w:pPr>
      <w:r w:rsidRPr="00BC3059">
        <w:rPr>
          <w:b/>
          <w:bCs/>
        </w:rPr>
        <w:t>3. Scenario-Based Communication</w:t>
      </w:r>
    </w:p>
    <w:p w14:paraId="013D1834" w14:textId="74532D1E" w:rsidR="00BC3059" w:rsidRDefault="00BC3059" w:rsidP="00BC3059">
      <w:pPr>
        <w:jc w:val="both"/>
      </w:pPr>
      <w:r>
        <w:t>FPAS Mark II organizes communication around scenarios rather than deterministic forecasts. Instead of projecting a single path for inflation and output, the central bank explains a distribution of possible outcomes-baseline, adverse, and optimistic.</w:t>
      </w:r>
    </w:p>
    <w:p w14:paraId="794C562B" w14:textId="479F0243" w:rsidR="00BC3059" w:rsidRDefault="00BC3059" w:rsidP="00BC3059">
      <w:pPr>
        <w:jc w:val="both"/>
      </w:pPr>
      <w:r>
        <w:t>Scenario-based communication shifts the narrative from “certainty projection” to “risk distribution.” It helps prevent misinterpretation by showing that risks-not baselines- drive policy decisions. This strengthens credibility and allows markets to form more accurate expectations.</w:t>
      </w:r>
    </w:p>
    <w:p w14:paraId="0092BAF4" w14:textId="1BF8B872" w:rsidR="00BC3059" w:rsidRPr="00BC3059" w:rsidRDefault="00BC3059" w:rsidP="00BC3059">
      <w:pPr>
        <w:jc w:val="both"/>
        <w:rPr>
          <w:b/>
          <w:bCs/>
        </w:rPr>
      </w:pPr>
      <w:r w:rsidRPr="00BC3059">
        <w:rPr>
          <w:b/>
          <w:bCs/>
        </w:rPr>
        <w:t>4. The Role of Expectations in Monetary Transmission</w:t>
      </w:r>
    </w:p>
    <w:p w14:paraId="181AE029" w14:textId="77777777" w:rsidR="00BC3059" w:rsidRDefault="00BC3059" w:rsidP="00BC3059">
      <w:pPr>
        <w:jc w:val="both"/>
      </w:pPr>
      <w:r>
        <w:t>Monetary policy operates largely through expectations. Expectations of:</w:t>
      </w:r>
    </w:p>
    <w:p w14:paraId="5A163D3E" w14:textId="62BD9F0B" w:rsidR="00BC3059" w:rsidRDefault="00BC3059" w:rsidP="00BC3059">
      <w:pPr>
        <w:pStyle w:val="ListParagraph"/>
        <w:numPr>
          <w:ilvl w:val="0"/>
          <w:numId w:val="42"/>
        </w:numPr>
        <w:jc w:val="both"/>
      </w:pPr>
      <w:r>
        <w:t>future interest rates,</w:t>
      </w:r>
    </w:p>
    <w:p w14:paraId="22384948" w14:textId="4D61D4AD" w:rsidR="00BC3059" w:rsidRDefault="00BC3059" w:rsidP="00BC3059">
      <w:pPr>
        <w:pStyle w:val="ListParagraph"/>
        <w:numPr>
          <w:ilvl w:val="0"/>
          <w:numId w:val="42"/>
        </w:numPr>
        <w:jc w:val="both"/>
      </w:pPr>
      <w:r>
        <w:t>inflation,</w:t>
      </w:r>
    </w:p>
    <w:p w14:paraId="6460118A" w14:textId="4FE56EEB" w:rsidR="00BC3059" w:rsidRDefault="00BC3059" w:rsidP="00BC3059">
      <w:pPr>
        <w:pStyle w:val="ListParagraph"/>
        <w:numPr>
          <w:ilvl w:val="0"/>
          <w:numId w:val="42"/>
        </w:numPr>
        <w:jc w:val="both"/>
      </w:pPr>
      <w:r>
        <w:t>financial conditions, and</w:t>
      </w:r>
    </w:p>
    <w:p w14:paraId="548DD8C9" w14:textId="3F96F967" w:rsidR="00BC3059" w:rsidRDefault="00BC3059" w:rsidP="00BC3059">
      <w:pPr>
        <w:pStyle w:val="ListParagraph"/>
        <w:numPr>
          <w:ilvl w:val="0"/>
          <w:numId w:val="42"/>
        </w:numPr>
        <w:jc w:val="both"/>
      </w:pPr>
      <w:r>
        <w:t>external developments</w:t>
      </w:r>
    </w:p>
    <w:p w14:paraId="60C2884F" w14:textId="7BA92EB5" w:rsidR="00BC3059" w:rsidRDefault="00BC3059" w:rsidP="00BC3059">
      <w:pPr>
        <w:jc w:val="both"/>
      </w:pPr>
      <w:r>
        <w:t>shape economic behaviour. FPAS Mark II acknowledges that clear communication reduces risk premiums, anchors expectations, and supports smoother transmission.</w:t>
      </w:r>
    </w:p>
    <w:p w14:paraId="300D0D63" w14:textId="6CF4159A" w:rsidR="00BC3059" w:rsidRDefault="00BC3059" w:rsidP="00BC3059">
      <w:pPr>
        <w:jc w:val="both"/>
      </w:pPr>
      <w:r>
        <w:t>When the public understands the central bank’s reaction to risks, volatility decreases and policy becomes more effective.</w:t>
      </w:r>
    </w:p>
    <w:p w14:paraId="7FC75F5C" w14:textId="7E161D63" w:rsidR="00BC3059" w:rsidRPr="00BC3059" w:rsidRDefault="00BC3059" w:rsidP="00BC3059">
      <w:pPr>
        <w:jc w:val="both"/>
        <w:rPr>
          <w:b/>
          <w:bCs/>
        </w:rPr>
      </w:pPr>
      <w:r w:rsidRPr="00BC3059">
        <w:rPr>
          <w:b/>
          <w:bCs/>
        </w:rPr>
        <w:t>5. Communication Vehicles Under FPAS Mark II</w:t>
      </w:r>
    </w:p>
    <w:p w14:paraId="1EA248CE" w14:textId="77777777" w:rsidR="00BC3059" w:rsidRDefault="00BC3059" w:rsidP="00BC3059">
      <w:pPr>
        <w:jc w:val="both"/>
      </w:pPr>
      <w:r>
        <w:t>The Central Bank of Armenia employs a suite of communication tools, each serving a specific purpose:</w:t>
      </w:r>
    </w:p>
    <w:p w14:paraId="52CFCE64" w14:textId="1DE5C9DC" w:rsidR="00BC3059" w:rsidRDefault="00BC3059" w:rsidP="00BC3059">
      <w:pPr>
        <w:pStyle w:val="ListParagraph"/>
        <w:numPr>
          <w:ilvl w:val="0"/>
          <w:numId w:val="41"/>
        </w:numPr>
        <w:jc w:val="both"/>
      </w:pPr>
      <w:r>
        <w:t>Monetary Policy Report (MPR)</w:t>
      </w:r>
    </w:p>
    <w:p w14:paraId="092DBE14" w14:textId="65E6E03B" w:rsidR="00BC3059" w:rsidRDefault="00BC3059" w:rsidP="00BC3059">
      <w:pPr>
        <w:pStyle w:val="ListParagraph"/>
        <w:numPr>
          <w:ilvl w:val="0"/>
          <w:numId w:val="41"/>
        </w:numPr>
        <w:jc w:val="both"/>
      </w:pPr>
      <w:r>
        <w:t>Executive Statement</w:t>
      </w:r>
    </w:p>
    <w:p w14:paraId="3AE1C062" w14:textId="3FDB03C8" w:rsidR="00BC3059" w:rsidRDefault="00BC3059" w:rsidP="00BC3059">
      <w:pPr>
        <w:pStyle w:val="ListParagraph"/>
        <w:numPr>
          <w:ilvl w:val="0"/>
          <w:numId w:val="41"/>
        </w:numPr>
        <w:jc w:val="both"/>
      </w:pPr>
      <w:r>
        <w:t>Attributed minutes</w:t>
      </w:r>
    </w:p>
    <w:p w14:paraId="019E5582" w14:textId="363BA62A" w:rsidR="00BC3059" w:rsidRDefault="00BC3059" w:rsidP="00BC3059">
      <w:pPr>
        <w:pStyle w:val="ListParagraph"/>
        <w:numPr>
          <w:ilvl w:val="0"/>
          <w:numId w:val="41"/>
        </w:numPr>
        <w:jc w:val="both"/>
      </w:pPr>
      <w:r>
        <w:lastRenderedPageBreak/>
        <w:t>Press conferences</w:t>
      </w:r>
    </w:p>
    <w:p w14:paraId="6EC66EF4" w14:textId="33A148D4" w:rsidR="00BC3059" w:rsidRDefault="00BC3059" w:rsidP="00BC3059">
      <w:pPr>
        <w:pStyle w:val="ListParagraph"/>
        <w:numPr>
          <w:ilvl w:val="0"/>
          <w:numId w:val="41"/>
        </w:numPr>
        <w:jc w:val="both"/>
      </w:pPr>
      <w:r>
        <w:t>Analyst briefings</w:t>
      </w:r>
    </w:p>
    <w:p w14:paraId="4D9B698C" w14:textId="2D48EC31" w:rsidR="00BC3059" w:rsidRDefault="00BC3059" w:rsidP="00BC3059">
      <w:pPr>
        <w:pStyle w:val="ListParagraph"/>
        <w:numPr>
          <w:ilvl w:val="0"/>
          <w:numId w:val="41"/>
        </w:numPr>
        <w:jc w:val="both"/>
      </w:pPr>
      <w:r>
        <w:t>Media interviews</w:t>
      </w:r>
    </w:p>
    <w:p w14:paraId="5E2CF0B5" w14:textId="6FFEF33D" w:rsidR="00BC3059" w:rsidRDefault="00BC3059" w:rsidP="00BC3059">
      <w:pPr>
        <w:pStyle w:val="ListParagraph"/>
        <w:numPr>
          <w:ilvl w:val="0"/>
          <w:numId w:val="41"/>
        </w:numPr>
        <w:jc w:val="both"/>
      </w:pPr>
      <w:r>
        <w:t>Public speeches</w:t>
      </w:r>
    </w:p>
    <w:p w14:paraId="7D1B2937" w14:textId="7204876F" w:rsidR="00BC3059" w:rsidRDefault="00BC3059" w:rsidP="00BC3059">
      <w:pPr>
        <w:pStyle w:val="ListParagraph"/>
        <w:numPr>
          <w:ilvl w:val="0"/>
          <w:numId w:val="41"/>
        </w:numPr>
        <w:jc w:val="both"/>
      </w:pPr>
      <w:r>
        <w:t>Educational materials via the Learning Hub</w:t>
      </w:r>
    </w:p>
    <w:p w14:paraId="76E55BD6" w14:textId="4C1F5C9E" w:rsidR="00BC3059" w:rsidRDefault="00BC3059" w:rsidP="00BC3059">
      <w:pPr>
        <w:jc w:val="both"/>
      </w:pPr>
      <w:r>
        <w:t>The MPR provides analytical depth; the Executive Statement summarizes decisions in plain language. Attributed minutes enhance transparency by documenting individual reasoning. Educational materials help build broader economic understanding in society.</w:t>
      </w:r>
    </w:p>
    <w:p w14:paraId="58011A6D" w14:textId="79C66BB8" w:rsidR="00BC3059" w:rsidRPr="00BC3059" w:rsidRDefault="00BC3059" w:rsidP="00BC3059">
      <w:pPr>
        <w:jc w:val="both"/>
        <w:rPr>
          <w:b/>
          <w:bCs/>
        </w:rPr>
      </w:pPr>
      <w:r w:rsidRPr="00BC3059">
        <w:rPr>
          <w:b/>
          <w:bCs/>
        </w:rPr>
        <w:t>6.</w:t>
      </w:r>
      <w:r>
        <w:rPr>
          <w:b/>
          <w:bCs/>
        </w:rPr>
        <w:t xml:space="preserve"> </w:t>
      </w:r>
      <w:r w:rsidRPr="00BC3059">
        <w:rPr>
          <w:b/>
          <w:bCs/>
        </w:rPr>
        <w:t>Risk Communication and Credibility</w:t>
      </w:r>
    </w:p>
    <w:p w14:paraId="3D5FA0D6" w14:textId="77777777" w:rsidR="00BC3059" w:rsidRDefault="00BC3059" w:rsidP="00BC3059">
      <w:pPr>
        <w:jc w:val="both"/>
      </w:pPr>
      <w:r>
        <w:t>FPAS Mark II emphasizes open and honest communication of risks. Concealing uncertainty damages credibility; acknowledging uncertainty strengthens it. The central bank gains trust by explaining what it knows, what it does not know, and how it plans to respond to different scenarios.</w:t>
      </w:r>
    </w:p>
    <w:p w14:paraId="5076AEAF" w14:textId="27BAEDAF" w:rsidR="00BC3059" w:rsidRDefault="00BC3059" w:rsidP="00BC3059">
      <w:pPr>
        <w:jc w:val="both"/>
      </w:pPr>
      <w:r>
        <w:t>By framing decisions through a least-regrets mindset, communication conveys that policy is designed to minimize costly errors in an uncertain environment. This reinforces long-term credibility and stabilizes expectations.</w:t>
      </w:r>
    </w:p>
    <w:p w14:paraId="7418612A" w14:textId="77777777" w:rsidR="00BC3059" w:rsidRPr="00BC3059" w:rsidRDefault="00BC3059" w:rsidP="00BC3059">
      <w:pPr>
        <w:jc w:val="both"/>
        <w:rPr>
          <w:b/>
          <w:bCs/>
        </w:rPr>
      </w:pPr>
      <w:r w:rsidRPr="00BC3059">
        <w:rPr>
          <w:b/>
          <w:bCs/>
        </w:rPr>
        <w:t>Conclusion</w:t>
      </w:r>
    </w:p>
    <w:p w14:paraId="6654702E" w14:textId="4CDAFD10" w:rsidR="00BC3059" w:rsidRDefault="00BC3059" w:rsidP="00BC3059">
      <w:pPr>
        <w:jc w:val="both"/>
      </w:pPr>
      <w:r>
        <w:t>Strategic communication under FPAS Mark II is a core policy instrument. It aligns expectations, manages uncertainty, strengthens accountability, and enhances credibility. By presenting structured scenario-based communication, the Central Bank of Armenia ensures that markets, analysts, and the public understand the rationale behind decisions and the risks shaping the policy environment.</w:t>
      </w:r>
    </w:p>
    <w:p w14:paraId="335CE4C1" w14:textId="50609284" w:rsidR="00C554BD" w:rsidRPr="00896F7E" w:rsidRDefault="00BC3059" w:rsidP="00BC3059">
      <w:pPr>
        <w:jc w:val="both"/>
      </w:pPr>
      <w:r>
        <w:t>Communication is not an accessory-it is essential to modern monetary policy.</w:t>
      </w:r>
    </w:p>
    <w:p w14:paraId="7B4046AD" w14:textId="77777777" w:rsidR="00896F7E" w:rsidRPr="00896F7E" w:rsidRDefault="00000000" w:rsidP="00896F7E">
      <w:pPr>
        <w:jc w:val="both"/>
      </w:pPr>
      <w:r>
        <w:pict w14:anchorId="54683BF0">
          <v:rect id="_x0000_i1042" style="width:0;height:1.5pt" o:hralign="center" o:hrstd="t" o:hr="t" fillcolor="#a0a0a0" stroked="f"/>
        </w:pict>
      </w:r>
    </w:p>
    <w:p w14:paraId="70A065A4" w14:textId="77777777" w:rsidR="00896F7E" w:rsidRDefault="00896F7E" w:rsidP="00A4792F">
      <w:pPr>
        <w:rPr>
          <w:b/>
          <w:bCs/>
        </w:rPr>
      </w:pPr>
    </w:p>
    <w:p w14:paraId="2DC51039" w14:textId="22CF78C0" w:rsidR="002C62BB" w:rsidRDefault="00BC3059" w:rsidP="00A4792F">
      <w:pPr>
        <w:rPr>
          <w:b/>
          <w:bCs/>
        </w:rPr>
      </w:pPr>
      <w:r>
        <w:rPr>
          <w:b/>
          <w:bCs/>
        </w:rPr>
        <w:t>Script</w:t>
      </w:r>
    </w:p>
    <w:p w14:paraId="7C0C2C60" w14:textId="77777777" w:rsidR="002C62BB" w:rsidRPr="00E72D33" w:rsidRDefault="002C62BB" w:rsidP="00A4792F">
      <w:pPr>
        <w:jc w:val="both"/>
      </w:pPr>
      <w:r w:rsidRPr="00E72D33">
        <w:t xml:space="preserve">Hello everyone, I’m </w:t>
      </w:r>
      <w:r w:rsidRPr="00E72D33">
        <w:rPr>
          <w:b/>
          <w:bCs/>
        </w:rPr>
        <w:t>Susanna Grigoryan</w:t>
      </w:r>
      <w:r w:rsidRPr="00E72D33">
        <w:t xml:space="preserve">, an economist at the </w:t>
      </w:r>
      <w:r w:rsidRPr="00E72D33">
        <w:rPr>
          <w:b/>
          <w:bCs/>
        </w:rPr>
        <w:t>Central Bank of Armenia</w:t>
      </w:r>
      <w:r w:rsidRPr="00E72D33">
        <w:t xml:space="preserve"> and a </w:t>
      </w:r>
      <w:r w:rsidRPr="00E72D33">
        <w:rPr>
          <w:b/>
          <w:bCs/>
        </w:rPr>
        <w:t>Level One student at the Global Forecasting School</w:t>
      </w:r>
      <w:r w:rsidRPr="00E72D33">
        <w:t>. In this session, we’ll explore the role of strategic communication in modern central banking and how it has become a core component of the FPAS Mark II framework.</w:t>
      </w:r>
    </w:p>
    <w:p w14:paraId="7A0F5EA0" w14:textId="77777777" w:rsidR="002C62BB" w:rsidRPr="00E72D33" w:rsidRDefault="002C62BB" w:rsidP="00A4792F">
      <w:pPr>
        <w:jc w:val="both"/>
      </w:pPr>
      <w:r w:rsidRPr="00E72D33">
        <w:t xml:space="preserve">Strategic communication is no longer a supplementary activity—it is a central instrument of modern monetary policy. Clear, transparent, and timely communication enhances </w:t>
      </w:r>
      <w:r w:rsidRPr="00E72D33">
        <w:lastRenderedPageBreak/>
        <w:t>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t>
      </w:r>
    </w:p>
    <w:p w14:paraId="3AAE14CA" w14:textId="77777777" w:rsidR="002C62BB" w:rsidRPr="00E72D33" w:rsidRDefault="002C62BB" w:rsidP="00A4792F">
      <w:pPr>
        <w:jc w:val="both"/>
      </w:pPr>
      <w:r w:rsidRPr="00E72D33">
        <w: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t>
      </w:r>
    </w:p>
    <w:p w14:paraId="43605C2E" w14:textId="77777777" w:rsidR="002C62BB" w:rsidRPr="00E72D33" w:rsidRDefault="002C62BB" w:rsidP="00A4792F">
      <w:pPr>
        <w:jc w:val="both"/>
      </w:pPr>
      <w:r w:rsidRPr="00E72D33">
        <w:t>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t>
      </w:r>
    </w:p>
    <w:p w14:paraId="62BD1F89" w14:textId="77777777" w:rsidR="002C62BB" w:rsidRPr="00E72D33" w:rsidRDefault="002C62BB" w:rsidP="00A4792F">
      <w:pPr>
        <w:jc w:val="both"/>
      </w:pPr>
      <w:r w:rsidRPr="00E72D33">
        <w: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t>
      </w:r>
    </w:p>
    <w:p w14:paraId="0C6FA7E9" w14:textId="77777777" w:rsidR="002C62BB" w:rsidRPr="00E72D33" w:rsidRDefault="002C62BB" w:rsidP="00A4792F">
      <w:pPr>
        <w:jc w:val="both"/>
      </w:pPr>
      <w:r w:rsidRPr="00E72D33">
        <w: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t>
      </w:r>
    </w:p>
    <w:p w14:paraId="328940A8" w14:textId="77777777" w:rsidR="002C62BB" w:rsidRPr="00E72D33" w:rsidRDefault="002C62BB" w:rsidP="00A4792F">
      <w:pPr>
        <w:jc w:val="both"/>
      </w:pPr>
      <w:r w:rsidRPr="00E72D33">
        <w:lastRenderedPageBreak/>
        <w:t>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increase public understanding of policy. Each communication vehicle serves a distinct but complementary role, reinforcing the Bank’s credibility through consistency and clarity.</w:t>
      </w:r>
    </w:p>
    <w:p w14:paraId="56822A8C" w14:textId="77777777" w:rsidR="002C62BB" w:rsidRPr="00E72D33" w:rsidRDefault="002C62BB" w:rsidP="00A4792F">
      <w:pPr>
        <w:jc w:val="both"/>
      </w:pPr>
      <w:r w:rsidRPr="00E72D33">
        <w: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t>
      </w:r>
    </w:p>
    <w:p w14:paraId="5AA71B91" w14:textId="77777777" w:rsidR="002C62BB" w:rsidRPr="00E72D33" w:rsidRDefault="002C62BB" w:rsidP="00A4792F">
      <w:pPr>
        <w:jc w:val="both"/>
      </w:pPr>
      <w:r w:rsidRPr="00E72D33">
        <w: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t>
      </w:r>
    </w:p>
    <w:p w14:paraId="57D97A4B" w14:textId="77777777" w:rsidR="002C62BB" w:rsidRPr="00E72D33" w:rsidRDefault="002C62BB" w:rsidP="00A4792F">
      <w:pPr>
        <w:jc w:val="both"/>
      </w:pPr>
      <w:r w:rsidRPr="00E72D33">
        <w:t xml:space="preserve">Thank you for watching, and I would like to acknowledge </w:t>
      </w:r>
      <w:r w:rsidRPr="00E72D33">
        <w:rPr>
          <w:b/>
          <w:bCs/>
        </w:rPr>
        <w:t xml:space="preserve">Douglas Laxton, Martin Galstyan, Vahe Avagyan, Jared Laxton, Asya Kostanyan, and </w:t>
      </w:r>
      <w:proofErr w:type="spellStart"/>
      <w:r w:rsidRPr="00E72D33">
        <w:rPr>
          <w:b/>
          <w:bCs/>
        </w:rPr>
        <w:t>Sophio</w:t>
      </w:r>
      <w:proofErr w:type="spellEnd"/>
      <w:r w:rsidRPr="00E72D33">
        <w:rPr>
          <w:b/>
          <w:bCs/>
        </w:rPr>
        <w:t xml:space="preserve"> Mkervalidze</w:t>
      </w:r>
      <w:r w:rsidRPr="00E72D33">
        <w:t xml:space="preserve"> at the </w:t>
      </w:r>
      <w:r w:rsidRPr="00E72D33">
        <w:rPr>
          <w:b/>
          <w:bCs/>
        </w:rPr>
        <w:t>Global Forecasting School</w:t>
      </w:r>
      <w:r w:rsidRPr="00E72D33">
        <w:t xml:space="preserve"> and </w:t>
      </w:r>
      <w:r w:rsidRPr="00E72D33">
        <w:rPr>
          <w:b/>
          <w:bCs/>
        </w:rPr>
        <w:t>The Better Policy Project</w:t>
      </w:r>
      <w:r w:rsidRPr="00E72D33">
        <w:t xml:space="preserve"> for their guidance and support in producing this video.</w:t>
      </w:r>
    </w:p>
    <w:p w14:paraId="4D35694F" w14:textId="77777777" w:rsidR="002C62BB" w:rsidRDefault="002C62BB" w:rsidP="00A4792F">
      <w:pPr>
        <w:rPr>
          <w:b/>
          <w:bCs/>
        </w:rPr>
      </w:pPr>
    </w:p>
    <w:p w14:paraId="1515E247" w14:textId="77777777" w:rsidR="002C62BB" w:rsidRPr="009659F4" w:rsidRDefault="002C62BB" w:rsidP="00A4792F">
      <w:pPr>
        <w:rPr>
          <w:b/>
          <w:bCs/>
        </w:rPr>
      </w:pPr>
      <w:r w:rsidRPr="009659F4">
        <w:rPr>
          <w:b/>
          <w:bCs/>
        </w:rPr>
        <w:t>Literature &amp; Further Reading</w:t>
      </w:r>
    </w:p>
    <w:p w14:paraId="03968AD3"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15869A3" w14:textId="77777777" w:rsidR="002C62BB" w:rsidRPr="00B76A1F" w:rsidRDefault="002C62BB" w:rsidP="00A4792F">
      <w:pPr>
        <w:ind w:left="720"/>
        <w:jc w:val="both"/>
      </w:pPr>
      <w:hyperlink r:id="rId101" w:history="1">
        <w:r w:rsidRPr="00B76A1F">
          <w:rPr>
            <w:rStyle w:val="Hyperlink"/>
          </w:rPr>
          <w:t>https://www.ijcb.org/journal/ijcb14q1a6.htm</w:t>
        </w:r>
      </w:hyperlink>
    </w:p>
    <w:p w14:paraId="401A1DCE" w14:textId="200006C8" w:rsidR="00BC3059" w:rsidRPr="00416680" w:rsidRDefault="00B95FC1" w:rsidP="00BC3059">
      <w:pPr>
        <w:pStyle w:val="ListParagraph"/>
        <w:numPr>
          <w:ilvl w:val="0"/>
          <w:numId w:val="15"/>
        </w:numPr>
        <w:spacing w:before="227" w:line="312" w:lineRule="auto"/>
        <w:ind w:right="524"/>
      </w:pPr>
      <w:r w:rsidRPr="00B95FC1">
        <w:lastRenderedPageBreak/>
        <w:t>Laxton, D., Galstyan, M., and Avagyan, V. January 2024</w:t>
      </w:r>
      <w:r w:rsidR="00BC3059">
        <w:t>.</w:t>
      </w:r>
      <w:r w:rsidR="00BC3059" w:rsidRPr="00456ABE">
        <w:rPr>
          <w:spacing w:val="80"/>
        </w:rPr>
        <w:t xml:space="preserve"> </w:t>
      </w:r>
      <w:hyperlink r:id="rId102"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44F64BDD" w14:textId="1500D6F4" w:rsidR="00BC3059" w:rsidRPr="00416680" w:rsidRDefault="00B95FC1" w:rsidP="00BC3059">
      <w:pPr>
        <w:pStyle w:val="ListParagraph"/>
        <w:numPr>
          <w:ilvl w:val="0"/>
          <w:numId w:val="15"/>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6D212F17" w14:textId="77777777" w:rsidR="002C62BB" w:rsidRPr="00B76A1F" w:rsidRDefault="002C62BB" w:rsidP="002C62BB">
      <w:pPr>
        <w:numPr>
          <w:ilvl w:val="0"/>
          <w:numId w:val="15"/>
        </w:numPr>
        <w:jc w:val="both"/>
      </w:pPr>
      <w:r w:rsidRPr="00B76A1F">
        <w:t>Freedman, C., &amp; Laxton, D. (2009). “Why Inflation Targeting?” IMF Working Paper 09/86. </w:t>
      </w:r>
      <w:hyperlink r:id="rId103" w:tgtFrame="_blank" w:history="1">
        <w:r w:rsidRPr="00B76A1F">
          <w:rPr>
            <w:rStyle w:val="Hyperlink"/>
          </w:rPr>
          <w:t>https://www.imf.org/external/pubs/ft/wp/2009/wp0986.pdf</w:t>
        </w:r>
      </w:hyperlink>
    </w:p>
    <w:p w14:paraId="2D186BEF"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1CF17CEE" w14:textId="77777777" w:rsidR="002C62BB" w:rsidRPr="00B76A1F" w:rsidRDefault="002C62BB" w:rsidP="00A4792F">
      <w:pPr>
        <w:ind w:left="720"/>
        <w:jc w:val="both"/>
      </w:pPr>
      <w:hyperlink r:id="rId104" w:history="1">
        <w:r w:rsidRPr="00B76A1F">
          <w:rPr>
            <w:rStyle w:val="Hyperlink"/>
          </w:rPr>
          <w:t>https://www.imf.org/en/publications/wp/issues/2016/12/30/is-the-phillips-curve-really-a-curve-some-evidence-for-canada-the-united-kingdom-and-the-2079</w:t>
        </w:r>
      </w:hyperlink>
    </w:p>
    <w:p w14:paraId="77526669" w14:textId="77777777" w:rsidR="002C62BB" w:rsidRDefault="002C62BB"/>
    <w:p w14:paraId="2C3385BB" w14:textId="1E6351CD" w:rsidR="002C62BB" w:rsidRDefault="002C62BB">
      <w:r>
        <w:br w:type="page"/>
      </w:r>
    </w:p>
    <w:p w14:paraId="3B3C3D07" w14:textId="0EB0CAB1" w:rsidR="002C62BB" w:rsidRPr="001C5C6E" w:rsidRDefault="00B95FC1" w:rsidP="002C62BB">
      <w:pPr>
        <w:pStyle w:val="Heading1"/>
      </w:pPr>
      <w:bookmarkStart w:id="417" w:name="_Toc214436085"/>
      <w:bookmarkStart w:id="418" w:name="_Toc214436112"/>
      <w:r>
        <w:lastRenderedPageBreak/>
        <w:t xml:space="preserve">! </w:t>
      </w:r>
      <w:r w:rsidR="002C62BB" w:rsidRPr="001C5C6E">
        <w:t>Measuring and Enhancing Transparency</w:t>
      </w:r>
      <w:bookmarkEnd w:id="417"/>
      <w:bookmarkEnd w:id="418"/>
    </w:p>
    <w:p w14:paraId="10FE04E5" w14:textId="77777777" w:rsidR="002C62BB" w:rsidRDefault="002C62BB" w:rsidP="00A4792F">
      <w:pPr>
        <w:jc w:val="center"/>
        <w:rPr>
          <w:b/>
          <w:bCs/>
        </w:rPr>
      </w:pPr>
    </w:p>
    <w:p w14:paraId="7C0E8660" w14:textId="77777777" w:rsidR="002C62BB" w:rsidRDefault="002C62BB" w:rsidP="00A4792F">
      <w:pPr>
        <w:rPr>
          <w:b/>
          <w:bCs/>
        </w:rPr>
      </w:pPr>
      <w:r>
        <w:rPr>
          <w:b/>
          <w:bCs/>
        </w:rPr>
        <w:t>Susanna Grigoryan</w:t>
      </w:r>
    </w:p>
    <w:p w14:paraId="54461220" w14:textId="77777777" w:rsidR="002C62BB" w:rsidRPr="009659F4" w:rsidRDefault="002C62BB" w:rsidP="00A4792F">
      <w:pPr>
        <w:rPr>
          <w:b/>
          <w:bCs/>
        </w:rPr>
      </w:pPr>
      <w:r w:rsidRPr="009659F4">
        <w:rPr>
          <w:b/>
          <w:bCs/>
        </w:rPr>
        <w:t>Recent Staff Member, Monetary Policy Department, Central Bank of Armenia</w:t>
      </w:r>
    </w:p>
    <w:p w14:paraId="1F323C34" w14:textId="77777777" w:rsidR="002C62BB" w:rsidRPr="009659F4" w:rsidRDefault="002C62BB" w:rsidP="00A4792F">
      <w:pPr>
        <w:rPr>
          <w:b/>
          <w:bCs/>
        </w:rPr>
      </w:pPr>
      <w:r w:rsidRPr="009659F4">
        <w:rPr>
          <w:b/>
          <w:bCs/>
        </w:rPr>
        <w:t>Student, Global Forecasting School</w:t>
      </w:r>
    </w:p>
    <w:p w14:paraId="653C63EA" w14:textId="77777777" w:rsidR="002C62BB" w:rsidRDefault="002C62BB" w:rsidP="00A4792F">
      <w:pPr>
        <w:rPr>
          <w:b/>
          <w:bCs/>
        </w:rPr>
      </w:pPr>
      <w:r>
        <w:rPr>
          <w:b/>
          <w:bCs/>
        </w:rPr>
        <w:t xml:space="preserve">November </w:t>
      </w:r>
      <w:r w:rsidRPr="009659F4">
        <w:rPr>
          <w:b/>
          <w:bCs/>
        </w:rPr>
        <w:t>2025</w:t>
      </w:r>
    </w:p>
    <w:p w14:paraId="2F49F8B7" w14:textId="77777777" w:rsidR="00896F7E" w:rsidRDefault="00896F7E" w:rsidP="00A4792F">
      <w:pPr>
        <w:rPr>
          <w:b/>
          <w:bCs/>
        </w:rPr>
      </w:pPr>
    </w:p>
    <w:p w14:paraId="3959AE8F" w14:textId="77777777" w:rsidR="00896F7E" w:rsidRDefault="00896F7E" w:rsidP="00896F7E">
      <w:pPr>
        <w:rPr>
          <w:b/>
          <w:bCs/>
        </w:rPr>
      </w:pPr>
      <w:r w:rsidRPr="00896F7E">
        <w:rPr>
          <w:b/>
          <w:bCs/>
        </w:rPr>
        <w:t>Note</w:t>
      </w:r>
    </w:p>
    <w:p w14:paraId="34213027" w14:textId="77777777" w:rsidR="004E60D5" w:rsidRPr="004E60D5" w:rsidRDefault="004E60D5" w:rsidP="004E60D5">
      <w:pPr>
        <w:jc w:val="both"/>
      </w:pPr>
      <w:r w:rsidRPr="004E60D5">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896F7E" w:rsidRDefault="004E60D5" w:rsidP="004E60D5">
      <w:pPr>
        <w:jc w:val="both"/>
      </w:pPr>
      <w:r w:rsidRPr="004E60D5">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08A6A4F" w14:textId="77777777" w:rsidR="00896F7E" w:rsidRPr="00896F7E" w:rsidRDefault="00000000" w:rsidP="00896F7E">
      <w:pPr>
        <w:jc w:val="both"/>
      </w:pPr>
      <w:r>
        <w:pict w14:anchorId="33254F23">
          <v:rect id="_x0000_i1043" style="width:0;height:1.5pt" o:hralign="center" o:hrstd="t" o:hr="t" fillcolor="#a0a0a0" stroked="f"/>
        </w:pict>
      </w:r>
    </w:p>
    <w:p w14:paraId="38EB3A38" w14:textId="77777777" w:rsidR="00896F7E" w:rsidRDefault="00896F7E" w:rsidP="00A4792F">
      <w:pPr>
        <w:rPr>
          <w:b/>
          <w:bCs/>
        </w:rPr>
      </w:pPr>
    </w:p>
    <w:p w14:paraId="58D1FDB8" w14:textId="77777777" w:rsidR="002C62BB" w:rsidRDefault="002C62BB" w:rsidP="00A4792F">
      <w:pPr>
        <w:rPr>
          <w:b/>
          <w:bCs/>
        </w:rPr>
      </w:pPr>
    </w:p>
    <w:p w14:paraId="0AFF6366" w14:textId="77777777" w:rsidR="002C62BB" w:rsidRPr="001C5C6E" w:rsidRDefault="002C62BB" w:rsidP="00A4792F">
      <w:pPr>
        <w:jc w:val="both"/>
      </w:pPr>
      <w:r w:rsidRPr="001C5C6E">
        <w:t>Hello, my name is Susanna</w:t>
      </w:r>
      <w:r>
        <w:t xml:space="preserve"> Grigoryan</w:t>
      </w:r>
      <w:r w:rsidRPr="001C5C6E">
        <w:t>. I’m a Level One student at the Global Forecasting School and an economist at the Central Bank of Armenia.</w:t>
      </w:r>
    </w:p>
    <w:p w14:paraId="0294F495" w14:textId="77777777" w:rsidR="002C62BB" w:rsidRPr="001C5C6E" w:rsidRDefault="002C62BB" w:rsidP="00A4792F">
      <w:pPr>
        <w:jc w:val="both"/>
      </w:pPr>
      <w:r w:rsidRPr="001C5C6E">
        <w:t>In this video, we explore how FPAS Mark II strengthens transparency as a core element of credible monetary policy.</w:t>
      </w:r>
    </w:p>
    <w:p w14:paraId="2777B845" w14:textId="77777777" w:rsidR="002C62BB" w:rsidRPr="001C5C6E" w:rsidRDefault="002C62BB" w:rsidP="00A4792F">
      <w:pPr>
        <w:jc w:val="both"/>
      </w:pPr>
      <w:r w:rsidRPr="001C5C6E">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1C5C6E" w:rsidRDefault="002C62BB" w:rsidP="00A4792F">
      <w:pPr>
        <w:jc w:val="both"/>
      </w:pPr>
      <w:r w:rsidRPr="001C5C6E">
        <w:lastRenderedPageBreak/>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1C5C6E" w:rsidRDefault="002C62BB" w:rsidP="00A4792F">
      <w:pPr>
        <w:jc w:val="both"/>
      </w:pPr>
      <w:r w:rsidRPr="001C5C6E">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1C5C6E" w:rsidRDefault="002C62BB" w:rsidP="00A4792F">
      <w:pPr>
        <w:jc w:val="both"/>
      </w:pPr>
      <w:r w:rsidRPr="001C5C6E">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1C5C6E" w:rsidRDefault="002C62BB" w:rsidP="00A4792F">
      <w:pPr>
        <w:jc w:val="both"/>
      </w:pPr>
      <w:r w:rsidRPr="001C5C6E">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7777777" w:rsidR="002C62BB" w:rsidRPr="001C5C6E" w:rsidRDefault="002C62BB" w:rsidP="00A4792F">
      <w:pPr>
        <w:jc w:val="both"/>
      </w:pPr>
      <w:r w:rsidRPr="001C5C6E">
        <w:t xml:space="preserve">I would like to thank </w:t>
      </w:r>
      <w:r w:rsidRPr="00A64838">
        <w:rPr>
          <w:b/>
          <w:bCs/>
        </w:rPr>
        <w:t>Douglas Laxton, Martin Galstyan, Jared Laxton, Asya Kostanyan</w:t>
      </w:r>
      <w:r w:rsidRPr="001C5C6E">
        <w:t xml:space="preserve">, and </w:t>
      </w:r>
      <w:proofErr w:type="spellStart"/>
      <w:r w:rsidRPr="001C5C6E">
        <w:rPr>
          <w:b/>
          <w:bCs/>
        </w:rPr>
        <w:t>Sophio</w:t>
      </w:r>
      <w:proofErr w:type="spellEnd"/>
      <w:r w:rsidRPr="001C5C6E">
        <w:rPr>
          <w:b/>
          <w:bCs/>
        </w:rPr>
        <w:t xml:space="preserve"> Mkervalidze</w:t>
      </w:r>
      <w:r w:rsidRPr="001C5C6E">
        <w:t xml:space="preserve"> for their guidance and support in helping me prepare this video.</w:t>
      </w:r>
    </w:p>
    <w:p w14:paraId="210FBAA4" w14:textId="77777777" w:rsidR="002C62BB" w:rsidRDefault="002C62BB" w:rsidP="00A4792F">
      <w:pPr>
        <w:rPr>
          <w:b/>
          <w:bCs/>
        </w:rPr>
      </w:pPr>
    </w:p>
    <w:p w14:paraId="7377E44A" w14:textId="77777777" w:rsidR="002C62BB" w:rsidRPr="009659F4" w:rsidRDefault="002C62BB" w:rsidP="00A4792F">
      <w:pPr>
        <w:rPr>
          <w:b/>
          <w:bCs/>
        </w:rPr>
      </w:pPr>
      <w:r w:rsidRPr="009659F4">
        <w:rPr>
          <w:b/>
          <w:bCs/>
        </w:rPr>
        <w:t>Literature &amp; Further Reading</w:t>
      </w:r>
    </w:p>
    <w:p w14:paraId="597DEC5C"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EE15A77" w14:textId="77777777" w:rsidR="002C62BB" w:rsidRPr="00B76A1F" w:rsidRDefault="002C62BB" w:rsidP="00A4792F">
      <w:pPr>
        <w:ind w:left="720"/>
        <w:jc w:val="both"/>
      </w:pPr>
      <w:hyperlink r:id="rId105" w:history="1">
        <w:r w:rsidRPr="00B76A1F">
          <w:rPr>
            <w:rStyle w:val="Hyperlink"/>
          </w:rPr>
          <w:t>https://www.ijcb.org/journal/ijcb14q1a6.htm</w:t>
        </w:r>
      </w:hyperlink>
    </w:p>
    <w:p w14:paraId="5F3B0AB9" w14:textId="72A6214F" w:rsidR="00BC3059" w:rsidRPr="00416680" w:rsidRDefault="00B95FC1" w:rsidP="00BC3059">
      <w:pPr>
        <w:pStyle w:val="ListParagraph"/>
        <w:numPr>
          <w:ilvl w:val="0"/>
          <w:numId w:val="15"/>
        </w:numPr>
        <w:spacing w:before="227" w:line="312" w:lineRule="auto"/>
        <w:ind w:right="524"/>
      </w:pPr>
      <w:r w:rsidRPr="00B95FC1">
        <w:t>Laxton, D., Galstyan, M., and Avagyan, V. January 2024</w:t>
      </w:r>
      <w:r w:rsidR="00BC3059">
        <w:t>.</w:t>
      </w:r>
      <w:r w:rsidR="00BC3059" w:rsidRPr="00456ABE">
        <w:rPr>
          <w:spacing w:val="80"/>
        </w:rPr>
        <w:t xml:space="preserve"> </w:t>
      </w:r>
      <w:hyperlink r:id="rId106" w:history="1">
        <w:r w:rsidR="00BC3059" w:rsidRPr="00B82288">
          <w:rPr>
            <w:rStyle w:val="Hyperlink"/>
            <w:iCs/>
          </w:rPr>
          <w:t>Prudent Risk Management Approach to Monetary Policy: Theory and Practice of FPAS Mark II at the Central Bank of Armenia</w:t>
        </w:r>
      </w:hyperlink>
      <w:r w:rsidR="00BC3059" w:rsidRPr="00B82288">
        <w:rPr>
          <w:iCs/>
        </w:rPr>
        <w:t>.</w:t>
      </w:r>
    </w:p>
    <w:p w14:paraId="77175496" w14:textId="13B4B38E" w:rsidR="00BC3059" w:rsidRPr="00416680" w:rsidRDefault="00B95FC1" w:rsidP="00BC3059">
      <w:pPr>
        <w:pStyle w:val="ListParagraph"/>
        <w:numPr>
          <w:ilvl w:val="0"/>
          <w:numId w:val="15"/>
        </w:numPr>
        <w:spacing w:before="227" w:line="312" w:lineRule="auto"/>
        <w:ind w:right="524"/>
      </w:pPr>
      <w:r w:rsidRPr="00B95FC1">
        <w:t>Laxton, D., Avetisyan, H. and Avagyan, V.</w:t>
      </w:r>
      <w:r w:rsidR="00BC3059">
        <w:t>. December 2025.</w:t>
      </w:r>
      <w:r w:rsidR="00BC3059" w:rsidRPr="00456ABE">
        <w:rPr>
          <w:spacing w:val="80"/>
        </w:rPr>
        <w:t xml:space="preserve"> </w:t>
      </w:r>
      <w:r w:rsidR="00BC3059" w:rsidRPr="00B82288">
        <w:rPr>
          <w:iCs/>
        </w:rPr>
        <w:t>Prudent Risk Management Approach to Monetary Policy: Theory and Practice of FPAS Mark II at the Central Bank of Armenia.</w:t>
      </w:r>
      <w:r w:rsidR="00BC3059">
        <w:rPr>
          <w:iCs/>
        </w:rPr>
        <w:t xml:space="preserve"> Unpublished Working Draft</w:t>
      </w:r>
    </w:p>
    <w:p w14:paraId="787F5679" w14:textId="77777777" w:rsidR="002C62BB" w:rsidRPr="00B76A1F" w:rsidRDefault="002C62BB" w:rsidP="002C62BB">
      <w:pPr>
        <w:numPr>
          <w:ilvl w:val="0"/>
          <w:numId w:val="15"/>
        </w:numPr>
        <w:jc w:val="both"/>
      </w:pPr>
      <w:r w:rsidRPr="00B76A1F">
        <w:lastRenderedPageBreak/>
        <w:t>Freedman, C., &amp; Laxton, D. (2009). “Why Inflation Targeting?” IMF Working Paper 09/86. </w:t>
      </w:r>
      <w:hyperlink r:id="rId107" w:tgtFrame="_blank" w:history="1">
        <w:r w:rsidRPr="00B76A1F">
          <w:rPr>
            <w:rStyle w:val="Hyperlink"/>
          </w:rPr>
          <w:t>https://www.imf.org/external/pubs/ft/wp/2009/wp0986.pdf</w:t>
        </w:r>
      </w:hyperlink>
    </w:p>
    <w:p w14:paraId="482562EE"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5D5131C8" w14:textId="77777777" w:rsidR="002C62BB" w:rsidRPr="00B76A1F" w:rsidRDefault="002C62BB" w:rsidP="00A4792F">
      <w:pPr>
        <w:ind w:left="720"/>
        <w:jc w:val="both"/>
      </w:pPr>
      <w:hyperlink r:id="rId108" w:history="1">
        <w:r w:rsidRPr="00B76A1F">
          <w:rPr>
            <w:rStyle w:val="Hyperlink"/>
          </w:rPr>
          <w:t>https://www.imf.org/en/publications/wp/issues/2016/12/30/is-the-phillips-curve-really-a-curve-some-evidence-for-canada-the-united-kingdom-and-the-2079</w:t>
        </w:r>
      </w:hyperlink>
    </w:p>
    <w:p w14:paraId="0EEFA006" w14:textId="77777777" w:rsidR="002C62BB" w:rsidRDefault="002C62BB"/>
    <w:p w14:paraId="6345F0A0" w14:textId="2B353632" w:rsidR="002C62BB" w:rsidRDefault="002C62BB">
      <w:r>
        <w:br w:type="page"/>
      </w:r>
    </w:p>
    <w:p w14:paraId="64A06753" w14:textId="77777777" w:rsidR="002C62BB" w:rsidRDefault="002C62BB" w:rsidP="002C62BB">
      <w:pPr>
        <w:pStyle w:val="Heading1"/>
      </w:pPr>
      <w:bookmarkStart w:id="419" w:name="_Toc214436086"/>
      <w:bookmarkStart w:id="420" w:name="_Toc214436113"/>
      <w:r w:rsidRPr="00DA75E5">
        <w:lastRenderedPageBreak/>
        <w:t>Decision-Making Transparency and Individual Accountability</w:t>
      </w:r>
      <w:bookmarkEnd w:id="419"/>
      <w:bookmarkEnd w:id="420"/>
    </w:p>
    <w:p w14:paraId="78A8C9AB" w14:textId="77777777" w:rsidR="002C62BB" w:rsidRDefault="002C62BB" w:rsidP="00A4792F">
      <w:pPr>
        <w:jc w:val="center"/>
        <w:rPr>
          <w:b/>
          <w:bCs/>
        </w:rPr>
      </w:pPr>
    </w:p>
    <w:p w14:paraId="7E4DA23F" w14:textId="77777777" w:rsidR="002C62BB" w:rsidRDefault="002C62BB" w:rsidP="00A4792F">
      <w:pPr>
        <w:rPr>
          <w:b/>
          <w:bCs/>
        </w:rPr>
      </w:pPr>
      <w:r>
        <w:rPr>
          <w:b/>
          <w:bCs/>
        </w:rPr>
        <w:t>Susanna Grigoryan</w:t>
      </w:r>
    </w:p>
    <w:p w14:paraId="03565848" w14:textId="77777777" w:rsidR="002C62BB" w:rsidRPr="009659F4" w:rsidRDefault="002C62BB" w:rsidP="00A4792F">
      <w:pPr>
        <w:rPr>
          <w:b/>
          <w:bCs/>
        </w:rPr>
      </w:pPr>
      <w:r w:rsidRPr="009659F4">
        <w:rPr>
          <w:b/>
          <w:bCs/>
        </w:rPr>
        <w:t>Recent Staff Member, Monetary Policy Department, Central Bank of Armenia</w:t>
      </w:r>
    </w:p>
    <w:p w14:paraId="22856C58" w14:textId="77777777" w:rsidR="002C62BB" w:rsidRPr="009659F4" w:rsidRDefault="002C62BB" w:rsidP="00A4792F">
      <w:pPr>
        <w:rPr>
          <w:b/>
          <w:bCs/>
        </w:rPr>
      </w:pPr>
      <w:r w:rsidRPr="009659F4">
        <w:rPr>
          <w:b/>
          <w:bCs/>
        </w:rPr>
        <w:t>Student, Global Forecasting School</w:t>
      </w:r>
    </w:p>
    <w:p w14:paraId="739A298F" w14:textId="77777777" w:rsidR="002C62BB" w:rsidRDefault="002C62BB" w:rsidP="00A4792F">
      <w:pPr>
        <w:rPr>
          <w:b/>
          <w:bCs/>
        </w:rPr>
      </w:pPr>
      <w:r>
        <w:rPr>
          <w:b/>
          <w:bCs/>
        </w:rPr>
        <w:t xml:space="preserve">November </w:t>
      </w:r>
      <w:r w:rsidRPr="009659F4">
        <w:rPr>
          <w:b/>
          <w:bCs/>
        </w:rPr>
        <w:t>2025</w:t>
      </w:r>
    </w:p>
    <w:p w14:paraId="7C3938A0" w14:textId="77777777" w:rsidR="002C62BB" w:rsidRDefault="002C62BB" w:rsidP="00A4792F">
      <w:pPr>
        <w:rPr>
          <w:b/>
          <w:bCs/>
        </w:rPr>
      </w:pPr>
    </w:p>
    <w:p w14:paraId="5CE68AAC" w14:textId="77777777" w:rsidR="00896F7E" w:rsidRDefault="00896F7E" w:rsidP="00896F7E">
      <w:pPr>
        <w:rPr>
          <w:b/>
          <w:bCs/>
        </w:rPr>
      </w:pPr>
      <w:r w:rsidRPr="00896F7E">
        <w:rPr>
          <w:b/>
          <w:bCs/>
        </w:rPr>
        <w:t>Note</w:t>
      </w:r>
    </w:p>
    <w:p w14:paraId="0E097DA9" w14:textId="77777777" w:rsidR="00BC3059" w:rsidRPr="005862E2" w:rsidRDefault="00BC3059" w:rsidP="00BC3059">
      <w:pPr>
        <w:jc w:val="both"/>
        <w:rPr>
          <w:b/>
          <w:bCs/>
        </w:rPr>
      </w:pPr>
      <w:r w:rsidRPr="005862E2">
        <w:rPr>
          <w:b/>
          <w:bCs/>
        </w:rPr>
        <w:t>Introduction</w:t>
      </w:r>
    </w:p>
    <w:p w14:paraId="1D266216" w14:textId="1E5F979E" w:rsidR="00BC3059" w:rsidRDefault="00BC3059" w:rsidP="00BC3059">
      <w:pPr>
        <w:jc w:val="both"/>
      </w:pPr>
      <w:r>
        <w:t>Decision-making transparency is a defining feature of FPAS Mark II. It strengthens credibility by showing how individual policymakers interpret risks, how they apply the least-regrets mindset, and how their votes shape policy outcomes.</w:t>
      </w:r>
    </w:p>
    <w:p w14:paraId="295EEA15" w14:textId="09EB497E" w:rsidR="00BC3059" w:rsidRDefault="00BC3059" w:rsidP="00BC3059">
      <w:pPr>
        <w:jc w:val="both"/>
      </w:pPr>
      <w:r>
        <w:t>For the Central Bank of Armenia, institutionalizing decision-making transparency and individual accountability marks a major step toward world-class monetary policy governance.</w:t>
      </w:r>
    </w:p>
    <w:p w14:paraId="3946FDA6" w14:textId="48C04E89" w:rsidR="00BC3059" w:rsidRPr="005862E2" w:rsidRDefault="00BC3059" w:rsidP="00BC3059">
      <w:pPr>
        <w:jc w:val="both"/>
        <w:rPr>
          <w:b/>
          <w:bCs/>
        </w:rPr>
      </w:pPr>
      <w:r w:rsidRPr="005862E2">
        <w:rPr>
          <w:b/>
          <w:bCs/>
        </w:rPr>
        <w:t>1.</w:t>
      </w:r>
      <w:r w:rsidR="005862E2" w:rsidRPr="005862E2">
        <w:rPr>
          <w:b/>
          <w:bCs/>
        </w:rPr>
        <w:t xml:space="preserve"> </w:t>
      </w:r>
      <w:r w:rsidRPr="005862E2">
        <w:rPr>
          <w:b/>
          <w:bCs/>
        </w:rPr>
        <w:t>Why Individual Accountability Matters</w:t>
      </w:r>
    </w:p>
    <w:p w14:paraId="737D90DC" w14:textId="77777777" w:rsidR="00BC3059" w:rsidRDefault="00BC3059" w:rsidP="00BC3059">
      <w:pPr>
        <w:jc w:val="both"/>
      </w:pPr>
      <w:r>
        <w:t>Under FPAS Mark II, accountability applies not only to the institution but to individual Board members. Accountability builds trust because it allows the public to see:</w:t>
      </w:r>
    </w:p>
    <w:p w14:paraId="332B33AB" w14:textId="6811D2B2" w:rsidR="00BC3059" w:rsidRDefault="00BC3059" w:rsidP="005862E2">
      <w:pPr>
        <w:pStyle w:val="ListParagraph"/>
        <w:numPr>
          <w:ilvl w:val="0"/>
          <w:numId w:val="51"/>
        </w:numPr>
        <w:jc w:val="both"/>
      </w:pPr>
      <w:r>
        <w:t>who supported which decision,</w:t>
      </w:r>
    </w:p>
    <w:p w14:paraId="1B6A08C1" w14:textId="4309F89E" w:rsidR="00BC3059" w:rsidRDefault="00BC3059" w:rsidP="005862E2">
      <w:pPr>
        <w:pStyle w:val="ListParagraph"/>
        <w:numPr>
          <w:ilvl w:val="0"/>
          <w:numId w:val="51"/>
        </w:numPr>
        <w:jc w:val="both"/>
      </w:pPr>
      <w:r>
        <w:t>why they supported it,</w:t>
      </w:r>
    </w:p>
    <w:p w14:paraId="2CC2481A" w14:textId="375F3705" w:rsidR="005862E2" w:rsidRDefault="00BC3059" w:rsidP="005862E2">
      <w:pPr>
        <w:pStyle w:val="ListParagraph"/>
        <w:numPr>
          <w:ilvl w:val="0"/>
          <w:numId w:val="51"/>
        </w:numPr>
        <w:jc w:val="both"/>
      </w:pPr>
      <w:r>
        <w:t>how their reasoning fits within the FPAS Mark II framework</w:t>
      </w:r>
      <w:r w:rsidR="005862E2">
        <w:t>.</w:t>
      </w:r>
    </w:p>
    <w:p w14:paraId="4DDEA197" w14:textId="76C98A0F" w:rsidR="00BC3059" w:rsidRDefault="00BC3059" w:rsidP="00BC3059">
      <w:pPr>
        <w:jc w:val="both"/>
      </w:pPr>
      <w:r>
        <w:t>Clear accountability incentivizes:</w:t>
      </w:r>
    </w:p>
    <w:p w14:paraId="70E9F0A6" w14:textId="7F141CCF" w:rsidR="00BC3059" w:rsidRDefault="00BC3059" w:rsidP="005862E2">
      <w:pPr>
        <w:pStyle w:val="ListParagraph"/>
        <w:numPr>
          <w:ilvl w:val="0"/>
          <w:numId w:val="50"/>
        </w:numPr>
        <w:jc w:val="both"/>
      </w:pPr>
      <w:r>
        <w:t>disciplined analysis,</w:t>
      </w:r>
    </w:p>
    <w:p w14:paraId="59C2057E" w14:textId="20B4F985" w:rsidR="00BC3059" w:rsidRDefault="00BC3059" w:rsidP="005862E2">
      <w:pPr>
        <w:pStyle w:val="ListParagraph"/>
        <w:numPr>
          <w:ilvl w:val="0"/>
          <w:numId w:val="50"/>
        </w:numPr>
        <w:jc w:val="both"/>
      </w:pPr>
      <w:r>
        <w:t>transparent reasoning,</w:t>
      </w:r>
    </w:p>
    <w:p w14:paraId="03598FEA" w14:textId="0606C158" w:rsidR="00BC3059" w:rsidRDefault="00BC3059" w:rsidP="005862E2">
      <w:pPr>
        <w:pStyle w:val="ListParagraph"/>
        <w:numPr>
          <w:ilvl w:val="0"/>
          <w:numId w:val="50"/>
        </w:numPr>
        <w:jc w:val="both"/>
      </w:pPr>
      <w:r>
        <w:t>coherence in communication.</w:t>
      </w:r>
    </w:p>
    <w:p w14:paraId="02311056" w14:textId="71AF1EA7" w:rsidR="00BC3059" w:rsidRDefault="00BC3059" w:rsidP="00BC3059">
      <w:pPr>
        <w:jc w:val="both"/>
      </w:pPr>
      <w:r>
        <w:t>It reinforces credibility by demonstrating that decisions are deliberate and aligned with the Bank’s mandate.</w:t>
      </w:r>
    </w:p>
    <w:p w14:paraId="2F4C6B97" w14:textId="06AA2540" w:rsidR="00BC3059" w:rsidRPr="005862E2" w:rsidRDefault="00BC3059" w:rsidP="00BC3059">
      <w:pPr>
        <w:jc w:val="both"/>
        <w:rPr>
          <w:b/>
          <w:bCs/>
        </w:rPr>
      </w:pPr>
      <w:r w:rsidRPr="005862E2">
        <w:rPr>
          <w:b/>
          <w:bCs/>
        </w:rPr>
        <w:lastRenderedPageBreak/>
        <w:t>2.</w:t>
      </w:r>
      <w:r w:rsidR="005862E2" w:rsidRPr="005862E2">
        <w:rPr>
          <w:b/>
          <w:bCs/>
        </w:rPr>
        <w:t xml:space="preserve"> </w:t>
      </w:r>
      <w:r w:rsidRPr="005862E2">
        <w:rPr>
          <w:b/>
          <w:bCs/>
        </w:rPr>
        <w:t>Attributed Minutes and Individual Votes</w:t>
      </w:r>
    </w:p>
    <w:p w14:paraId="21C84A1D" w14:textId="77777777" w:rsidR="00BC3059" w:rsidRDefault="00BC3059" w:rsidP="00BC3059">
      <w:pPr>
        <w:jc w:val="both"/>
      </w:pPr>
      <w:r>
        <w:t>One of FPAS Mark II’s most important innovations is the publication of attributed minutes. Each Board member’s vote is recorded along with a brief explanation of their reasoning.</w:t>
      </w:r>
    </w:p>
    <w:p w14:paraId="1BD0053E" w14:textId="77777777" w:rsidR="00BC3059" w:rsidRDefault="00BC3059" w:rsidP="00BC3059">
      <w:pPr>
        <w:jc w:val="both"/>
      </w:pPr>
      <w:r>
        <w:t>This level of transparency is exceptional globally. It enhances:</w:t>
      </w:r>
    </w:p>
    <w:p w14:paraId="1665D2AC" w14:textId="067ACD33" w:rsidR="00BC3059" w:rsidRDefault="00BC3059" w:rsidP="005862E2">
      <w:pPr>
        <w:pStyle w:val="ListParagraph"/>
        <w:numPr>
          <w:ilvl w:val="0"/>
          <w:numId w:val="48"/>
        </w:numPr>
        <w:jc w:val="both"/>
      </w:pPr>
      <w:r>
        <w:t>democratic legitimacy,</w:t>
      </w:r>
    </w:p>
    <w:p w14:paraId="6B33666B" w14:textId="206CF186" w:rsidR="00BC3059" w:rsidRDefault="00BC3059" w:rsidP="005862E2">
      <w:pPr>
        <w:pStyle w:val="ListParagraph"/>
        <w:numPr>
          <w:ilvl w:val="0"/>
          <w:numId w:val="48"/>
        </w:numPr>
        <w:jc w:val="both"/>
      </w:pPr>
      <w:r>
        <w:t>public and market understanding,</w:t>
      </w:r>
    </w:p>
    <w:p w14:paraId="2DED06D1" w14:textId="72E675E4" w:rsidR="00BC3059" w:rsidRDefault="00BC3059" w:rsidP="005862E2">
      <w:pPr>
        <w:pStyle w:val="ListParagraph"/>
        <w:numPr>
          <w:ilvl w:val="0"/>
          <w:numId w:val="48"/>
        </w:numPr>
        <w:jc w:val="both"/>
      </w:pPr>
      <w:r>
        <w:t>policy predictability,</w:t>
      </w:r>
    </w:p>
    <w:p w14:paraId="792B41C9" w14:textId="171F0273" w:rsidR="00BC3059" w:rsidRDefault="00BC3059" w:rsidP="005862E2">
      <w:pPr>
        <w:pStyle w:val="ListParagraph"/>
        <w:numPr>
          <w:ilvl w:val="0"/>
          <w:numId w:val="48"/>
        </w:numPr>
        <w:jc w:val="both"/>
      </w:pPr>
      <w:r>
        <w:t>trust in the decision-making process.</w:t>
      </w:r>
    </w:p>
    <w:p w14:paraId="6F5B5EE6" w14:textId="4EDCCAAE" w:rsidR="00BC3059" w:rsidRDefault="00BC3059" w:rsidP="00BC3059">
      <w:pPr>
        <w:jc w:val="both"/>
      </w:pPr>
      <w:r>
        <w:t>Attributed minutes reveal not only the final decision but also the differing interpretations of risks and scenarios among Board members-giving insight into uncertainty behind the round.</w:t>
      </w:r>
    </w:p>
    <w:p w14:paraId="1F549B49" w14:textId="2AFDE69A" w:rsidR="00BC3059" w:rsidRPr="00BC3059" w:rsidRDefault="00BC3059" w:rsidP="00BC3059">
      <w:pPr>
        <w:jc w:val="both"/>
        <w:rPr>
          <w:b/>
          <w:bCs/>
        </w:rPr>
      </w:pPr>
      <w:r w:rsidRPr="00BC3059">
        <w:rPr>
          <w:b/>
          <w:bCs/>
        </w:rPr>
        <w:t>3. Explaining Disagreement Under Uncertainty</w:t>
      </w:r>
    </w:p>
    <w:p w14:paraId="0BD61192" w14:textId="78EE4DF4" w:rsidR="00BC3059" w:rsidRDefault="00BC3059" w:rsidP="00BC3059">
      <w:pPr>
        <w:jc w:val="both"/>
      </w:pPr>
      <w:r>
        <w:t>FPAS Mark II treats disagreement not as a weakness but as a strength. When Board members interpret risks differently, their perspectives help refine the institution’s understanding of uncertainty.</w:t>
      </w:r>
    </w:p>
    <w:p w14:paraId="2E6CBD8C" w14:textId="77777777" w:rsidR="00BC3059" w:rsidRDefault="00BC3059" w:rsidP="00BC3059">
      <w:pPr>
        <w:jc w:val="both"/>
      </w:pPr>
      <w:r>
        <w:t>The framework encourages:</w:t>
      </w:r>
    </w:p>
    <w:p w14:paraId="1CB05D7B" w14:textId="4E0B69D5" w:rsidR="00BC3059" w:rsidRDefault="00BC3059" w:rsidP="00BC3059">
      <w:pPr>
        <w:pStyle w:val="ListParagraph"/>
        <w:numPr>
          <w:ilvl w:val="0"/>
          <w:numId w:val="47"/>
        </w:numPr>
        <w:jc w:val="both"/>
      </w:pPr>
      <w:r>
        <w:t>reasoned disagreement,</w:t>
      </w:r>
    </w:p>
    <w:p w14:paraId="34FF054F" w14:textId="01AC7903" w:rsidR="00BC3059" w:rsidRDefault="00BC3059" w:rsidP="00BC3059">
      <w:pPr>
        <w:pStyle w:val="ListParagraph"/>
        <w:numPr>
          <w:ilvl w:val="0"/>
          <w:numId w:val="47"/>
        </w:numPr>
        <w:jc w:val="both"/>
      </w:pPr>
      <w:r>
        <w:t>openness to alternative scenarios,</w:t>
      </w:r>
    </w:p>
    <w:p w14:paraId="367B886F" w14:textId="48EAB6EE" w:rsidR="00BC3059" w:rsidRDefault="00BC3059" w:rsidP="00BC3059">
      <w:pPr>
        <w:pStyle w:val="ListParagraph"/>
        <w:numPr>
          <w:ilvl w:val="0"/>
          <w:numId w:val="47"/>
        </w:numPr>
        <w:jc w:val="both"/>
      </w:pPr>
      <w:r>
        <w:t>clarification of asymmetric risks,</w:t>
      </w:r>
    </w:p>
    <w:p w14:paraId="3C2DD0E8" w14:textId="45D51132" w:rsidR="00BC3059" w:rsidRDefault="00BC3059" w:rsidP="00BC3059">
      <w:pPr>
        <w:pStyle w:val="ListParagraph"/>
        <w:numPr>
          <w:ilvl w:val="0"/>
          <w:numId w:val="47"/>
        </w:numPr>
        <w:jc w:val="both"/>
      </w:pPr>
      <w:r>
        <w:t>discipline in explaining judgments.</w:t>
      </w:r>
    </w:p>
    <w:p w14:paraId="4FF565F3" w14:textId="33462602" w:rsidR="00BC3059" w:rsidRDefault="00BC3059" w:rsidP="00BC3059">
      <w:pPr>
        <w:jc w:val="both"/>
      </w:pPr>
      <w:r>
        <w:t>Individual accountability allows the public to see these differences without undermining the unity of the institution’s final decision.</w:t>
      </w:r>
    </w:p>
    <w:p w14:paraId="1454FC50" w14:textId="26FB235E" w:rsidR="00BC3059" w:rsidRPr="00BC3059" w:rsidRDefault="00BC3059" w:rsidP="00BC3059">
      <w:pPr>
        <w:jc w:val="both"/>
        <w:rPr>
          <w:b/>
          <w:bCs/>
        </w:rPr>
      </w:pPr>
      <w:r w:rsidRPr="00BC3059">
        <w:rPr>
          <w:b/>
          <w:bCs/>
        </w:rPr>
        <w:t>4. Publication Timelines and Transparency Discipline</w:t>
      </w:r>
    </w:p>
    <w:p w14:paraId="1B604528" w14:textId="77777777" w:rsidR="00BC3059" w:rsidRDefault="00BC3059" w:rsidP="00BC3059">
      <w:pPr>
        <w:jc w:val="both"/>
      </w:pPr>
      <w:r>
        <w:t>FPAS Mark II includes strict timelines for publishing:</w:t>
      </w:r>
    </w:p>
    <w:p w14:paraId="5749DCEE" w14:textId="2BE54CEB" w:rsidR="00BC3059" w:rsidRDefault="00BC3059" w:rsidP="00BC3059">
      <w:pPr>
        <w:pStyle w:val="ListParagraph"/>
        <w:numPr>
          <w:ilvl w:val="0"/>
          <w:numId w:val="46"/>
        </w:numPr>
        <w:jc w:val="both"/>
      </w:pPr>
      <w:r>
        <w:t>the Executive Statement,</w:t>
      </w:r>
    </w:p>
    <w:p w14:paraId="47AD88A7" w14:textId="50137FC0" w:rsidR="00BC3059" w:rsidRDefault="00BC3059" w:rsidP="00BC3059">
      <w:pPr>
        <w:pStyle w:val="ListParagraph"/>
        <w:numPr>
          <w:ilvl w:val="0"/>
          <w:numId w:val="46"/>
        </w:numPr>
        <w:jc w:val="both"/>
      </w:pPr>
      <w:r>
        <w:t>attributed minutes,</w:t>
      </w:r>
    </w:p>
    <w:p w14:paraId="6760419D" w14:textId="33AB8C0E" w:rsidR="00BC3059" w:rsidRDefault="00BC3059" w:rsidP="00BC3059">
      <w:pPr>
        <w:pStyle w:val="ListParagraph"/>
        <w:numPr>
          <w:ilvl w:val="0"/>
          <w:numId w:val="46"/>
        </w:numPr>
        <w:jc w:val="both"/>
      </w:pPr>
      <w:r>
        <w:t>the Monetary Policy Report (MPR),</w:t>
      </w:r>
    </w:p>
    <w:p w14:paraId="72C200CB" w14:textId="2D17B5C5" w:rsidR="00BC3059" w:rsidRDefault="00BC3059" w:rsidP="00BC3059">
      <w:pPr>
        <w:pStyle w:val="ListParagraph"/>
        <w:numPr>
          <w:ilvl w:val="0"/>
          <w:numId w:val="46"/>
        </w:numPr>
        <w:jc w:val="both"/>
      </w:pPr>
      <w:r>
        <w:t>supporting analytical materials.</w:t>
      </w:r>
    </w:p>
    <w:p w14:paraId="3F6D638F" w14:textId="7DC2C42F" w:rsidR="00BC3059" w:rsidRDefault="00BC3059" w:rsidP="00BC3059">
      <w:pPr>
        <w:jc w:val="both"/>
      </w:pPr>
      <w:r>
        <w:t>Timeliness reinforces credibility. Delayed communication creates uncertainty and weakens policy transmission. Structured timing ensures consistent, predictable information without room for speculation.</w:t>
      </w:r>
    </w:p>
    <w:p w14:paraId="629148C0" w14:textId="3933D9CC" w:rsidR="00BC3059" w:rsidRPr="00BC3059" w:rsidRDefault="00BC3059" w:rsidP="00BC3059">
      <w:pPr>
        <w:jc w:val="both"/>
        <w:rPr>
          <w:b/>
          <w:bCs/>
        </w:rPr>
      </w:pPr>
      <w:r w:rsidRPr="00BC3059">
        <w:rPr>
          <w:b/>
          <w:bCs/>
        </w:rPr>
        <w:lastRenderedPageBreak/>
        <w:t>5. Preventing Discretion Through Openness</w:t>
      </w:r>
    </w:p>
    <w:p w14:paraId="7AA0EBDA" w14:textId="77777777" w:rsidR="00BC3059" w:rsidRDefault="00BC3059" w:rsidP="00BC3059">
      <w:pPr>
        <w:jc w:val="both"/>
      </w:pPr>
      <w:r>
        <w:t>Individual accountability limits arbitrary decision-making. When Board members know their reasoning will be public, discussions become more:</w:t>
      </w:r>
    </w:p>
    <w:p w14:paraId="0A84FEF0" w14:textId="362B4982" w:rsidR="00BC3059" w:rsidRDefault="00BC3059" w:rsidP="00BC3059">
      <w:pPr>
        <w:pStyle w:val="ListParagraph"/>
        <w:numPr>
          <w:ilvl w:val="0"/>
          <w:numId w:val="45"/>
        </w:numPr>
        <w:jc w:val="both"/>
      </w:pPr>
      <w:r>
        <w:t>disciplined,</w:t>
      </w:r>
    </w:p>
    <w:p w14:paraId="38E9045A" w14:textId="0A90DCC9" w:rsidR="00BC3059" w:rsidRDefault="00BC3059" w:rsidP="00BC3059">
      <w:pPr>
        <w:pStyle w:val="ListParagraph"/>
        <w:numPr>
          <w:ilvl w:val="0"/>
          <w:numId w:val="45"/>
        </w:numPr>
        <w:jc w:val="both"/>
      </w:pPr>
      <w:r>
        <w:t>evidence-based,</w:t>
      </w:r>
    </w:p>
    <w:p w14:paraId="5E58BEEB" w14:textId="1B57D99B" w:rsidR="00BC3059" w:rsidRDefault="00BC3059" w:rsidP="00BC3059">
      <w:pPr>
        <w:pStyle w:val="ListParagraph"/>
        <w:numPr>
          <w:ilvl w:val="0"/>
          <w:numId w:val="45"/>
        </w:numPr>
        <w:jc w:val="both"/>
      </w:pPr>
      <w:r>
        <w:t>aligned with FPAS Mark II,</w:t>
      </w:r>
    </w:p>
    <w:p w14:paraId="1C244ACD" w14:textId="77777777" w:rsidR="00BC3059" w:rsidRDefault="00BC3059" w:rsidP="00BC3059">
      <w:pPr>
        <w:pStyle w:val="ListParagraph"/>
        <w:numPr>
          <w:ilvl w:val="0"/>
          <w:numId w:val="45"/>
        </w:numPr>
        <w:jc w:val="both"/>
      </w:pPr>
      <w:r>
        <w:t>resistant to political pressure and biases.</w:t>
      </w:r>
    </w:p>
    <w:p w14:paraId="0DA12F7E" w14:textId="2F2E3E99" w:rsidR="00BC3059" w:rsidRDefault="00BC3059" w:rsidP="00BC3059">
      <w:pPr>
        <w:jc w:val="both"/>
      </w:pPr>
      <w:r>
        <w:t>Transparency reduces:</w:t>
      </w:r>
    </w:p>
    <w:p w14:paraId="7BA79A62" w14:textId="11672CD9" w:rsidR="00BC3059" w:rsidRPr="00BC3059" w:rsidRDefault="00BC3059" w:rsidP="00BC3059">
      <w:pPr>
        <w:jc w:val="both"/>
        <w:rPr>
          <w:b/>
          <w:bCs/>
        </w:rPr>
      </w:pPr>
      <w:r w:rsidRPr="00BC3059">
        <w:rPr>
          <w:b/>
          <w:bCs/>
        </w:rPr>
        <w:t>political pressure,</w:t>
      </w:r>
    </w:p>
    <w:p w14:paraId="67DAA8D8" w14:textId="642DF430" w:rsidR="00BC3059" w:rsidRPr="00BC3059" w:rsidRDefault="00BC3059" w:rsidP="00BC3059">
      <w:pPr>
        <w:jc w:val="both"/>
        <w:rPr>
          <w:b/>
          <w:bCs/>
        </w:rPr>
      </w:pPr>
      <w:r w:rsidRPr="00BC3059">
        <w:rPr>
          <w:b/>
          <w:bCs/>
        </w:rPr>
        <w:t>hidden biases,</w:t>
      </w:r>
    </w:p>
    <w:p w14:paraId="4A8C616D" w14:textId="112BF952" w:rsidR="00BC3059" w:rsidRPr="00BC3059" w:rsidRDefault="00BC3059" w:rsidP="00BC3059">
      <w:pPr>
        <w:jc w:val="both"/>
        <w:rPr>
          <w:b/>
          <w:bCs/>
        </w:rPr>
      </w:pPr>
      <w:r w:rsidRPr="00BC3059">
        <w:rPr>
          <w:b/>
          <w:bCs/>
        </w:rPr>
        <w:t>excessive reliance on unstructured judgment,</w:t>
      </w:r>
    </w:p>
    <w:p w14:paraId="06826F36" w14:textId="7099786E" w:rsidR="00BC3059" w:rsidRDefault="00BC3059" w:rsidP="00BC3059">
      <w:pPr>
        <w:jc w:val="both"/>
      </w:pPr>
      <w:r w:rsidRPr="00BC3059">
        <w:rPr>
          <w:b/>
          <w:bCs/>
        </w:rPr>
        <w:t>discretionary deviations from analysis</w:t>
      </w:r>
      <w:r>
        <w:t>.</w:t>
      </w:r>
    </w:p>
    <w:p w14:paraId="54F13193" w14:textId="77777777" w:rsidR="00BC3059" w:rsidRDefault="00BC3059" w:rsidP="00BC3059">
      <w:pPr>
        <w:jc w:val="both"/>
      </w:pPr>
      <w:r>
        <w:t>It creates a culture where decisions are grounded in coherent, scenario-based reasoning.</w:t>
      </w:r>
    </w:p>
    <w:p w14:paraId="4407AEC4" w14:textId="77777777" w:rsidR="00BC3059" w:rsidRDefault="00BC3059" w:rsidP="00BC3059">
      <w:pPr>
        <w:jc w:val="both"/>
      </w:pPr>
    </w:p>
    <w:p w14:paraId="75C87149" w14:textId="77777777" w:rsidR="00BC3059" w:rsidRPr="00BC3059" w:rsidRDefault="00BC3059" w:rsidP="00BC3059">
      <w:pPr>
        <w:jc w:val="both"/>
        <w:rPr>
          <w:b/>
          <w:bCs/>
        </w:rPr>
      </w:pPr>
      <w:r w:rsidRPr="00BC3059">
        <w:rPr>
          <w:b/>
          <w:bCs/>
        </w:rPr>
        <w:t>Conclusion</w:t>
      </w:r>
    </w:p>
    <w:p w14:paraId="46A4443B" w14:textId="59ECAD61" w:rsidR="00BC3059" w:rsidRDefault="00BC3059" w:rsidP="00BC3059">
      <w:pPr>
        <w:jc w:val="both"/>
      </w:pPr>
      <w:r>
        <w:t>Decision-making transparency and individual accountability form a cornerstone of FPAS Mark II. By publishing votes, explanations, and attributed minutes, the Central Bank of Armenia demonstrates its commitment to disciplined reasoning, openness, and credible policymaking under uncertainty.</w:t>
      </w:r>
    </w:p>
    <w:p w14:paraId="26DA64E6" w14:textId="77777777" w:rsidR="00BC3059" w:rsidRDefault="00BC3059" w:rsidP="00BC3059">
      <w:pPr>
        <w:jc w:val="both"/>
      </w:pPr>
      <w:r>
        <w:t>This strengthens trust, anchors expectations, and enhances the effectiveness of monetary policy.</w:t>
      </w:r>
    </w:p>
    <w:p w14:paraId="1362CD57" w14:textId="77777777" w:rsidR="00896F7E" w:rsidRPr="00896F7E" w:rsidRDefault="00000000" w:rsidP="00896F7E">
      <w:pPr>
        <w:jc w:val="both"/>
      </w:pPr>
      <w:r>
        <w:pict w14:anchorId="17240BD4">
          <v:rect id="_x0000_i1044" style="width:0;height:1.5pt" o:hralign="center" o:hrstd="t" o:hr="t" fillcolor="#a0a0a0" stroked="f"/>
        </w:pict>
      </w:r>
    </w:p>
    <w:p w14:paraId="0DA1E6E8" w14:textId="77777777" w:rsidR="00896F7E" w:rsidRDefault="00896F7E" w:rsidP="00A4792F">
      <w:pPr>
        <w:rPr>
          <w:b/>
          <w:bCs/>
        </w:rPr>
      </w:pPr>
    </w:p>
    <w:p w14:paraId="71FBF200" w14:textId="088860E4" w:rsidR="00BC3059" w:rsidRDefault="00BC3059" w:rsidP="00A4792F">
      <w:pPr>
        <w:rPr>
          <w:b/>
          <w:bCs/>
        </w:rPr>
      </w:pPr>
      <w:r>
        <w:rPr>
          <w:b/>
          <w:bCs/>
        </w:rPr>
        <w:t>Script</w:t>
      </w:r>
    </w:p>
    <w:p w14:paraId="3A3E3EB2" w14:textId="77777777" w:rsidR="002C62BB" w:rsidRPr="002F601C" w:rsidRDefault="002C62BB" w:rsidP="00A4792F">
      <w:pPr>
        <w:jc w:val="both"/>
      </w:pPr>
      <w:r w:rsidRPr="002F601C">
        <w:t>Hello, my name is Susanna Grigoryan. I’m a Level One student at the Global Forecasting School and an economist at the Central Bank of Armenia.</w:t>
      </w:r>
    </w:p>
    <w:p w14:paraId="00F81426" w14:textId="77777777" w:rsidR="002C62BB" w:rsidRPr="002F601C" w:rsidRDefault="002C62BB" w:rsidP="00A4792F">
      <w:pPr>
        <w:jc w:val="both"/>
      </w:pPr>
      <w:r w:rsidRPr="002F601C">
        <w:t>In this video, we explore how FPAS Mark II strengthens policy credibility through decision-making transparency and individual accountability.</w:t>
      </w:r>
    </w:p>
    <w:p w14:paraId="4829B558" w14:textId="77777777" w:rsidR="002C62BB" w:rsidRPr="002F601C" w:rsidRDefault="002C62BB" w:rsidP="00A4792F">
      <w:pPr>
        <w:jc w:val="both"/>
      </w:pPr>
      <w:r w:rsidRPr="002F601C">
        <w:lastRenderedPageBreak/>
        <w:t>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accountability marks a major step toward world-class standards in monetary policy governance.</w:t>
      </w:r>
    </w:p>
    <w:p w14:paraId="031ECC03" w14:textId="77777777" w:rsidR="002C62BB" w:rsidRPr="002F601C" w:rsidRDefault="002C62BB" w:rsidP="00A4792F">
      <w:pPr>
        <w:jc w:val="both"/>
      </w:pPr>
      <w:r w:rsidRPr="002F601C">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2F601C" w:rsidRDefault="002C62BB" w:rsidP="00A4792F">
      <w:pPr>
        <w:jc w:val="both"/>
      </w:pPr>
      <w:r w:rsidRPr="002F601C">
        <w:t xml:space="preserve">One of the most important innovations in FPAS Mark II is the publication of </w:t>
      </w:r>
      <w:r>
        <w:t>one-pagers</w:t>
      </w:r>
      <w:r w:rsidRPr="002F601C">
        <w:t>.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2F601C" w:rsidRDefault="002C62BB" w:rsidP="00A4792F">
      <w:pPr>
        <w:jc w:val="both"/>
      </w:pPr>
      <w:r w:rsidRPr="002F601C">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2F601C" w:rsidRDefault="002C62BB" w:rsidP="00A4792F">
      <w:pPr>
        <w:jc w:val="both"/>
      </w:pPr>
      <w:r w:rsidRPr="002F601C">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2F601C" w:rsidRDefault="002C62BB" w:rsidP="00A4792F">
      <w:pPr>
        <w:jc w:val="both"/>
      </w:pPr>
      <w:r w:rsidRPr="002F601C">
        <w:t xml:space="preserve">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w:t>
      </w:r>
      <w:r w:rsidRPr="002F601C">
        <w:lastRenderedPageBreak/>
        <w:t>discretionary deviations from the analytical system. It promotes a culture in which decisions are supported by coherent reasoning and scenario-based analysis.</w:t>
      </w:r>
    </w:p>
    <w:p w14:paraId="00759D1D" w14:textId="77777777" w:rsidR="002C62BB" w:rsidRPr="002F601C" w:rsidRDefault="002C62BB" w:rsidP="00A4792F">
      <w:pPr>
        <w:jc w:val="both"/>
      </w:pPr>
      <w:r w:rsidRPr="002F601C">
        <w:t>Decision-making transparency and individual accountability form a cornerstone of FPAS Mark II. By publishing votes, explanations, and minutes, the Central Bank of Armenia demonstrates its commitment to openness, disciplined reasoning, and credible policymaking under uncertainty. This strengthens trust, anchors expectations, and enhances the effectiveness of monetary policy.</w:t>
      </w:r>
    </w:p>
    <w:p w14:paraId="3B1913BD" w14:textId="77777777" w:rsidR="002C62BB" w:rsidRPr="002F601C" w:rsidRDefault="002C62BB" w:rsidP="00A4792F">
      <w:pPr>
        <w:jc w:val="both"/>
      </w:pPr>
      <w:r w:rsidRPr="002F601C">
        <w:t xml:space="preserve">I would like to thank Douglas Laxton, Jared Laxton, Asya Kostanyan, and </w:t>
      </w:r>
      <w:proofErr w:type="spellStart"/>
      <w:r w:rsidRPr="002F601C">
        <w:t>Sophio</w:t>
      </w:r>
      <w:proofErr w:type="spellEnd"/>
      <w:r w:rsidRPr="002F601C">
        <w:t xml:space="preserve"> Mkervalidze for their guidance and support in helping me prepare this video.</w:t>
      </w:r>
    </w:p>
    <w:p w14:paraId="4C1707F6" w14:textId="77777777" w:rsidR="002C62BB" w:rsidRDefault="002C62BB" w:rsidP="00A4792F">
      <w:pPr>
        <w:rPr>
          <w:b/>
          <w:bCs/>
        </w:rPr>
      </w:pPr>
    </w:p>
    <w:p w14:paraId="2A99468E" w14:textId="77777777" w:rsidR="002C62BB" w:rsidRPr="009659F4" w:rsidRDefault="002C62BB" w:rsidP="00A4792F">
      <w:pPr>
        <w:rPr>
          <w:b/>
          <w:bCs/>
        </w:rPr>
      </w:pPr>
      <w:r w:rsidRPr="009659F4">
        <w:rPr>
          <w:b/>
          <w:bCs/>
        </w:rPr>
        <w:t>Literature &amp; Further Reading</w:t>
      </w:r>
    </w:p>
    <w:p w14:paraId="5534756D"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5889A725" w14:textId="77777777" w:rsidR="002C62BB" w:rsidRPr="00B76A1F" w:rsidRDefault="002C62BB" w:rsidP="00A4792F">
      <w:pPr>
        <w:ind w:left="720"/>
        <w:jc w:val="both"/>
      </w:pPr>
      <w:hyperlink r:id="rId109" w:history="1">
        <w:r w:rsidRPr="00B76A1F">
          <w:rPr>
            <w:rStyle w:val="Hyperlink"/>
          </w:rPr>
          <w:t>https://www.ijcb.org/journal/ijcb14q1a6.htm</w:t>
        </w:r>
      </w:hyperlink>
    </w:p>
    <w:p w14:paraId="33DE1A66"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10" w:tgtFrame="_blank" w:history="1">
        <w:r w:rsidRPr="00B76A1F">
          <w:rPr>
            <w:rStyle w:val="Hyperlink"/>
          </w:rPr>
          <w:t>https://www.thebetterpolicyproject.org/_files/ugd/bf672a_44316592afd24e26add8648beeb507a2.pdf</w:t>
        </w:r>
      </w:hyperlink>
    </w:p>
    <w:p w14:paraId="6AA77A5E" w14:textId="77777777" w:rsidR="002C62BB" w:rsidRPr="00B76A1F" w:rsidRDefault="002C62BB" w:rsidP="002C62BB">
      <w:pPr>
        <w:numPr>
          <w:ilvl w:val="0"/>
          <w:numId w:val="15"/>
        </w:numPr>
        <w:jc w:val="both"/>
      </w:pPr>
      <w:r w:rsidRPr="00B76A1F">
        <w:t>Freedman, C., &amp; Laxton, D. (2009). “Why Inflation Targeting?” IMF Working Paper 09/86. </w:t>
      </w:r>
      <w:hyperlink r:id="rId111" w:tgtFrame="_blank" w:history="1">
        <w:r w:rsidRPr="00B76A1F">
          <w:rPr>
            <w:rStyle w:val="Hyperlink"/>
          </w:rPr>
          <w:t>https://www.imf.org/external/pubs/ft/wp/2009/wp0986.pdf</w:t>
        </w:r>
      </w:hyperlink>
    </w:p>
    <w:p w14:paraId="360E54A5"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5ED21861" w14:textId="77777777" w:rsidR="002C62BB" w:rsidRPr="00B76A1F" w:rsidRDefault="002C62BB" w:rsidP="00A4792F">
      <w:pPr>
        <w:ind w:left="720"/>
        <w:jc w:val="both"/>
      </w:pPr>
      <w:hyperlink r:id="rId112" w:history="1">
        <w:r w:rsidRPr="00B76A1F">
          <w:rPr>
            <w:rStyle w:val="Hyperlink"/>
          </w:rPr>
          <w:t>https://www.imf.org/en/publications/wp/issues/2016/12/30/is-the-phillips-curve-really-a-curve-some-evidence-for-canada-the-united-kingdom-and-the-2079</w:t>
        </w:r>
      </w:hyperlink>
    </w:p>
    <w:p w14:paraId="3CFE244B" w14:textId="77777777" w:rsidR="002C62BB" w:rsidRDefault="002C62BB"/>
    <w:p w14:paraId="336CDF73" w14:textId="2059F55A" w:rsidR="002C62BB" w:rsidRDefault="002C62BB">
      <w:r>
        <w:br w:type="page"/>
      </w:r>
    </w:p>
    <w:p w14:paraId="08BB074D" w14:textId="77777777" w:rsidR="002C62BB" w:rsidRDefault="002C62BB" w:rsidP="002C62BB">
      <w:pPr>
        <w:pStyle w:val="Heading1"/>
      </w:pPr>
      <w:bookmarkStart w:id="421" w:name="_Toc214436087"/>
      <w:bookmarkStart w:id="422" w:name="_Toc214436114"/>
      <w:r w:rsidRPr="00A069CC">
        <w:lastRenderedPageBreak/>
        <w:t>The Accountability Framework</w:t>
      </w:r>
      <w:bookmarkEnd w:id="421"/>
      <w:bookmarkEnd w:id="422"/>
    </w:p>
    <w:p w14:paraId="0A13B785" w14:textId="77777777" w:rsidR="002C62BB" w:rsidRDefault="002C62BB" w:rsidP="00A4792F">
      <w:pPr>
        <w:jc w:val="center"/>
        <w:rPr>
          <w:b/>
          <w:bCs/>
        </w:rPr>
      </w:pPr>
    </w:p>
    <w:p w14:paraId="317412AE" w14:textId="77777777" w:rsidR="002C62BB" w:rsidRDefault="002C62BB" w:rsidP="00A4792F">
      <w:pPr>
        <w:rPr>
          <w:b/>
          <w:bCs/>
        </w:rPr>
      </w:pPr>
      <w:r>
        <w:rPr>
          <w:b/>
          <w:bCs/>
        </w:rPr>
        <w:t>Susanna Grigoryan</w:t>
      </w:r>
    </w:p>
    <w:p w14:paraId="4CFD5AE0" w14:textId="77777777" w:rsidR="002C62BB" w:rsidRPr="009659F4" w:rsidRDefault="002C62BB" w:rsidP="00A4792F">
      <w:pPr>
        <w:rPr>
          <w:b/>
          <w:bCs/>
        </w:rPr>
      </w:pPr>
      <w:r w:rsidRPr="009659F4">
        <w:rPr>
          <w:b/>
          <w:bCs/>
        </w:rPr>
        <w:t>Recent Staff Member, Monetary Policy Department, Central Bank of Armenia</w:t>
      </w:r>
    </w:p>
    <w:p w14:paraId="2E943006" w14:textId="77777777" w:rsidR="002C62BB" w:rsidRPr="009659F4" w:rsidRDefault="002C62BB" w:rsidP="00A4792F">
      <w:pPr>
        <w:rPr>
          <w:b/>
          <w:bCs/>
        </w:rPr>
      </w:pPr>
      <w:r w:rsidRPr="009659F4">
        <w:rPr>
          <w:b/>
          <w:bCs/>
        </w:rPr>
        <w:t>Student, Global Forecasting School</w:t>
      </w:r>
    </w:p>
    <w:p w14:paraId="06031832" w14:textId="77777777" w:rsidR="002C62BB" w:rsidRDefault="002C62BB" w:rsidP="00A4792F">
      <w:pPr>
        <w:rPr>
          <w:b/>
          <w:bCs/>
        </w:rPr>
      </w:pPr>
      <w:r>
        <w:rPr>
          <w:b/>
          <w:bCs/>
        </w:rPr>
        <w:t xml:space="preserve">November </w:t>
      </w:r>
      <w:r w:rsidRPr="009659F4">
        <w:rPr>
          <w:b/>
          <w:bCs/>
        </w:rPr>
        <w:t>2025</w:t>
      </w:r>
    </w:p>
    <w:p w14:paraId="653234F8" w14:textId="77777777" w:rsidR="00896F7E" w:rsidRDefault="00896F7E" w:rsidP="00A4792F">
      <w:pPr>
        <w:rPr>
          <w:b/>
          <w:bCs/>
        </w:rPr>
      </w:pPr>
    </w:p>
    <w:p w14:paraId="1464C90F" w14:textId="77777777" w:rsidR="00896F7E" w:rsidRDefault="00896F7E" w:rsidP="00896F7E">
      <w:pPr>
        <w:rPr>
          <w:b/>
          <w:bCs/>
        </w:rPr>
      </w:pPr>
      <w:r w:rsidRPr="00896F7E">
        <w:rPr>
          <w:b/>
          <w:bCs/>
        </w:rPr>
        <w:t>Note</w:t>
      </w:r>
    </w:p>
    <w:p w14:paraId="45F93B37" w14:textId="77777777" w:rsidR="00B95FC1" w:rsidRPr="00B95FC1" w:rsidRDefault="00B95FC1" w:rsidP="00B95FC1">
      <w:pPr>
        <w:jc w:val="both"/>
        <w:rPr>
          <w:b/>
          <w:bCs/>
        </w:rPr>
      </w:pPr>
      <w:r w:rsidRPr="00B95FC1">
        <w:rPr>
          <w:b/>
          <w:bCs/>
        </w:rPr>
        <w:t>Introduction</w:t>
      </w:r>
    </w:p>
    <w:p w14:paraId="07F9E96C" w14:textId="1DFFFBA4" w:rsidR="00B95FC1" w:rsidRDefault="00B95FC1" w:rsidP="00B95FC1">
      <w:pPr>
        <w:jc w:val="both"/>
      </w:pPr>
      <w:r>
        <w:t>Accountability is a defining feature of FPAS Mark II. It ensures that monetary policy decisions are transparent, disciplined, and aligned with the mandate of price stability. The Account- ability Framework provides structure for how the Central Bank of Armenia evaluates policy outcomes, reviews internal processes, and communicates results to the public.</w:t>
      </w:r>
    </w:p>
    <w:p w14:paraId="197C9A85" w14:textId="57900DAD" w:rsidR="00B95FC1" w:rsidRPr="00B95FC1" w:rsidRDefault="00B95FC1" w:rsidP="00B95FC1">
      <w:pPr>
        <w:jc w:val="both"/>
        <w:rPr>
          <w:b/>
          <w:bCs/>
        </w:rPr>
      </w:pPr>
      <w:r w:rsidRPr="00B95FC1">
        <w:rPr>
          <w:b/>
          <w:bCs/>
        </w:rPr>
        <w:t>1. Purpose of the Accountability Framework</w:t>
      </w:r>
    </w:p>
    <w:p w14:paraId="5C40A254" w14:textId="77777777" w:rsidR="00B95FC1" w:rsidRDefault="00B95FC1" w:rsidP="00B95FC1">
      <w:pPr>
        <w:jc w:val="both"/>
      </w:pPr>
      <w:r>
        <w:t>Accountability reinforces credibility by demonstrating that:</w:t>
      </w:r>
    </w:p>
    <w:p w14:paraId="36A04B54" w14:textId="58C94610" w:rsidR="00B95FC1" w:rsidRDefault="00B95FC1" w:rsidP="00B95FC1">
      <w:pPr>
        <w:pStyle w:val="ListParagraph"/>
        <w:numPr>
          <w:ilvl w:val="0"/>
          <w:numId w:val="40"/>
        </w:numPr>
        <w:jc w:val="both"/>
      </w:pPr>
      <w:r>
        <w:t>decisions are evaluated against clear objectives,</w:t>
      </w:r>
    </w:p>
    <w:p w14:paraId="3E76B50D" w14:textId="6F258F05" w:rsidR="00B95FC1" w:rsidRDefault="00B95FC1" w:rsidP="00B95FC1">
      <w:pPr>
        <w:pStyle w:val="ListParagraph"/>
        <w:numPr>
          <w:ilvl w:val="0"/>
          <w:numId w:val="40"/>
        </w:numPr>
        <w:jc w:val="both"/>
      </w:pPr>
      <w:r>
        <w:t>mistakes are acknowledged and addressed,</w:t>
      </w:r>
    </w:p>
    <w:p w14:paraId="6B0C7DE6" w14:textId="7B3936E5" w:rsidR="00B95FC1" w:rsidRDefault="00B95FC1" w:rsidP="00B95FC1">
      <w:pPr>
        <w:pStyle w:val="ListParagraph"/>
        <w:numPr>
          <w:ilvl w:val="0"/>
          <w:numId w:val="40"/>
        </w:numPr>
        <w:jc w:val="both"/>
      </w:pPr>
      <w:r>
        <w:t>processes improve over time.</w:t>
      </w:r>
    </w:p>
    <w:p w14:paraId="0E268FDE" w14:textId="2AF50176" w:rsidR="00B95FC1" w:rsidRDefault="00B95FC1" w:rsidP="00B95FC1">
      <w:pPr>
        <w:jc w:val="both"/>
      </w:pPr>
      <w:r>
        <w:t>Under FPAS Mark II, accountability is continuous, not episodic. It is built directly into the 29-day policy cycle and the institutional communication strategy.</w:t>
      </w:r>
    </w:p>
    <w:p w14:paraId="7869E4E7" w14:textId="55DB7F2E" w:rsidR="00B95FC1" w:rsidRPr="00B95FC1" w:rsidRDefault="00B95FC1" w:rsidP="00B95FC1">
      <w:pPr>
        <w:jc w:val="both"/>
        <w:rPr>
          <w:b/>
          <w:bCs/>
        </w:rPr>
      </w:pPr>
      <w:r w:rsidRPr="00B95FC1">
        <w:rPr>
          <w:b/>
          <w:bCs/>
        </w:rPr>
        <w:t>2. Measuring Policy Outcomes Against Objectives</w:t>
      </w:r>
    </w:p>
    <w:p w14:paraId="117F6709" w14:textId="77777777" w:rsidR="00B95FC1" w:rsidRDefault="00B95FC1" w:rsidP="00B95FC1">
      <w:pPr>
        <w:jc w:val="both"/>
      </w:pPr>
      <w:r>
        <w:t>Policy success is assessed against:</w:t>
      </w:r>
    </w:p>
    <w:p w14:paraId="5FA07426" w14:textId="1FD16B33" w:rsidR="00B95FC1" w:rsidRDefault="00B95FC1" w:rsidP="00B95FC1">
      <w:pPr>
        <w:pStyle w:val="ListParagraph"/>
        <w:numPr>
          <w:ilvl w:val="0"/>
          <w:numId w:val="40"/>
        </w:numPr>
        <w:jc w:val="both"/>
      </w:pPr>
      <w:r>
        <w:t>inflation developments relative to the target,</w:t>
      </w:r>
    </w:p>
    <w:p w14:paraId="2994B245" w14:textId="22BD5901" w:rsidR="00B95FC1" w:rsidRDefault="00B95FC1" w:rsidP="00B95FC1">
      <w:pPr>
        <w:pStyle w:val="ListParagraph"/>
        <w:numPr>
          <w:ilvl w:val="0"/>
          <w:numId w:val="40"/>
        </w:numPr>
        <w:jc w:val="both"/>
      </w:pPr>
      <w:r>
        <w:t>measures of underlying inflation,</w:t>
      </w:r>
    </w:p>
    <w:p w14:paraId="4887BA16" w14:textId="68B1F1D7" w:rsidR="00B95FC1" w:rsidRDefault="00B95FC1" w:rsidP="00B95FC1">
      <w:pPr>
        <w:pStyle w:val="ListParagraph"/>
        <w:numPr>
          <w:ilvl w:val="0"/>
          <w:numId w:val="40"/>
        </w:numPr>
        <w:jc w:val="both"/>
      </w:pPr>
      <w:r>
        <w:t xml:space="preserve">economic slack and </w:t>
      </w:r>
      <w:proofErr w:type="spellStart"/>
      <w:r>
        <w:t>labor</w:t>
      </w:r>
      <w:proofErr w:type="spellEnd"/>
      <w:r>
        <w:t xml:space="preserve"> market indicators,</w:t>
      </w:r>
    </w:p>
    <w:p w14:paraId="19FAC09A" w14:textId="4F628FCA" w:rsidR="00B95FC1" w:rsidRDefault="00B95FC1" w:rsidP="00B95FC1">
      <w:pPr>
        <w:pStyle w:val="ListParagraph"/>
        <w:numPr>
          <w:ilvl w:val="0"/>
          <w:numId w:val="40"/>
        </w:numPr>
        <w:jc w:val="both"/>
      </w:pPr>
      <w:r>
        <w:t>financial stability metrics,</w:t>
      </w:r>
    </w:p>
    <w:p w14:paraId="43BB88EB" w14:textId="3CA5462D" w:rsidR="00B95FC1" w:rsidRDefault="00B95FC1" w:rsidP="00B95FC1">
      <w:pPr>
        <w:pStyle w:val="ListParagraph"/>
        <w:numPr>
          <w:ilvl w:val="0"/>
          <w:numId w:val="40"/>
        </w:numPr>
        <w:jc w:val="both"/>
      </w:pPr>
      <w:r>
        <w:t>external and geopolitical risks.</w:t>
      </w:r>
    </w:p>
    <w:p w14:paraId="3A20E27C" w14:textId="38B95D14" w:rsidR="00B95FC1" w:rsidRDefault="00B95FC1" w:rsidP="00B95FC1">
      <w:pPr>
        <w:jc w:val="both"/>
      </w:pPr>
      <w:r>
        <w:lastRenderedPageBreak/>
        <w:t>FPAS Mark II emphasizes evaluating outcomes within an uncertainty-aware, least-regrets framework-avoiding rigid scorekeeping while maintaining transparency.</w:t>
      </w:r>
    </w:p>
    <w:p w14:paraId="1A9D84C4" w14:textId="3CFD25A9" w:rsidR="00B95FC1" w:rsidRPr="00B95FC1" w:rsidRDefault="00B95FC1" w:rsidP="00B95FC1">
      <w:pPr>
        <w:jc w:val="both"/>
        <w:rPr>
          <w:b/>
          <w:bCs/>
        </w:rPr>
      </w:pPr>
      <w:r w:rsidRPr="00B95FC1">
        <w:rPr>
          <w:b/>
          <w:bCs/>
        </w:rPr>
        <w:t>3.</w:t>
      </w:r>
      <w:r>
        <w:rPr>
          <w:b/>
          <w:bCs/>
        </w:rPr>
        <w:t xml:space="preserve"> </w:t>
      </w:r>
      <w:r w:rsidRPr="00B95FC1">
        <w:rPr>
          <w:b/>
          <w:bCs/>
        </w:rPr>
        <w:t>Internal Review Mechanisms</w:t>
      </w:r>
    </w:p>
    <w:p w14:paraId="27FB2540" w14:textId="77777777" w:rsidR="00B95FC1" w:rsidRDefault="00B95FC1" w:rsidP="00B95FC1">
      <w:pPr>
        <w:jc w:val="both"/>
      </w:pPr>
      <w:r>
        <w:t>Internal accountability is strengthened through:</w:t>
      </w:r>
    </w:p>
    <w:p w14:paraId="523C4E41" w14:textId="213FEB9C" w:rsidR="00B95FC1" w:rsidRDefault="00B95FC1" w:rsidP="00B95FC1">
      <w:pPr>
        <w:pStyle w:val="ListParagraph"/>
        <w:numPr>
          <w:ilvl w:val="0"/>
          <w:numId w:val="40"/>
        </w:numPr>
        <w:jc w:val="both"/>
      </w:pPr>
      <w:r>
        <w:t>post-round reviews,</w:t>
      </w:r>
    </w:p>
    <w:p w14:paraId="6E93044E" w14:textId="0B2F14B5" w:rsidR="00B95FC1" w:rsidRDefault="00B95FC1" w:rsidP="00B95FC1">
      <w:pPr>
        <w:pStyle w:val="ListParagraph"/>
        <w:numPr>
          <w:ilvl w:val="0"/>
          <w:numId w:val="63"/>
        </w:numPr>
        <w:jc w:val="both"/>
      </w:pPr>
      <w:r>
        <w:t>forecast performance assessment,</w:t>
      </w:r>
    </w:p>
    <w:p w14:paraId="1919055F" w14:textId="30E15CD9" w:rsidR="00B95FC1" w:rsidRDefault="00B95FC1" w:rsidP="00B95FC1">
      <w:pPr>
        <w:pStyle w:val="ListParagraph"/>
        <w:numPr>
          <w:ilvl w:val="0"/>
          <w:numId w:val="40"/>
        </w:numPr>
        <w:jc w:val="both"/>
      </w:pPr>
      <w:r>
        <w:t>scenario effectiveness evaluations,</w:t>
      </w:r>
    </w:p>
    <w:p w14:paraId="6FEFC9AD" w14:textId="05E2D289" w:rsidR="00B95FC1" w:rsidRDefault="00B95FC1" w:rsidP="00B95FC1">
      <w:pPr>
        <w:pStyle w:val="ListParagraph"/>
        <w:numPr>
          <w:ilvl w:val="0"/>
          <w:numId w:val="40"/>
        </w:numPr>
        <w:jc w:val="both"/>
      </w:pPr>
      <w:r>
        <w:t>credibility and expectations analysis,</w:t>
      </w:r>
    </w:p>
    <w:p w14:paraId="5D18EC94" w14:textId="0AD97B82" w:rsidR="00B95FC1" w:rsidRDefault="00B95FC1" w:rsidP="00B95FC1">
      <w:pPr>
        <w:pStyle w:val="ListParagraph"/>
        <w:numPr>
          <w:ilvl w:val="0"/>
          <w:numId w:val="40"/>
        </w:numPr>
        <w:jc w:val="both"/>
      </w:pPr>
      <w:r>
        <w:t>communication quality checks.</w:t>
      </w:r>
    </w:p>
    <w:p w14:paraId="3FC2BFCE" w14:textId="7CF4E15C" w:rsidR="00B95FC1" w:rsidRDefault="00B95FC1" w:rsidP="00B95FC1">
      <w:pPr>
        <w:jc w:val="both"/>
      </w:pPr>
      <w:r>
        <w:t>These reviews build institutional memory and reinforce learning across policy rounds.</w:t>
      </w:r>
    </w:p>
    <w:p w14:paraId="2D4512D6" w14:textId="351442E8" w:rsidR="00B95FC1" w:rsidRPr="00B95FC1" w:rsidRDefault="00B95FC1" w:rsidP="00B95FC1">
      <w:pPr>
        <w:jc w:val="both"/>
        <w:rPr>
          <w:b/>
          <w:bCs/>
        </w:rPr>
      </w:pPr>
      <w:r w:rsidRPr="00B95FC1">
        <w:rPr>
          <w:b/>
          <w:bCs/>
        </w:rPr>
        <w:t>4.</w:t>
      </w:r>
      <w:r>
        <w:rPr>
          <w:b/>
          <w:bCs/>
        </w:rPr>
        <w:t xml:space="preserve"> </w:t>
      </w:r>
      <w:r w:rsidRPr="00B95FC1">
        <w:rPr>
          <w:b/>
          <w:bCs/>
        </w:rPr>
        <w:t>External Review and Public Accountability</w:t>
      </w:r>
    </w:p>
    <w:p w14:paraId="4DF05CC8" w14:textId="77777777" w:rsidR="00B95FC1" w:rsidRDefault="00B95FC1" w:rsidP="00B95FC1">
      <w:pPr>
        <w:jc w:val="both"/>
      </w:pPr>
      <w:r>
        <w:t>Transparency also requires external accountability. This includes:</w:t>
      </w:r>
    </w:p>
    <w:p w14:paraId="1924319C" w14:textId="204BF3E5" w:rsidR="00B95FC1" w:rsidRDefault="00B95FC1" w:rsidP="00B95FC1">
      <w:pPr>
        <w:pStyle w:val="ListParagraph"/>
        <w:numPr>
          <w:ilvl w:val="0"/>
          <w:numId w:val="40"/>
        </w:numPr>
        <w:jc w:val="both"/>
      </w:pPr>
      <w:r>
        <w:t>publication of the Monetary Policy Report,</w:t>
      </w:r>
    </w:p>
    <w:p w14:paraId="1C8FF60E" w14:textId="1CAD79EF" w:rsidR="00B95FC1" w:rsidRDefault="00B95FC1" w:rsidP="00B95FC1">
      <w:pPr>
        <w:pStyle w:val="ListParagraph"/>
        <w:numPr>
          <w:ilvl w:val="0"/>
          <w:numId w:val="40"/>
        </w:numPr>
        <w:jc w:val="both"/>
      </w:pPr>
      <w:r>
        <w:t>the Executive Statement,</w:t>
      </w:r>
    </w:p>
    <w:p w14:paraId="59DF3C65" w14:textId="6D06C755" w:rsidR="00B95FC1" w:rsidRDefault="00B95FC1" w:rsidP="00B95FC1">
      <w:pPr>
        <w:pStyle w:val="ListParagraph"/>
        <w:numPr>
          <w:ilvl w:val="0"/>
          <w:numId w:val="40"/>
        </w:numPr>
        <w:jc w:val="both"/>
      </w:pPr>
      <w:r>
        <w:t>attributed minutes,</w:t>
      </w:r>
    </w:p>
    <w:p w14:paraId="641CC934" w14:textId="060A9B60" w:rsidR="00B95FC1" w:rsidRDefault="00B95FC1" w:rsidP="00B95FC1">
      <w:pPr>
        <w:pStyle w:val="ListParagraph"/>
        <w:numPr>
          <w:ilvl w:val="0"/>
          <w:numId w:val="40"/>
        </w:numPr>
        <w:jc w:val="both"/>
      </w:pPr>
      <w:r>
        <w:t>press conferences,</w:t>
      </w:r>
    </w:p>
    <w:p w14:paraId="3F5FB9EA" w14:textId="06D606F3" w:rsidR="00B95FC1" w:rsidRDefault="00B95FC1" w:rsidP="00B95FC1">
      <w:pPr>
        <w:pStyle w:val="ListParagraph"/>
        <w:numPr>
          <w:ilvl w:val="0"/>
          <w:numId w:val="40"/>
        </w:numPr>
        <w:jc w:val="both"/>
      </w:pPr>
      <w:r>
        <w:t>annual reviews.</w:t>
      </w:r>
    </w:p>
    <w:p w14:paraId="0D2E3816" w14:textId="6B9A2DE7" w:rsidR="00B95FC1" w:rsidRDefault="00B95FC1" w:rsidP="00B95FC1">
      <w:pPr>
        <w:jc w:val="both"/>
      </w:pPr>
      <w:r>
        <w:t>External accountability reinforces democratic legitimacy and allows analysts, experts, and the public to scrutinize policy decisions under FPAS Mark II.</w:t>
      </w:r>
    </w:p>
    <w:p w14:paraId="412A500D" w14:textId="7C78CC07" w:rsidR="00B95FC1" w:rsidRPr="00B95FC1" w:rsidRDefault="00B95FC1" w:rsidP="00B95FC1">
      <w:pPr>
        <w:jc w:val="both"/>
        <w:rPr>
          <w:b/>
          <w:bCs/>
        </w:rPr>
      </w:pPr>
      <w:r w:rsidRPr="00B95FC1">
        <w:rPr>
          <w:b/>
          <w:bCs/>
        </w:rPr>
        <w:t>5.</w:t>
      </w:r>
      <w:r>
        <w:rPr>
          <w:b/>
          <w:bCs/>
        </w:rPr>
        <w:t xml:space="preserve"> </w:t>
      </w:r>
      <w:r w:rsidRPr="00B95FC1">
        <w:rPr>
          <w:b/>
          <w:bCs/>
        </w:rPr>
        <w:t>Embedding Accountability in Institutional Culture</w:t>
      </w:r>
    </w:p>
    <w:p w14:paraId="0F4DD512" w14:textId="77777777" w:rsidR="00B95FC1" w:rsidRDefault="00B95FC1" w:rsidP="00B95FC1">
      <w:pPr>
        <w:jc w:val="both"/>
      </w:pPr>
      <w:r>
        <w:t>Accountability is not merely procedural-it is cultural. FPAS Mark II promotes:</w:t>
      </w:r>
    </w:p>
    <w:p w14:paraId="37F3DEEB" w14:textId="7CF8580E" w:rsidR="00B95FC1" w:rsidRDefault="00B95FC1" w:rsidP="00B95FC1">
      <w:pPr>
        <w:pStyle w:val="ListParagraph"/>
        <w:numPr>
          <w:ilvl w:val="0"/>
          <w:numId w:val="40"/>
        </w:numPr>
        <w:jc w:val="both"/>
      </w:pPr>
      <w:r>
        <w:t>humility in decision-making,</w:t>
      </w:r>
    </w:p>
    <w:p w14:paraId="21BBACDF" w14:textId="0A3D56C4" w:rsidR="00B95FC1" w:rsidRDefault="00B95FC1" w:rsidP="00B95FC1">
      <w:pPr>
        <w:pStyle w:val="ListParagraph"/>
        <w:numPr>
          <w:ilvl w:val="0"/>
          <w:numId w:val="40"/>
        </w:numPr>
        <w:jc w:val="both"/>
      </w:pPr>
      <w:r>
        <w:t>openness about uncertainty,</w:t>
      </w:r>
    </w:p>
    <w:p w14:paraId="37E3B623" w14:textId="4CDD22C9" w:rsidR="00B95FC1" w:rsidRDefault="00B95FC1" w:rsidP="00B95FC1">
      <w:pPr>
        <w:pStyle w:val="ListParagraph"/>
        <w:numPr>
          <w:ilvl w:val="0"/>
          <w:numId w:val="40"/>
        </w:numPr>
        <w:jc w:val="both"/>
      </w:pPr>
      <w:r>
        <w:t>willingness to revise assessments,</w:t>
      </w:r>
    </w:p>
    <w:p w14:paraId="35CF2F5D" w14:textId="7A755CDC" w:rsidR="00B95FC1" w:rsidRDefault="00B95FC1" w:rsidP="00B95FC1">
      <w:pPr>
        <w:pStyle w:val="ListParagraph"/>
        <w:numPr>
          <w:ilvl w:val="0"/>
          <w:numId w:val="40"/>
        </w:numPr>
        <w:jc w:val="both"/>
      </w:pPr>
      <w:r>
        <w:t>clear communication of risks.</w:t>
      </w:r>
    </w:p>
    <w:p w14:paraId="305782DD" w14:textId="63B6E17D" w:rsidR="00B95FC1" w:rsidRDefault="00B95FC1" w:rsidP="00B95FC1">
      <w:pPr>
        <w:jc w:val="both"/>
      </w:pPr>
      <w:r>
        <w:t>This culture ensures that accountability becomes a source of strength rather than a constraint.</w:t>
      </w:r>
    </w:p>
    <w:p w14:paraId="284428E9" w14:textId="77777777" w:rsidR="00B95FC1" w:rsidRPr="00B95FC1" w:rsidRDefault="00B95FC1" w:rsidP="00B95FC1">
      <w:pPr>
        <w:jc w:val="both"/>
        <w:rPr>
          <w:b/>
          <w:bCs/>
        </w:rPr>
      </w:pPr>
      <w:r w:rsidRPr="00B95FC1">
        <w:rPr>
          <w:b/>
          <w:bCs/>
        </w:rPr>
        <w:t>Conclusion</w:t>
      </w:r>
    </w:p>
    <w:p w14:paraId="798206E8" w14:textId="59E23734" w:rsidR="00896F7E" w:rsidRPr="00896F7E" w:rsidRDefault="00B95FC1" w:rsidP="00B95FC1">
      <w:pPr>
        <w:jc w:val="both"/>
      </w:pPr>
      <w:r>
        <w:t xml:space="preserve">The Accountability Framework of FPAS Mark II ensures that the Central Bank of Armenia remains transparent, credible, and aligned with its mandate. By integrating </w:t>
      </w:r>
      <w:r>
        <w:lastRenderedPageBreak/>
        <w:t>accountability into analysis, communication, and institutional learning, the Bank strengthens public trust and enhances policy effectiveness.</w:t>
      </w:r>
      <w:r w:rsidR="00000000">
        <w:pict w14:anchorId="10A13B18">
          <v:rect id="_x0000_i1045" style="width:0;height:1.5pt" o:hralign="center" o:hrstd="t" o:hr="t" fillcolor="#a0a0a0" stroked="f"/>
        </w:pict>
      </w:r>
    </w:p>
    <w:p w14:paraId="3A6004B4" w14:textId="77777777" w:rsidR="00896F7E" w:rsidRDefault="00896F7E" w:rsidP="00A4792F">
      <w:pPr>
        <w:rPr>
          <w:b/>
          <w:bCs/>
        </w:rPr>
      </w:pPr>
    </w:p>
    <w:p w14:paraId="3FC3EA9D" w14:textId="5278147D" w:rsidR="002C62BB" w:rsidRDefault="00B95FC1" w:rsidP="00A4792F">
      <w:pPr>
        <w:rPr>
          <w:b/>
          <w:bCs/>
        </w:rPr>
      </w:pPr>
      <w:r>
        <w:rPr>
          <w:b/>
          <w:bCs/>
        </w:rPr>
        <w:t>Script</w:t>
      </w:r>
    </w:p>
    <w:p w14:paraId="5A0C6891" w14:textId="77777777" w:rsidR="002C62BB" w:rsidRPr="00A069CC" w:rsidRDefault="002C62BB" w:rsidP="00A4792F">
      <w:pPr>
        <w:jc w:val="both"/>
      </w:pPr>
      <w:r w:rsidRPr="00A069CC">
        <w:t>Hello, my name is Susanna Grigoryan. I’m a Level One student at the Global Forecasting School and an economist at the Central Bank of Armenia.</w:t>
      </w:r>
    </w:p>
    <w:p w14:paraId="29147338" w14:textId="77777777" w:rsidR="002C62BB" w:rsidRPr="00A069CC" w:rsidRDefault="002C62BB" w:rsidP="00A4792F">
      <w:pPr>
        <w:jc w:val="both"/>
      </w:pPr>
      <w:r w:rsidRPr="00A069CC">
        <w:t>In today’s video, we explore how FPAS Mark II strengthens credibility through a robust Accountability Framework.</w:t>
      </w:r>
    </w:p>
    <w:p w14:paraId="1094FE71" w14:textId="77777777" w:rsidR="002C62BB" w:rsidRPr="00A069CC" w:rsidRDefault="002C62BB" w:rsidP="00A4792F">
      <w:pPr>
        <w:jc w:val="both"/>
      </w:pPr>
      <w:r w:rsidRPr="00A069CC">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A069CC" w:rsidRDefault="002C62BB" w:rsidP="00A4792F">
      <w:pPr>
        <w:jc w:val="both"/>
      </w:pPr>
      <w:r w:rsidRPr="00A069CC">
        <w:t>Accountability reinforces credibility by demonstrating that decisions are evaluated against clear objectives, that mistakes are acknowledged and addressed, and that processes improve over time. Under FPAS Mark II, accountability is continuous, not episodic. It is built directly into the 29-day policy cycle and the institutional communication strategy.</w:t>
      </w:r>
    </w:p>
    <w:p w14:paraId="63F9179D" w14:textId="77777777" w:rsidR="002C62BB" w:rsidRPr="00A069CC" w:rsidRDefault="002C62BB" w:rsidP="00A4792F">
      <w:pPr>
        <w:jc w:val="both"/>
      </w:pPr>
      <w:r w:rsidRPr="00A069CC">
        <w:t xml:space="preserve">Policy success is assessed against inflation developments relative to the target, measures of underlying inflation, economic slack and </w:t>
      </w:r>
      <w:proofErr w:type="spellStart"/>
      <w:r w:rsidRPr="00A069CC">
        <w:t>labor</w:t>
      </w:r>
      <w:proofErr w:type="spellEnd"/>
      <w:r w:rsidRPr="00A069CC">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A069CC" w:rsidRDefault="002C62BB" w:rsidP="00A4792F">
      <w:pPr>
        <w:jc w:val="both"/>
      </w:pPr>
      <w:r w:rsidRPr="00A069CC">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A069CC" w:rsidRDefault="002C62BB" w:rsidP="00A4792F">
      <w:pPr>
        <w:jc w:val="both"/>
      </w:pPr>
      <w:r w:rsidRPr="00A069CC">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A069CC" w:rsidRDefault="002C62BB" w:rsidP="00A4792F">
      <w:pPr>
        <w:jc w:val="both"/>
      </w:pPr>
      <w:r w:rsidRPr="00A069CC">
        <w:lastRenderedPageBreak/>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A069CC" w:rsidRDefault="002C62BB" w:rsidP="00A4792F">
      <w:pPr>
        <w:jc w:val="both"/>
      </w:pPr>
      <w:r w:rsidRPr="00A069CC">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DC0502E" w14:textId="77777777" w:rsidR="002C62BB" w:rsidRPr="00A069CC" w:rsidRDefault="002C62BB" w:rsidP="00A4792F">
      <w:pPr>
        <w:jc w:val="both"/>
      </w:pPr>
      <w:r w:rsidRPr="00A069CC">
        <w:t xml:space="preserve">I would like to thank Douglas Laxton, Jared Laxton, Asya Kostanyan, and </w:t>
      </w:r>
      <w:proofErr w:type="spellStart"/>
      <w:r w:rsidRPr="00A069CC">
        <w:t>Sophio</w:t>
      </w:r>
      <w:proofErr w:type="spellEnd"/>
      <w:r w:rsidRPr="00A069CC">
        <w:t xml:space="preserve"> Mkervalidze for their guidance and support in helping me prepare this video.</w:t>
      </w:r>
    </w:p>
    <w:p w14:paraId="05D0E52F" w14:textId="77777777" w:rsidR="002C62BB" w:rsidRDefault="002C62BB" w:rsidP="00A4792F">
      <w:pPr>
        <w:rPr>
          <w:b/>
          <w:bCs/>
        </w:rPr>
      </w:pPr>
    </w:p>
    <w:p w14:paraId="39F4E1EA" w14:textId="77777777" w:rsidR="002C62BB" w:rsidRPr="009659F4" w:rsidRDefault="002C62BB" w:rsidP="00A4792F">
      <w:pPr>
        <w:rPr>
          <w:b/>
          <w:bCs/>
        </w:rPr>
      </w:pPr>
      <w:r w:rsidRPr="009659F4">
        <w:rPr>
          <w:b/>
          <w:bCs/>
        </w:rPr>
        <w:t>Literature &amp; Further Reading</w:t>
      </w:r>
    </w:p>
    <w:p w14:paraId="028B9D70"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123737B" w14:textId="77777777" w:rsidR="002C62BB" w:rsidRPr="00B76A1F" w:rsidRDefault="002C62BB" w:rsidP="00A4792F">
      <w:pPr>
        <w:ind w:left="720"/>
        <w:jc w:val="both"/>
      </w:pPr>
      <w:hyperlink r:id="rId113" w:history="1">
        <w:r w:rsidRPr="00B76A1F">
          <w:rPr>
            <w:rStyle w:val="Hyperlink"/>
          </w:rPr>
          <w:t>https://www.ijcb.org/journal/ijcb14q1a6.htm</w:t>
        </w:r>
      </w:hyperlink>
    </w:p>
    <w:p w14:paraId="08120C75"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14" w:tgtFrame="_blank" w:history="1">
        <w:r w:rsidRPr="00B76A1F">
          <w:rPr>
            <w:rStyle w:val="Hyperlink"/>
          </w:rPr>
          <w:t>https://www.thebetterpolicyproject.org/_files/ugd/bf672a_44316592afd24e26add8648beeb507a2.pdf</w:t>
        </w:r>
      </w:hyperlink>
    </w:p>
    <w:p w14:paraId="377495A8" w14:textId="77777777" w:rsidR="002C62BB" w:rsidRPr="00B76A1F" w:rsidRDefault="002C62BB" w:rsidP="002C62BB">
      <w:pPr>
        <w:numPr>
          <w:ilvl w:val="0"/>
          <w:numId w:val="15"/>
        </w:numPr>
        <w:jc w:val="both"/>
      </w:pPr>
      <w:r w:rsidRPr="00B76A1F">
        <w:t>Freedman, C., &amp; Laxton, D. (2009). “Why Inflation Targeting?” IMF Working Paper 09/86. </w:t>
      </w:r>
      <w:hyperlink r:id="rId115" w:tgtFrame="_blank" w:history="1">
        <w:r w:rsidRPr="00B76A1F">
          <w:rPr>
            <w:rStyle w:val="Hyperlink"/>
          </w:rPr>
          <w:t>https://www.imf.org/external/pubs/ft/wp/2009/wp0986.pdf</w:t>
        </w:r>
      </w:hyperlink>
    </w:p>
    <w:p w14:paraId="0E9E2DDE"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65525D56" w14:textId="77777777" w:rsidR="002C62BB" w:rsidRPr="00B76A1F" w:rsidRDefault="002C62BB" w:rsidP="00A4792F">
      <w:pPr>
        <w:ind w:left="720"/>
        <w:jc w:val="both"/>
      </w:pPr>
      <w:hyperlink r:id="rId116" w:history="1">
        <w:r w:rsidRPr="00B76A1F">
          <w:rPr>
            <w:rStyle w:val="Hyperlink"/>
          </w:rPr>
          <w:t>https://www.imf.org/en/publications/wp/issues/2016/12/30/is-the-phillips-curve-really-a-curve-some-evidence-for-canada-the-united-kingdom-and-the-2079</w:t>
        </w:r>
      </w:hyperlink>
    </w:p>
    <w:p w14:paraId="36263B70" w14:textId="0065808C" w:rsidR="00B95FC1" w:rsidRDefault="00B95FC1">
      <w:r>
        <w:br w:type="page"/>
      </w:r>
    </w:p>
    <w:p w14:paraId="510136A7" w14:textId="393A2A01" w:rsidR="00456F43" w:rsidRDefault="00B95FC1" w:rsidP="00B95FC1">
      <w:pPr>
        <w:pStyle w:val="Heading1"/>
      </w:pPr>
      <w:r>
        <w:lastRenderedPageBreak/>
        <w:t>References</w:t>
      </w:r>
    </w:p>
    <w:p w14:paraId="07684E20" w14:textId="77777777" w:rsidR="00B95FC1" w:rsidRDefault="00B95FC1" w:rsidP="00B95FC1">
      <w:r>
        <w:t>[1]</w:t>
      </w:r>
      <w:r>
        <w:tab/>
        <w:t>Adrian, T., Obstfeld, M., &amp; Laxton, D. (2018). Advancing the Frontiers of Monetary Policy. Washington, D.C.: International Monetary Fund.</w:t>
      </w:r>
    </w:p>
    <w:p w14:paraId="4789E6DC" w14:textId="77777777" w:rsidR="00B95FC1" w:rsidRDefault="00B95FC1" w:rsidP="00B95FC1">
      <w:r>
        <w:t>[2]</w:t>
      </w:r>
      <w:r>
        <w:tab/>
        <w:t xml:space="preserve">Barro, R., &amp; Gordon, D. (1983). “Rules, Discretion, and Reputation in a Model of Mone- </w:t>
      </w:r>
      <w:proofErr w:type="spellStart"/>
      <w:r>
        <w:t>tary</w:t>
      </w:r>
      <w:proofErr w:type="spellEnd"/>
      <w:r>
        <w:t xml:space="preserve"> Policy.” Journal of Monetary Economics, 12: 101–121.</w:t>
      </w:r>
    </w:p>
    <w:p w14:paraId="106A5978" w14:textId="77777777" w:rsidR="00B95FC1" w:rsidRDefault="00B95FC1" w:rsidP="00B95FC1">
      <w:r>
        <w:t>[3]</w:t>
      </w:r>
      <w:r>
        <w:tab/>
        <w:t>Bernanke, B. (2024). Forecasting for Monetary Policy Making and Communication at the Bank of England: A Review. Bank of England Independent Evaluation Office.</w:t>
      </w:r>
    </w:p>
    <w:p w14:paraId="5AF71860" w14:textId="77777777" w:rsidR="00B95FC1" w:rsidRDefault="00B95FC1" w:rsidP="00B95FC1">
      <w:r>
        <w:t>[4]</w:t>
      </w:r>
      <w:r>
        <w:tab/>
        <w:t xml:space="preserve">Bernanke, B. (2025). Improving Fed Communications: A Proposal. Hutchins </w:t>
      </w:r>
      <w:proofErr w:type="spellStart"/>
      <w:r>
        <w:t>Center</w:t>
      </w:r>
      <w:proofErr w:type="spellEnd"/>
      <w:r>
        <w:t xml:space="preserve"> Working Paper #102, Brookings Institution.</w:t>
      </w:r>
    </w:p>
    <w:p w14:paraId="546EF52A" w14:textId="77777777" w:rsidR="00B95FC1" w:rsidRDefault="00B95FC1" w:rsidP="00B95FC1">
      <w:r>
        <w:t>[5]</w:t>
      </w:r>
      <w:r>
        <w:tab/>
        <w:t>Better Policy Project. (2023). The Prudent Risk Management Approach to Price Stability. Unpublished mimeograph.</w:t>
      </w:r>
    </w:p>
    <w:p w14:paraId="3FC02160" w14:textId="77777777" w:rsidR="00B95FC1" w:rsidRDefault="00B95FC1" w:rsidP="00B95FC1">
      <w:r>
        <w:t>[6]</w:t>
      </w:r>
      <w:r>
        <w:tab/>
        <w:t>Central Bank of Armenia. (2025). CBA Academy: Onboarding Platform for New Board Members – Monetary Policy. October 2025 edition.</w:t>
      </w:r>
    </w:p>
    <w:p w14:paraId="48CD46E7" w14:textId="77777777" w:rsidR="00B95FC1" w:rsidRDefault="00B95FC1" w:rsidP="00B95FC1">
      <w:r>
        <w:t>[7]</w:t>
      </w:r>
      <w:r>
        <w:tab/>
        <w:t>Debelle, G., &amp; Laxton, D. (1996). Is the Phillips Curve Really Convex? IMF Working Paper No. 96/142. Washington, D.C.: International Monetary Fund.</w:t>
      </w:r>
    </w:p>
    <w:p w14:paraId="0625DC65" w14:textId="77777777" w:rsidR="00B95FC1" w:rsidRDefault="00B95FC1" w:rsidP="00B95FC1">
      <w:r>
        <w:t>[8]</w:t>
      </w:r>
      <w:r>
        <w:tab/>
        <w:t>Debelle, G., &amp; Laxton, D. (1997). “Is the Phillips Curve Really Convex?” IMF Staff Papers, 44(2): 249–282.</w:t>
      </w:r>
    </w:p>
    <w:p w14:paraId="7584C550" w14:textId="77777777" w:rsidR="00B95FC1" w:rsidRDefault="00B95FC1" w:rsidP="00B95FC1">
      <w:r>
        <w:t>[9]</w:t>
      </w:r>
      <w:r>
        <w:tab/>
        <w:t>Friedman, M. (1968). “The Role of Monetary Policy.” American Economic Review, 58(1): 1–17.</w:t>
      </w:r>
    </w:p>
    <w:p w14:paraId="019277DE" w14:textId="77777777" w:rsidR="00B95FC1" w:rsidRDefault="00B95FC1" w:rsidP="00B95FC1">
      <w:r>
        <w:t>[10]</w:t>
      </w:r>
      <w:r>
        <w:tab/>
        <w:t>Freedman, C., &amp; Laxton, D. (2009). Why Inflation Targeting? IMF Working Paper No. 09/86. Washington, D.C.: International Monetary Fund.</w:t>
      </w:r>
    </w:p>
    <w:p w14:paraId="6B0D1F0B" w14:textId="77777777" w:rsidR="00B95FC1" w:rsidRDefault="00B95FC1" w:rsidP="00B95FC1">
      <w:r>
        <w:t>[11]</w:t>
      </w:r>
      <w:r>
        <w:tab/>
        <w:t>Haworth, C., Kostanyan, A., &amp; Laxton, D. (2019). Transparent Monetary Policy: A History of Inflation Targeting in New Zealand. London School of Economics, Institute of Global Affairs.</w:t>
      </w:r>
    </w:p>
    <w:p w14:paraId="716CC6F4" w14:textId="77777777" w:rsidR="00B95FC1" w:rsidRDefault="00B95FC1" w:rsidP="00B95FC1">
      <w:r>
        <w:t>[12]</w:t>
      </w:r>
      <w:r>
        <w:tab/>
        <w:t>Kiley, M. (2023). “Prospects for a Soft Landing.” Board of Governors of the Federal Re- serve System.</w:t>
      </w:r>
    </w:p>
    <w:p w14:paraId="751981D6" w14:textId="77777777" w:rsidR="00B95FC1" w:rsidRDefault="00B95FC1" w:rsidP="00B95FC1">
      <w:r>
        <w:t>[13]</w:t>
      </w:r>
      <w:r>
        <w:tab/>
        <w:t>Kydland, F., &amp; Prescott, E. (1977). “Rules Rather than Discretion: The Inconsistency of Optimal Plans.” Journal of Political Economy, 85: 473–492.</w:t>
      </w:r>
    </w:p>
    <w:p w14:paraId="2286CC0F" w14:textId="61D57758" w:rsidR="00B95FC1" w:rsidRDefault="00B95FC1" w:rsidP="00B95FC1">
      <w:r>
        <w:lastRenderedPageBreak/>
        <w:t>[14]</w:t>
      </w:r>
      <w:r>
        <w:tab/>
        <w:t>Laxton, D., Galstyan, M., &amp; Avagyan, V. (2024). Prudent Risk Management Approach to Price Stability: Theory and Practice of FPAS Mark II at the Central Bank of Armenia.</w:t>
      </w:r>
    </w:p>
    <w:p w14:paraId="284F1A3E" w14:textId="77777777" w:rsidR="00B95FC1" w:rsidRDefault="00B95FC1" w:rsidP="00B95FC1">
      <w:r>
        <w:t>[15]</w:t>
      </w:r>
      <w:r>
        <w:tab/>
        <w:t>Laxton, D., Galstyan, M., &amp; Avagyan, V. (eds.) (2023). Forecasting and Policy Analysis System Mark II. Better Policy Project. Unpublished mimeograph.</w:t>
      </w:r>
    </w:p>
    <w:p w14:paraId="7DAE783D" w14:textId="77777777" w:rsidR="00B95FC1" w:rsidRDefault="00B95FC1" w:rsidP="00B95FC1">
      <w:r>
        <w:t>[16]</w:t>
      </w:r>
      <w:r>
        <w:tab/>
        <w:t>Phelps, E. (1968). “Money-Wage Dynamics and Labor Market Equilibrium.” Journal of Political Economy, 76(4): 678–711.</w:t>
      </w:r>
    </w:p>
    <w:p w14:paraId="2947B373" w14:textId="77777777" w:rsidR="00B95FC1" w:rsidRDefault="00B95FC1" w:rsidP="00B95FC1">
      <w:r>
        <w:t>[17]</w:t>
      </w:r>
      <w:r>
        <w:tab/>
        <w:t>Reserve Bank of New Zealand. (2013–2016). Monetary Policy Statements. Wellington: RBNZ.</w:t>
      </w:r>
    </w:p>
    <w:p w14:paraId="3EBBFCD9" w14:textId="77777777" w:rsidR="00B95FC1" w:rsidRDefault="00B95FC1" w:rsidP="00B95FC1">
      <w:r>
        <w:t>[18]</w:t>
      </w:r>
      <w:r>
        <w:tab/>
        <w:t xml:space="preserve">Rogoff, K. (1985). “The Optimal Degree of Commitment to an Intermediate Target.” Quar- </w:t>
      </w:r>
      <w:proofErr w:type="spellStart"/>
      <w:r>
        <w:t>terly</w:t>
      </w:r>
      <w:proofErr w:type="spellEnd"/>
      <w:r>
        <w:t xml:space="preserve"> Journal of Economics, 100: 169–190.</w:t>
      </w:r>
    </w:p>
    <w:p w14:paraId="4CDFE1E7" w14:textId="77777777" w:rsidR="00B95FC1" w:rsidRDefault="00B95FC1" w:rsidP="00B95FC1">
      <w:r>
        <w:t>[19]</w:t>
      </w:r>
      <w:r>
        <w:tab/>
        <w:t xml:space="preserve">Waller, C. (2023). Remarks at the Bank of Korea. Seoul: Bank of Korea Research De- </w:t>
      </w:r>
      <w:proofErr w:type="spellStart"/>
      <w:r>
        <w:t>partment</w:t>
      </w:r>
      <w:proofErr w:type="spellEnd"/>
      <w:r>
        <w:t>.</w:t>
      </w:r>
    </w:p>
    <w:p w14:paraId="475F36E3" w14:textId="43EA494A" w:rsidR="00B95FC1" w:rsidRPr="00B95FC1" w:rsidRDefault="00B95FC1" w:rsidP="00B95FC1">
      <w:r>
        <w:t>[20]</w:t>
      </w:r>
      <w:r>
        <w:tab/>
        <w:t>Walsh, C. (1995). “Optimal Contracts for Central Bankers.” American Economic Review, 85(1): 150–167.</w:t>
      </w:r>
    </w:p>
    <w:sectPr w:rsidR="00B95FC1" w:rsidRPr="00B95FC1" w:rsidSect="006C5AF8">
      <w:headerReference w:type="default" r:id="rId117"/>
      <w:footerReference w:type="default" r:id="rId11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1" w:author="Asya Kostanyan" w:date="2025-11-20T13:52:00Z" w:initials="AK">
    <w:p w14:paraId="6160E36C" w14:textId="77777777" w:rsidR="00F0683E" w:rsidRDefault="00F0683E" w:rsidP="00F0683E">
      <w:pPr>
        <w:pStyle w:val="CommentText"/>
      </w:pPr>
      <w:r>
        <w:rPr>
          <w:rStyle w:val="CommentReference"/>
        </w:rPr>
        <w:annotationRef/>
      </w:r>
      <w:r>
        <w:t>Add link for conference</w:t>
      </w:r>
    </w:p>
  </w:comment>
  <w:comment w:id="150" w:author="Asya Kostanyan" w:date="2025-11-20T13:52:00Z" w:initials="AK">
    <w:p w14:paraId="0215CD4A" w14:textId="77777777" w:rsidR="00A9135A" w:rsidRDefault="00A9135A" w:rsidP="00A9135A">
      <w:pPr>
        <w:pStyle w:val="CommentText"/>
      </w:pPr>
      <w:r>
        <w:rPr>
          <w:rStyle w:val="CommentReference"/>
        </w:rPr>
        <w:annotationRef/>
      </w:r>
      <w:r>
        <w:t>Add link for conference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60E36C" w15:done="0"/>
  <w15:commentEx w15:paraId="0215CD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7B6F5" w16cex:dateUtc="2025-11-20T13:52:00Z"/>
  <w16cex:commentExtensible w16cex:durableId="3484598A" w16cex:dateUtc="2025-11-20T1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60E36C" w16cid:durableId="61E7B6F5"/>
  <w16cid:commentId w16cid:paraId="0215CD4A" w16cid:durableId="34845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B1BED" w14:textId="77777777" w:rsidR="001C696A" w:rsidRDefault="001C696A">
      <w:pPr>
        <w:spacing w:after="0" w:line="240" w:lineRule="auto"/>
      </w:pPr>
      <w:r>
        <w:separator/>
      </w:r>
    </w:p>
  </w:endnote>
  <w:endnote w:type="continuationSeparator" w:id="0">
    <w:p w14:paraId="287872E7" w14:textId="77777777" w:rsidR="001C696A" w:rsidRDefault="001C6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4067C" w14:textId="77777777" w:rsidR="001C696A" w:rsidRDefault="001C696A">
      <w:pPr>
        <w:spacing w:after="0" w:line="240" w:lineRule="auto"/>
      </w:pPr>
      <w:r>
        <w:separator/>
      </w:r>
    </w:p>
  </w:footnote>
  <w:footnote w:type="continuationSeparator" w:id="0">
    <w:p w14:paraId="0A118750" w14:textId="77777777" w:rsidR="001C696A" w:rsidRDefault="001C69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A4792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A4792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A4792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3DC8738"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0AA"/>
    <w:multiLevelType w:val="hybridMultilevel"/>
    <w:tmpl w:val="78C23A14"/>
    <w:lvl w:ilvl="0" w:tplc="2C4013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20AD"/>
    <w:multiLevelType w:val="hybridMultilevel"/>
    <w:tmpl w:val="D0587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E30B1"/>
    <w:multiLevelType w:val="hybridMultilevel"/>
    <w:tmpl w:val="716CA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E732C"/>
    <w:multiLevelType w:val="hybridMultilevel"/>
    <w:tmpl w:val="769CC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D363BC"/>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A59EE"/>
    <w:multiLevelType w:val="hybridMultilevel"/>
    <w:tmpl w:val="7CBA5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41E9D"/>
    <w:multiLevelType w:val="multilevel"/>
    <w:tmpl w:val="491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A5937"/>
    <w:multiLevelType w:val="hybridMultilevel"/>
    <w:tmpl w:val="B38E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660F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60F1C"/>
    <w:multiLevelType w:val="hybridMultilevel"/>
    <w:tmpl w:val="9B685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260DF"/>
    <w:multiLevelType w:val="hybridMultilevel"/>
    <w:tmpl w:val="29808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16183"/>
    <w:multiLevelType w:val="hybridMultilevel"/>
    <w:tmpl w:val="70B2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A8143C"/>
    <w:multiLevelType w:val="hybridMultilevel"/>
    <w:tmpl w:val="FE8E5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47322A"/>
    <w:multiLevelType w:val="hybridMultilevel"/>
    <w:tmpl w:val="6EB81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B16809"/>
    <w:multiLevelType w:val="hybridMultilevel"/>
    <w:tmpl w:val="FFE49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B40F52"/>
    <w:multiLevelType w:val="hybridMultilevel"/>
    <w:tmpl w:val="EE76E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2F62C1"/>
    <w:multiLevelType w:val="hybridMultilevel"/>
    <w:tmpl w:val="9C3E78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C237E"/>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68713A"/>
    <w:multiLevelType w:val="hybridMultilevel"/>
    <w:tmpl w:val="2D765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6D49DA"/>
    <w:multiLevelType w:val="hybridMultilevel"/>
    <w:tmpl w:val="CADAB6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333BEA"/>
    <w:multiLevelType w:val="hybridMultilevel"/>
    <w:tmpl w:val="7E785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20B2F"/>
    <w:multiLevelType w:val="hybridMultilevel"/>
    <w:tmpl w:val="9CF0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693032"/>
    <w:multiLevelType w:val="hybridMultilevel"/>
    <w:tmpl w:val="576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C4510D"/>
    <w:multiLevelType w:val="hybridMultilevel"/>
    <w:tmpl w:val="715AF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CF261C"/>
    <w:multiLevelType w:val="hybridMultilevel"/>
    <w:tmpl w:val="6570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95F46"/>
    <w:multiLevelType w:val="hybridMultilevel"/>
    <w:tmpl w:val="AFDC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8B6461"/>
    <w:multiLevelType w:val="hybridMultilevel"/>
    <w:tmpl w:val="32006F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2C7DC4"/>
    <w:multiLevelType w:val="hybridMultilevel"/>
    <w:tmpl w:val="42D2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F693A"/>
    <w:multiLevelType w:val="hybridMultilevel"/>
    <w:tmpl w:val="45E25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D817DF"/>
    <w:multiLevelType w:val="hybridMultilevel"/>
    <w:tmpl w:val="01DC9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397330"/>
    <w:multiLevelType w:val="hybridMultilevel"/>
    <w:tmpl w:val="B1C43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41757F"/>
    <w:multiLevelType w:val="hybridMultilevel"/>
    <w:tmpl w:val="D04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6F4359"/>
    <w:multiLevelType w:val="hybridMultilevel"/>
    <w:tmpl w:val="AB1A9D8E"/>
    <w:lvl w:ilvl="0" w:tplc="2C4013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2DE4958"/>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6777C2"/>
    <w:multiLevelType w:val="hybridMultilevel"/>
    <w:tmpl w:val="68922278"/>
    <w:lvl w:ilvl="0" w:tplc="04090001">
      <w:start w:val="1"/>
      <w:numFmt w:val="bullet"/>
      <w:lvlText w:val=""/>
      <w:lvlJc w:val="left"/>
      <w:pPr>
        <w:ind w:left="720" w:hanging="360"/>
      </w:pPr>
      <w:rPr>
        <w:rFonts w:ascii="Symbol" w:hAnsi="Symbol" w:hint="default"/>
      </w:rPr>
    </w:lvl>
    <w:lvl w:ilvl="1" w:tplc="9A82DEEE">
      <w:numFmt w:val="bullet"/>
      <w:lvlText w:val="•"/>
      <w:lvlJc w:val="left"/>
      <w:pPr>
        <w:ind w:left="1800" w:hanging="72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D0306C"/>
    <w:multiLevelType w:val="hybridMultilevel"/>
    <w:tmpl w:val="A43AA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2D96D62"/>
    <w:multiLevelType w:val="hybridMultilevel"/>
    <w:tmpl w:val="51C213A2"/>
    <w:lvl w:ilvl="0" w:tplc="2C4013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88192E"/>
    <w:multiLevelType w:val="hybridMultilevel"/>
    <w:tmpl w:val="57BC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2F2326"/>
    <w:multiLevelType w:val="hybridMultilevel"/>
    <w:tmpl w:val="6358B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8A7227D"/>
    <w:multiLevelType w:val="hybridMultilevel"/>
    <w:tmpl w:val="BF5CD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65814"/>
    <w:multiLevelType w:val="multilevel"/>
    <w:tmpl w:val="999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24456C"/>
    <w:multiLevelType w:val="hybridMultilevel"/>
    <w:tmpl w:val="1E54D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EF254B"/>
    <w:multiLevelType w:val="hybridMultilevel"/>
    <w:tmpl w:val="C1E4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D03E0"/>
    <w:multiLevelType w:val="hybridMultilevel"/>
    <w:tmpl w:val="93AA8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A66AE9"/>
    <w:multiLevelType w:val="hybridMultilevel"/>
    <w:tmpl w:val="75F4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750248"/>
    <w:multiLevelType w:val="hybridMultilevel"/>
    <w:tmpl w:val="81EC9FE0"/>
    <w:lvl w:ilvl="0" w:tplc="2C4013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80649E"/>
    <w:multiLevelType w:val="hybridMultilevel"/>
    <w:tmpl w:val="83D2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4B762F7"/>
    <w:multiLevelType w:val="hybridMultilevel"/>
    <w:tmpl w:val="C2F0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8C3AEE"/>
    <w:multiLevelType w:val="hybridMultilevel"/>
    <w:tmpl w:val="0A02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BB18B0"/>
    <w:multiLevelType w:val="hybridMultilevel"/>
    <w:tmpl w:val="51CEDB3C"/>
    <w:lvl w:ilvl="0" w:tplc="D6C4B7D8">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966471"/>
    <w:multiLevelType w:val="multilevel"/>
    <w:tmpl w:val="FA8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41"/>
  </w:num>
  <w:num w:numId="2" w16cid:durableId="1737051266">
    <w:abstractNumId w:val="62"/>
  </w:num>
  <w:num w:numId="3" w16cid:durableId="2108572021">
    <w:abstractNumId w:val="63"/>
  </w:num>
  <w:num w:numId="4" w16cid:durableId="1307705611">
    <w:abstractNumId w:val="58"/>
  </w:num>
  <w:num w:numId="5" w16cid:durableId="814569369">
    <w:abstractNumId w:val="49"/>
  </w:num>
  <w:num w:numId="6" w16cid:durableId="888955175">
    <w:abstractNumId w:val="31"/>
  </w:num>
  <w:num w:numId="7" w16cid:durableId="578712828">
    <w:abstractNumId w:val="22"/>
  </w:num>
  <w:num w:numId="8" w16cid:durableId="1851723108">
    <w:abstractNumId w:val="34"/>
  </w:num>
  <w:num w:numId="9" w16cid:durableId="1359043874">
    <w:abstractNumId w:val="11"/>
  </w:num>
  <w:num w:numId="10" w16cid:durableId="1224752771">
    <w:abstractNumId w:val="7"/>
  </w:num>
  <w:num w:numId="11" w16cid:durableId="214852304">
    <w:abstractNumId w:val="51"/>
  </w:num>
  <w:num w:numId="12" w16cid:durableId="1425108873">
    <w:abstractNumId w:val="8"/>
  </w:num>
  <w:num w:numId="13" w16cid:durableId="1281300397">
    <w:abstractNumId w:val="66"/>
  </w:num>
  <w:num w:numId="14" w16cid:durableId="1277063196">
    <w:abstractNumId w:val="9"/>
  </w:num>
  <w:num w:numId="15" w16cid:durableId="2079940045">
    <w:abstractNumId w:val="29"/>
  </w:num>
  <w:num w:numId="16" w16cid:durableId="300499619">
    <w:abstractNumId w:val="33"/>
  </w:num>
  <w:num w:numId="17" w16cid:durableId="646741524">
    <w:abstractNumId w:val="1"/>
  </w:num>
  <w:num w:numId="18" w16cid:durableId="1776748635">
    <w:abstractNumId w:val="36"/>
  </w:num>
  <w:num w:numId="19" w16cid:durableId="1821266971">
    <w:abstractNumId w:val="58"/>
  </w:num>
  <w:num w:numId="20" w16cid:durableId="1099524002">
    <w:abstractNumId w:val="56"/>
  </w:num>
  <w:num w:numId="21" w16cid:durableId="37901818">
    <w:abstractNumId w:val="12"/>
  </w:num>
  <w:num w:numId="22" w16cid:durableId="646210076">
    <w:abstractNumId w:val="6"/>
  </w:num>
  <w:num w:numId="23" w16cid:durableId="633020558">
    <w:abstractNumId w:val="23"/>
  </w:num>
  <w:num w:numId="24" w16cid:durableId="510948898">
    <w:abstractNumId w:val="11"/>
  </w:num>
  <w:num w:numId="25" w16cid:durableId="171265344">
    <w:abstractNumId w:val="39"/>
  </w:num>
  <w:num w:numId="26" w16cid:durableId="1388451920">
    <w:abstractNumId w:val="50"/>
  </w:num>
  <w:num w:numId="27" w16cid:durableId="851535517">
    <w:abstractNumId w:val="55"/>
  </w:num>
  <w:num w:numId="28" w16cid:durableId="789905808">
    <w:abstractNumId w:val="15"/>
  </w:num>
  <w:num w:numId="29" w16cid:durableId="2004117882">
    <w:abstractNumId w:val="27"/>
  </w:num>
  <w:num w:numId="30" w16cid:durableId="466241184">
    <w:abstractNumId w:val="28"/>
  </w:num>
  <w:num w:numId="31" w16cid:durableId="793602759">
    <w:abstractNumId w:val="14"/>
  </w:num>
  <w:num w:numId="32" w16cid:durableId="752967578">
    <w:abstractNumId w:val="44"/>
  </w:num>
  <w:num w:numId="33" w16cid:durableId="1019548736">
    <w:abstractNumId w:val="10"/>
  </w:num>
  <w:num w:numId="34" w16cid:durableId="1668053684">
    <w:abstractNumId w:val="21"/>
  </w:num>
  <w:num w:numId="35" w16cid:durableId="1117942048">
    <w:abstractNumId w:val="26"/>
  </w:num>
  <w:num w:numId="36" w16cid:durableId="915090800">
    <w:abstractNumId w:val="54"/>
  </w:num>
  <w:num w:numId="37" w16cid:durableId="1614363245">
    <w:abstractNumId w:val="13"/>
  </w:num>
  <w:num w:numId="38" w16cid:durableId="771626662">
    <w:abstractNumId w:val="4"/>
  </w:num>
  <w:num w:numId="39" w16cid:durableId="802968885">
    <w:abstractNumId w:val="19"/>
  </w:num>
  <w:num w:numId="40" w16cid:durableId="1423801614">
    <w:abstractNumId w:val="45"/>
  </w:num>
  <w:num w:numId="41" w16cid:durableId="1952856929">
    <w:abstractNumId w:val="24"/>
  </w:num>
  <w:num w:numId="42" w16cid:durableId="1096711498">
    <w:abstractNumId w:val="46"/>
  </w:num>
  <w:num w:numId="43" w16cid:durableId="1015040554">
    <w:abstractNumId w:val="61"/>
  </w:num>
  <w:num w:numId="44" w16cid:durableId="2028484397">
    <w:abstractNumId w:val="3"/>
  </w:num>
  <w:num w:numId="45" w16cid:durableId="1853958285">
    <w:abstractNumId w:val="59"/>
  </w:num>
  <w:num w:numId="46" w16cid:durableId="1828862964">
    <w:abstractNumId w:val="40"/>
  </w:num>
  <w:num w:numId="47" w16cid:durableId="1852527770">
    <w:abstractNumId w:val="53"/>
  </w:num>
  <w:num w:numId="48" w16cid:durableId="567541925">
    <w:abstractNumId w:val="60"/>
  </w:num>
  <w:num w:numId="49" w16cid:durableId="2106655120">
    <w:abstractNumId w:val="18"/>
  </w:num>
  <w:num w:numId="50" w16cid:durableId="181627770">
    <w:abstractNumId w:val="52"/>
  </w:num>
  <w:num w:numId="51" w16cid:durableId="643200078">
    <w:abstractNumId w:val="16"/>
  </w:num>
  <w:num w:numId="52" w16cid:durableId="1030566813">
    <w:abstractNumId w:val="37"/>
  </w:num>
  <w:num w:numId="53" w16cid:durableId="1291280388">
    <w:abstractNumId w:val="30"/>
  </w:num>
  <w:num w:numId="54" w16cid:durableId="23335625">
    <w:abstractNumId w:val="42"/>
  </w:num>
  <w:num w:numId="55" w16cid:durableId="375395843">
    <w:abstractNumId w:val="0"/>
  </w:num>
  <w:num w:numId="56" w16cid:durableId="933901908">
    <w:abstractNumId w:val="57"/>
  </w:num>
  <w:num w:numId="57" w16cid:durableId="1226137221">
    <w:abstractNumId w:val="43"/>
  </w:num>
  <w:num w:numId="58" w16cid:durableId="1435396294">
    <w:abstractNumId w:val="25"/>
  </w:num>
  <w:num w:numId="59" w16cid:durableId="912088149">
    <w:abstractNumId w:val="2"/>
  </w:num>
  <w:num w:numId="60" w16cid:durableId="1770153929">
    <w:abstractNumId w:val="47"/>
  </w:num>
  <w:num w:numId="61" w16cid:durableId="968051894">
    <w:abstractNumId w:val="17"/>
  </w:num>
  <w:num w:numId="62" w16cid:durableId="1206677860">
    <w:abstractNumId w:val="35"/>
  </w:num>
  <w:num w:numId="63" w16cid:durableId="555436985">
    <w:abstractNumId w:val="38"/>
  </w:num>
  <w:num w:numId="64" w16cid:durableId="1605457457">
    <w:abstractNumId w:val="48"/>
  </w:num>
  <w:num w:numId="65" w16cid:durableId="1149056815">
    <w:abstractNumId w:val="32"/>
  </w:num>
  <w:num w:numId="66" w16cid:durableId="1781873825">
    <w:abstractNumId w:val="5"/>
  </w:num>
  <w:num w:numId="67" w16cid:durableId="1395619793">
    <w:abstractNumId w:val="20"/>
  </w:num>
  <w:num w:numId="68" w16cid:durableId="178202782">
    <w:abstractNumId w:val="64"/>
  </w:num>
  <w:num w:numId="69" w16cid:durableId="37097977">
    <w:abstractNumId w:val="6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ya Kostanyan">
    <w15:presenceInfo w15:providerId="Windows Live" w15:userId="39f008b31736be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0451A7"/>
    <w:rsid w:val="000E7F49"/>
    <w:rsid w:val="00106442"/>
    <w:rsid w:val="0012390D"/>
    <w:rsid w:val="001C696A"/>
    <w:rsid w:val="001C740D"/>
    <w:rsid w:val="00226D1D"/>
    <w:rsid w:val="00265B8F"/>
    <w:rsid w:val="002C62BB"/>
    <w:rsid w:val="0032436E"/>
    <w:rsid w:val="0032738F"/>
    <w:rsid w:val="00373276"/>
    <w:rsid w:val="003749C1"/>
    <w:rsid w:val="00382080"/>
    <w:rsid w:val="00397B47"/>
    <w:rsid w:val="003C7A44"/>
    <w:rsid w:val="003E0332"/>
    <w:rsid w:val="003F0D4C"/>
    <w:rsid w:val="00444C04"/>
    <w:rsid w:val="00456ABE"/>
    <w:rsid w:val="00456F43"/>
    <w:rsid w:val="004E60D5"/>
    <w:rsid w:val="0051406C"/>
    <w:rsid w:val="00542BDE"/>
    <w:rsid w:val="00563E92"/>
    <w:rsid w:val="005862E2"/>
    <w:rsid w:val="0059099C"/>
    <w:rsid w:val="005D3544"/>
    <w:rsid w:val="005F1F72"/>
    <w:rsid w:val="006666E0"/>
    <w:rsid w:val="006C5AF8"/>
    <w:rsid w:val="006D03E2"/>
    <w:rsid w:val="006E6FE9"/>
    <w:rsid w:val="00721C29"/>
    <w:rsid w:val="00802E95"/>
    <w:rsid w:val="00896F7E"/>
    <w:rsid w:val="00996A1F"/>
    <w:rsid w:val="00997548"/>
    <w:rsid w:val="00A17A58"/>
    <w:rsid w:val="00A4792F"/>
    <w:rsid w:val="00A64777"/>
    <w:rsid w:val="00A9135A"/>
    <w:rsid w:val="00AA05BF"/>
    <w:rsid w:val="00AD43C2"/>
    <w:rsid w:val="00AD478A"/>
    <w:rsid w:val="00B02D55"/>
    <w:rsid w:val="00B80666"/>
    <w:rsid w:val="00B87B82"/>
    <w:rsid w:val="00B95FC1"/>
    <w:rsid w:val="00BC3059"/>
    <w:rsid w:val="00BE7E94"/>
    <w:rsid w:val="00C275DD"/>
    <w:rsid w:val="00C554BD"/>
    <w:rsid w:val="00C814BB"/>
    <w:rsid w:val="00C9074A"/>
    <w:rsid w:val="00CB466F"/>
    <w:rsid w:val="00D23EA6"/>
    <w:rsid w:val="00D34156"/>
    <w:rsid w:val="00D55B9A"/>
    <w:rsid w:val="00DC71D9"/>
    <w:rsid w:val="00DD1DCE"/>
    <w:rsid w:val="00DE7038"/>
    <w:rsid w:val="00EF13D7"/>
    <w:rsid w:val="00EF1E6B"/>
    <w:rsid w:val="00F0683E"/>
    <w:rsid w:val="00F172CF"/>
    <w:rsid w:val="00F445A0"/>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BDB4A3BB-89F8-4DBA-BA2C-CD0F74A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 w:type="character" w:styleId="UnresolvedMention">
    <w:name w:val="Unresolved Mention"/>
    <w:basedOn w:val="DefaultParagraphFont"/>
    <w:uiPriority w:val="99"/>
    <w:semiHidden/>
    <w:unhideWhenUsed/>
    <w:rsid w:val="00456ABE"/>
    <w:rPr>
      <w:color w:val="605E5C"/>
      <w:shd w:val="clear" w:color="auto" w:fill="E1DFDD"/>
    </w:rPr>
  </w:style>
  <w:style w:type="character" w:styleId="FollowedHyperlink">
    <w:name w:val="FollowedHyperlink"/>
    <w:basedOn w:val="DefaultParagraphFont"/>
    <w:uiPriority w:val="99"/>
    <w:semiHidden/>
    <w:unhideWhenUsed/>
    <w:rsid w:val="00456ABE"/>
    <w:rPr>
      <w:color w:val="96607D" w:themeColor="followedHyperlink"/>
      <w:u w:val="single"/>
    </w:rPr>
  </w:style>
  <w:style w:type="paragraph" w:styleId="Revision">
    <w:name w:val="Revision"/>
    <w:hidden/>
    <w:uiPriority w:val="99"/>
    <w:semiHidden/>
    <w:rsid w:val="00373276"/>
    <w:pPr>
      <w:spacing w:after="0" w:line="240" w:lineRule="auto"/>
    </w:pPr>
  </w:style>
  <w:style w:type="character" w:styleId="CommentReference">
    <w:name w:val="annotation reference"/>
    <w:basedOn w:val="DefaultParagraphFont"/>
    <w:uiPriority w:val="99"/>
    <w:semiHidden/>
    <w:unhideWhenUsed/>
    <w:rsid w:val="00A9135A"/>
    <w:rPr>
      <w:sz w:val="16"/>
      <w:szCs w:val="16"/>
    </w:rPr>
  </w:style>
  <w:style w:type="paragraph" w:styleId="CommentText">
    <w:name w:val="annotation text"/>
    <w:basedOn w:val="Normal"/>
    <w:link w:val="CommentTextChar"/>
    <w:uiPriority w:val="99"/>
    <w:unhideWhenUsed/>
    <w:rsid w:val="00A9135A"/>
    <w:pPr>
      <w:spacing w:line="240" w:lineRule="auto"/>
    </w:pPr>
    <w:rPr>
      <w:sz w:val="20"/>
      <w:szCs w:val="20"/>
    </w:rPr>
  </w:style>
  <w:style w:type="character" w:customStyle="1" w:styleId="CommentTextChar">
    <w:name w:val="Comment Text Char"/>
    <w:basedOn w:val="DefaultParagraphFont"/>
    <w:link w:val="CommentText"/>
    <w:uiPriority w:val="99"/>
    <w:rsid w:val="00A9135A"/>
    <w:rPr>
      <w:sz w:val="20"/>
      <w:szCs w:val="20"/>
    </w:rPr>
  </w:style>
  <w:style w:type="paragraph" w:styleId="CommentSubject">
    <w:name w:val="annotation subject"/>
    <w:basedOn w:val="CommentText"/>
    <w:next w:val="CommentText"/>
    <w:link w:val="CommentSubjectChar"/>
    <w:uiPriority w:val="99"/>
    <w:semiHidden/>
    <w:unhideWhenUsed/>
    <w:rsid w:val="00A9135A"/>
    <w:rPr>
      <w:b/>
      <w:bCs/>
    </w:rPr>
  </w:style>
  <w:style w:type="character" w:customStyle="1" w:styleId="CommentSubjectChar">
    <w:name w:val="Comment Subject Char"/>
    <w:basedOn w:val="CommentTextChar"/>
    <w:link w:val="CommentSubject"/>
    <w:uiPriority w:val="99"/>
    <w:semiHidden/>
    <w:rsid w:val="00A913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betterpolicyproject.org/_files/ugd/bf672a_44316592afd24e26add8648beeb507a2.pdf" TargetMode="External"/><Relationship Id="rId117" Type="http://schemas.openxmlformats.org/officeDocument/2006/relationships/header" Target="header1.xml"/><Relationship Id="rId21" Type="http://schemas.openxmlformats.org/officeDocument/2006/relationships/hyperlink" Target="https://www.researchgate.net/publication/24106857_Money-Wage_Dynamics_and_Labor-Market_Equilibrium" TargetMode="External"/><Relationship Id="rId42" Type="http://schemas.openxmlformats.org/officeDocument/2006/relationships/hyperlink" Target="https://www.sfu.ca/~kkasa/prescott_77.pdf" TargetMode="External"/><Relationship Id="rId47" Type="http://schemas.openxmlformats.org/officeDocument/2006/relationships/hyperlink" Target="https://www.federalreserve.gov/newsevents/speech/kiley20230420a.htm" TargetMode="External"/><Relationship Id="rId63" Type="http://schemas.openxmlformats.org/officeDocument/2006/relationships/hyperlink" Target="https://www.bankofengland.co.uk/-/media/boe/files/independent-evaluation-office/2024/forecasting-for-monetary-policy-making-and-communication-at-the-bank-of-england-a-review.pdf" TargetMode="External"/><Relationship Id="rId68" Type="http://schemas.openxmlformats.org/officeDocument/2006/relationships/hyperlink" Target="https://www.nber.org/system/files/working_papers/w4646/w4646.pdf" TargetMode="External"/><Relationship Id="rId84" Type="http://schemas.openxmlformats.org/officeDocument/2006/relationships/hyperlink" Target="https://www.imf.org/en/publications/wp/issues/2016/12/30/is-the-phillips-curve-really-a-curve-some-evidence-for-canada-the-united-kingdom-and-the-2079" TargetMode="External"/><Relationship Id="rId89" Type="http://schemas.openxmlformats.org/officeDocument/2006/relationships/hyperlink" Target="https://www.ijcb.org/journal/ijcb14q1a6.htm" TargetMode="External"/><Relationship Id="rId112" Type="http://schemas.openxmlformats.org/officeDocument/2006/relationships/hyperlink" Target="https://www.imf.org/en/publications/wp/issues/2016/12/30/is-the-phillips-curve-really-a-curve-some-evidence-for-canada-the-united-kingdom-and-the-2079"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imf.org/external/pubs/ft/wp/2009/wp0986.pdf"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www.jstor.org/stable/1885679" TargetMode="External"/><Relationship Id="rId37" Type="http://schemas.openxmlformats.org/officeDocument/2006/relationships/hyperlink" Target="https://www.imf.org/external/pubs/ft/wp/2009/wp0986.pdf" TargetMode="External"/><Relationship Id="rId53" Type="http://schemas.openxmlformats.org/officeDocument/2006/relationships/hyperlink" Target="https://www.nber.org/system/files/working_papers/w4646/w4646.pdf" TargetMode="External"/><Relationship Id="rId58" Type="http://schemas.openxmlformats.org/officeDocument/2006/relationships/hyperlink" Target="https://www.imf.org/external/pubs/ft/wp/2009/wp0986.pdf" TargetMode="External"/><Relationship Id="rId74" Type="http://schemas.openxmlformats.org/officeDocument/2006/relationships/hyperlink" Target="https://www.aeaweb.org/aer/top20/58.1.1-17.pdf" TargetMode="External"/><Relationship Id="rId79" Type="http://schemas.openxmlformats.org/officeDocument/2006/relationships/hyperlink" Target="https://www.thebetterpolicyproject.org/_files/ugd/bf672a_44316592afd24e26add8648beeb507a2.pdf" TargetMode="External"/><Relationship Id="rId102" Type="http://schemas.openxmlformats.org/officeDocument/2006/relationships/hyperlink" Target="https://www.thebetterpolicyproject.org/_files/ugd/bf672a_44316592afd24e26add8648beeb507a2.pdf" TargetMode="External"/><Relationship Id="rId5" Type="http://schemas.openxmlformats.org/officeDocument/2006/relationships/webSettings" Target="webSettings.xml"/><Relationship Id="rId90" Type="http://schemas.openxmlformats.org/officeDocument/2006/relationships/hyperlink" Target="https://www.thebetterpolicyproject.org/_files/ugd/bf672a_44316592afd24e26add8648beeb507a2.pdf" TargetMode="External"/><Relationship Id="rId95" Type="http://schemas.openxmlformats.org/officeDocument/2006/relationships/hyperlink" Target="https://www.ijcb.org/journal/ijcb14q1a6.htm" TargetMode="External"/><Relationship Id="rId22" Type="http://schemas.openxmlformats.org/officeDocument/2006/relationships/hyperlink" Target="https://www.imf.org/en/Publications/WP/Issues/2016/12/30/Is-the-Phillips-Curve-Really-a-Curve-Some-Evidence-for-Canada-the-United-Kingdom-and-the-2079" TargetMode="External"/><Relationship Id="rId27" Type="http://schemas.openxmlformats.org/officeDocument/2006/relationships/hyperlink" Target="https://www.lse.ac.uk/iga/assets/documents/research-and-publications/Transparent-Monetary-Policy-a-history-of-inflation-targeting-in-New-Zealand.pdf" TargetMode="External"/><Relationship Id="rId43" Type="http://schemas.openxmlformats.org/officeDocument/2006/relationships/hyperlink" Target="https://nber.org/papers/w1079.pdf" TargetMode="External"/><Relationship Id="rId48" Type="http://schemas.openxmlformats.org/officeDocument/2006/relationships/hyperlink" Target="https://www.imf.org/external/pubs/ft/wp/2009/wp0986.pdf" TargetMode="External"/><Relationship Id="rId64" Type="http://schemas.openxmlformats.org/officeDocument/2006/relationships/hyperlink" Target="https://www.aeaweb.org/aer/top20/58.1.1-17.pdf" TargetMode="External"/><Relationship Id="rId69" Type="http://schemas.openxmlformats.org/officeDocument/2006/relationships/hyperlink" Target="https://www.imf.org/external/pubs/ft/wp/2009/wp0986.pdf" TargetMode="External"/><Relationship Id="rId113" Type="http://schemas.openxmlformats.org/officeDocument/2006/relationships/hyperlink" Target="https://www.ijcb.org/journal/ijcb14q1a6.htm" TargetMode="External"/><Relationship Id="rId118" Type="http://schemas.openxmlformats.org/officeDocument/2006/relationships/footer" Target="footer1.xml"/><Relationship Id="rId80" Type="http://schemas.openxmlformats.org/officeDocument/2006/relationships/hyperlink" Target="https://www.bankofengland.co.uk/-/media/boe/files/independent-evaluation-office/2024/forecasting-for-monetary-policy-making-and-communication-at-the-bank-of-england-a-review.pdf" TargetMode="External"/><Relationship Id="rId85" Type="http://schemas.openxmlformats.org/officeDocument/2006/relationships/hyperlink" Target="https://www.ijcb.org/journal/ijcb14q1a6.htm"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people.ucsc.edu/~walshc/MyPapers/OptimalContracts.pdf" TargetMode="External"/><Relationship Id="rId38" Type="http://schemas.openxmlformats.org/officeDocument/2006/relationships/hyperlink" Target="https://www.lse.ac.uk/iga/assets/documents/research-and-publications/Transparent-Monetary-Policy-a-history-of-inflation-targeting-in-New-Zealand.pdf" TargetMode="External"/><Relationship Id="rId59" Type="http://schemas.openxmlformats.org/officeDocument/2006/relationships/comments" Target="comments.xml"/><Relationship Id="rId103" Type="http://schemas.openxmlformats.org/officeDocument/2006/relationships/hyperlink" Target="https://www.imf.org/external/pubs/ft/wp/2009/wp0986.pdf" TargetMode="External"/><Relationship Id="rId108" Type="http://schemas.openxmlformats.org/officeDocument/2006/relationships/hyperlink" Target="https://www.imf.org/en/publications/wp/issues/2016/12/30/is-the-phillips-curve-really-a-curve-some-evidence-for-canada-the-united-kingdom-and-the-2079" TargetMode="External"/><Relationship Id="rId54" Type="http://schemas.openxmlformats.org/officeDocument/2006/relationships/hyperlink" Target="https://www.imf.org/external/pubs/ft/wp/2009/wp0986.pdf" TargetMode="External"/><Relationship Id="rId70" Type="http://schemas.openxmlformats.org/officeDocument/2006/relationships/hyperlink" Target="https://www.lse.ac.uk/iga/assets/documents/reports/Transparent-Monetary-Policy-A-History-of-Inflation-Targeting-in-New-Zealand.pdf" TargetMode="External"/><Relationship Id="rId75" Type="http://schemas.openxmlformats.org/officeDocument/2006/relationships/hyperlink" Target="https://www.bankofengland.co.uk/-/media/boe/files/independent-evaluation-office/2024/forecasting-for-monetary-policy-making-and-communication-at-the-bank-of-england-a-review.pdf" TargetMode="External"/><Relationship Id="rId91" Type="http://schemas.openxmlformats.org/officeDocument/2006/relationships/hyperlink" Target="https://www.imf.org/external/pubs/ft/wp/2009/wp0986.pdf" TargetMode="External"/><Relationship Id="rId96" Type="http://schemas.openxmlformats.org/officeDocument/2006/relationships/hyperlink" Target="https://www.thebetterpolicyproject.org/_files/ugd/bf672a_44316592afd24e26add8648beeb507a2.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syakostanyan.github.io/onboarding-system/pages/when-money-aggregates-failed-why-the-money-abandoned-us.html" TargetMode="External"/><Relationship Id="rId28" Type="http://schemas.openxmlformats.org/officeDocument/2006/relationships/hyperlink" Target="https://www.nber.org/papers/w1079" TargetMode="External"/><Relationship Id="rId49" Type="http://schemas.openxmlformats.org/officeDocument/2006/relationships/hyperlink" Target="https://www.thebetterpolicyproject.org/_files/ugd/bf672a_44316592afd24e26add8648beeb507a2.pdf" TargetMode="External"/><Relationship Id="rId114" Type="http://schemas.openxmlformats.org/officeDocument/2006/relationships/hyperlink" Target="https://www.thebetterpolicyproject.org/_files/ugd/bf672a_44316592afd24e26add8648beeb507a2.pdf" TargetMode="External"/><Relationship Id="rId119" Type="http://schemas.openxmlformats.org/officeDocument/2006/relationships/fontTable" Target="fontTable.xml"/><Relationship Id="rId44" Type="http://schemas.openxmlformats.org/officeDocument/2006/relationships/hyperlink" Target="https://www.thebetterpolicyproject.org/_files/ugd/bf672a_44316592afd24e26add8648beeb507a2.pdf" TargetMode="External"/><Relationship Id="rId60" Type="http://schemas.microsoft.com/office/2011/relationships/commentsExtended" Target="commentsExtended.xml"/><Relationship Id="rId65" Type="http://schemas.openxmlformats.org/officeDocument/2006/relationships/hyperlink" Target="https://www.jstor.org/stable/1831070" TargetMode="External"/><Relationship Id="rId81" Type="http://schemas.openxmlformats.org/officeDocument/2006/relationships/hyperlink" Target="https://www.ijcb.org/journal/ijcb14q1a6.htm" TargetMode="External"/><Relationship Id="rId86" Type="http://schemas.openxmlformats.org/officeDocument/2006/relationships/hyperlink" Target="https://www.thebetterpolicyproject.org/_files/ugd/bf672a_44316592afd24e26add8648beeb507a2.pdf"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thebetterpolicyproject.org/_files/ugd/bf672a_44316592afd24e26add8648beeb507a2.pdf" TargetMode="External"/><Relationship Id="rId109" Type="http://schemas.openxmlformats.org/officeDocument/2006/relationships/hyperlink" Target="https://www.ijcb.org/journal/ijcb14q1a6.htm" TargetMode="External"/><Relationship Id="rId34" Type="http://schemas.openxmlformats.org/officeDocument/2006/relationships/hyperlink" Target="https://www.imf.org/external/pubs/ft/wp/2009/wp0986.pdf" TargetMode="External"/><Relationship Id="rId50" Type="http://schemas.openxmlformats.org/officeDocument/2006/relationships/hyperlink" Target="https://www.bankofengland.co.uk/-/media/boe/files/independent-evaluation-office/2024/forecasting-for-monetary-policy-making-and-communication-at-the-bank-of-england-a-review.pdf" TargetMode="External"/><Relationship Id="rId55" Type="http://schemas.openxmlformats.org/officeDocument/2006/relationships/hyperlink" Target="https://www.lse.ac.uk/iga/assets/documents/reports/Transparent-Monetary-Policy-A-History-of-Inflation-Targeting-in-New-Zealand.pdf" TargetMode="External"/><Relationship Id="rId76" Type="http://schemas.openxmlformats.org/officeDocument/2006/relationships/hyperlink" Target="https://www.imf.org/external/pubs/ft/wp/2009/wp0986.pdf" TargetMode="External"/><Relationship Id="rId97" Type="http://schemas.openxmlformats.org/officeDocument/2006/relationships/hyperlink" Target="https://www.imf.org/external/pubs/ft/wp/2009/wp0986.pdf" TargetMode="External"/><Relationship Id="rId104" Type="http://schemas.openxmlformats.org/officeDocument/2006/relationships/hyperlink" Target="https://www.imf.org/en/publications/wp/issues/2016/12/30/is-the-phillips-curve-really-a-curve-some-evidence-for-canada-the-united-kingdom-and-the-2079"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www.thebetterpolicyproject.org/_files/ugd/bf672a_44316592afd24e26add8648beeb507a2.pdf" TargetMode="External"/><Relationship Id="rId92" Type="http://schemas.openxmlformats.org/officeDocument/2006/relationships/hyperlink" Target="https://www.imf.org/en/publications/wp/issues/2016/12/30/is-the-phillips-curve-really-a-curve-some-evidence-for-canada-the-united-kingdom-and-the-2079" TargetMode="External"/><Relationship Id="rId2" Type="http://schemas.openxmlformats.org/officeDocument/2006/relationships/numbering" Target="numbering.xml"/><Relationship Id="rId29" Type="http://schemas.openxmlformats.org/officeDocument/2006/relationships/hyperlink" Target="https://miltonfriedman.hoover.org/internal/media/dispatcher/214919/full" TargetMode="External"/><Relationship Id="rId24" Type="http://schemas.openxmlformats.org/officeDocument/2006/relationships/hyperlink" Target="https://www.imf.org/external/pubs/ft/wp/2009/wp0986.pdf" TargetMode="External"/><Relationship Id="rId40" Type="http://schemas.openxmlformats.org/officeDocument/2006/relationships/hyperlink" Target="https://www.thebetterpolicyproject.org/_files/ugd/bf672a_8de64ff0b60b4b5b84ce827b82627fe8.pdf" TargetMode="External"/><Relationship Id="rId45" Type="http://schemas.openxmlformats.org/officeDocument/2006/relationships/hyperlink" Target="https://www.elibrary.imf.org/display/book/9781484347255/9781484347255.xml" TargetMode="External"/><Relationship Id="rId66" Type="http://schemas.openxmlformats.org/officeDocument/2006/relationships/hyperlink" Target="https://www.imf.org/en/Publications/WP/Issues/2016/12/30/Is-the-Phillips-Curve-Really-a-Curve-Some-Evidence-for-Canada-the-United-Kingdom-and-the-2079" TargetMode="External"/><Relationship Id="rId87" Type="http://schemas.openxmlformats.org/officeDocument/2006/relationships/hyperlink" Target="https://www.imf.org/external/pubs/ft/wp/2009/wp0986.pdf" TargetMode="External"/><Relationship Id="rId110" Type="http://schemas.openxmlformats.org/officeDocument/2006/relationships/hyperlink" Target="https://www.thebetterpolicyproject.org/_files/ugd/bf672a_44316592afd24e26add8648beeb507a2.pdf" TargetMode="External"/><Relationship Id="rId115" Type="http://schemas.openxmlformats.org/officeDocument/2006/relationships/hyperlink" Target="https://www.imf.org/external/pubs/ft/wp/2009/wp0986.pdf" TargetMode="External"/><Relationship Id="rId61" Type="http://schemas.microsoft.com/office/2016/09/relationships/commentsIds" Target="commentsIds.xml"/><Relationship Id="rId82" Type="http://schemas.openxmlformats.org/officeDocument/2006/relationships/hyperlink" Target="https://www.thebetterpolicyproject.org/_files/ugd/bf672a_44316592afd24e26add8648beeb507a2.pdf" TargetMode="External"/><Relationship Id="rId19" Type="http://schemas.openxmlformats.org/officeDocument/2006/relationships/hyperlink" Target="https://www.cba.am/en"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fu.ca/~kkasa/prescott_77.pdf" TargetMode="External"/><Relationship Id="rId35" Type="http://schemas.openxmlformats.org/officeDocument/2006/relationships/hyperlink" Target="https://www.thebetterpolicyproject.org/_files/ugd/bf672a_44316592afd24e26add8648beeb507a2.pdf" TargetMode="External"/><Relationship Id="rId56" Type="http://schemas.openxmlformats.org/officeDocument/2006/relationships/hyperlink" Target="https://www.thebetterpolicyproject.org/_files/ugd/bf672a_44316592afd24e26add8648beeb507a2.pdf" TargetMode="External"/><Relationship Id="rId77" Type="http://schemas.openxmlformats.org/officeDocument/2006/relationships/hyperlink" Target="https://www.imf.org/en/Publications/WP/Issues/2016/12/30/Is-the-Phillips-Curve-Really-a-Curve-Some-Evidence-for-Canada-the-United-Kingdom-and-the-2079" TargetMode="External"/><Relationship Id="rId100" Type="http://schemas.openxmlformats.org/officeDocument/2006/relationships/hyperlink" Target="https://www.thebetterpolicyproject.org/_files/ugd/bf672a_0f285f6cca2f48dc98860aaf2cf0f3be.pdf" TargetMode="External"/><Relationship Id="rId105" Type="http://schemas.openxmlformats.org/officeDocument/2006/relationships/hyperlink" Target="https://www.ijcb.org/journal/ijcb14q1a6.htm" TargetMode="External"/><Relationship Id="rId8" Type="http://schemas.openxmlformats.org/officeDocument/2006/relationships/hyperlink" Target="https://www.cba.am/en" TargetMode="External"/><Relationship Id="rId51" Type="http://schemas.openxmlformats.org/officeDocument/2006/relationships/hyperlink" Target="https://www.thebetterpolicyproject.org/_files/ugd/bf672a_6ae27711ba7b4e0e9bd2a0c1b3557289.pdf" TargetMode="External"/><Relationship Id="rId72" Type="http://schemas.openxmlformats.org/officeDocument/2006/relationships/hyperlink" Target="https://www.imf.org/external/pubs/ft/wp/2009/wp0986.pdf" TargetMode="External"/><Relationship Id="rId93" Type="http://schemas.openxmlformats.org/officeDocument/2006/relationships/hyperlink" Target="https://www.thebetterpolicyproject.org/_files/ugd/bf672a_3a9f5cbf8b334cd9a676122f29ab8bde.pdf" TargetMode="External"/><Relationship Id="rId98" Type="http://schemas.openxmlformats.org/officeDocument/2006/relationships/hyperlink" Target="https://www.imf.org/en/publications/wp/issues/2016/12/30/is-the-phillips-curve-really-a-curve-some-evidence-for-canada-the-united-kingdom-and-the-2079"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bankofengland.co.uk/-/media/boe/files/independent-evaluation-office/2024/forecasting-for-monetary-policy-making-and-communication-at-the-bank-of-england-a-review.pdf" TargetMode="External"/><Relationship Id="rId46" Type="http://schemas.openxmlformats.org/officeDocument/2006/relationships/hyperlink" Target="https://miltonfriedman.hoover.org/internal/media/dispatcher/214919/full" TargetMode="External"/><Relationship Id="rId67" Type="http://schemas.openxmlformats.org/officeDocument/2006/relationships/hyperlink" Target="https://www.elibrary.imf.org/view/journals/024/1997/002/article-A005-en.xml" TargetMode="External"/><Relationship Id="rId116" Type="http://schemas.openxmlformats.org/officeDocument/2006/relationships/hyperlink" Target="https://www.imf.org/en/publications/wp/issues/2016/12/30/is-the-phillips-curve-really-a-curve-some-evidence-for-canada-the-united-kingdom-and-the-2079" TargetMode="External"/><Relationship Id="rId20" Type="http://schemas.openxmlformats.org/officeDocument/2006/relationships/hyperlink" Target="https://www.aeaweb.org/aer/top20/58.1.1-17.pdf" TargetMode="External"/><Relationship Id="rId41" Type="http://schemas.openxmlformats.org/officeDocument/2006/relationships/hyperlink" Target="https://www.imf.org/external/pubs/ft/wp/2009/wp0986.pdf" TargetMode="External"/><Relationship Id="rId62" Type="http://schemas.microsoft.com/office/2018/08/relationships/commentsExtensible" Target="commentsExtensible.xml"/><Relationship Id="rId83" Type="http://schemas.openxmlformats.org/officeDocument/2006/relationships/hyperlink" Target="https://www.imf.org/external/pubs/ft/wp/2009/wp0986.pdf" TargetMode="External"/><Relationship Id="rId88" Type="http://schemas.openxmlformats.org/officeDocument/2006/relationships/hyperlink" Target="https://www.imf.org/en/publications/wp/issues/2016/12/30/is-the-phillips-curve-really-a-curve-some-evidence-for-canada-the-united-kingdom-and-the-2079" TargetMode="External"/><Relationship Id="rId111" Type="http://schemas.openxmlformats.org/officeDocument/2006/relationships/hyperlink" Target="https://www.imf.org/external/pubs/ft/wp/2009/wp0986.pdf"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elibrary.imf.org/display/book/9781484347255/9781484347255.xml" TargetMode="External"/><Relationship Id="rId57" Type="http://schemas.openxmlformats.org/officeDocument/2006/relationships/hyperlink" Target="https://www.bankofengland.co.uk/-/media/boe/files/independent-evaluation-office/2024/forecasting-for-monetary-policy-making-and-communication-at-the-bank-of-england-a-review.pdf" TargetMode="External"/><Relationship Id="rId106" Type="http://schemas.openxmlformats.org/officeDocument/2006/relationships/hyperlink" Target="https://www.thebetterpolicyproject.org/_files/ugd/bf672a_44316592afd24e26add8648beeb507a2.pdf"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jstor.org/stable/1830370" TargetMode="External"/><Relationship Id="rId52" Type="http://schemas.openxmlformats.org/officeDocument/2006/relationships/hyperlink" Target="https://mitpress.mit.edu/9780262539165/central-bank-strategy-credibility-and-independence/" TargetMode="External"/><Relationship Id="rId73" Type="http://schemas.openxmlformats.org/officeDocument/2006/relationships/hyperlink" Target="https://www.imf.org/en/Publications/WP/Issues/2016/12/30/Is-the-Phillips-Curve-Really-a-Curve-Some-Evidence-for-Canada-the-United-Kingdom-and-the-2079" TargetMode="External"/><Relationship Id="rId78" Type="http://schemas.openxmlformats.org/officeDocument/2006/relationships/hyperlink" Target="https://www.aeaweb.org/aer/top20/58.1.1-17.pdf" TargetMode="External"/><Relationship Id="rId94" Type="http://schemas.openxmlformats.org/officeDocument/2006/relationships/hyperlink" Target="https://www.thebetterpolicyproject.org/_files/ugd/bf672a_6dffc764d6ee47dfa4d96d01e83fed61.pdf" TargetMode="External"/><Relationship Id="rId99" Type="http://schemas.openxmlformats.org/officeDocument/2006/relationships/hyperlink" Target="https://www.thebetterpolicyproject.org/_files/ugd/bf672a_44316592afd24e26add8648beeb507a2.pdf" TargetMode="External"/><Relationship Id="rId101" Type="http://schemas.openxmlformats.org/officeDocument/2006/relationships/hyperlink" Target="https://www.ijcb.org/journal/ijcb14q1a6.ht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128</Pages>
  <Words>38316</Words>
  <Characters>220322</Characters>
  <Application>Microsoft Office Word</Application>
  <DocSecurity>0</DocSecurity>
  <Lines>3934</Lines>
  <Paragraphs>1616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11</cp:revision>
  <cp:lastPrinted>2025-11-20T06:53:00Z</cp:lastPrinted>
  <dcterms:created xsi:type="dcterms:W3CDTF">2025-11-20T07:05:00Z</dcterms:created>
  <dcterms:modified xsi:type="dcterms:W3CDTF">2025-11-20T17:15:00Z</dcterms:modified>
</cp:coreProperties>
</file>